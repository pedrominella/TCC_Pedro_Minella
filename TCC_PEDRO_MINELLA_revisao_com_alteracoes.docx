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B95BDE" w14:textId="2A4D3C47" w:rsidR="00D64459" w:rsidRPr="00AD093D" w:rsidRDefault="0025192B" w:rsidP="00AD093D">
      <w:pPr>
        <w:spacing w:after="227"/>
        <w:jc w:val="center"/>
      </w:pPr>
      <w:r>
        <w:rPr>
          <w:noProof/>
        </w:rPr>
        <w:drawing>
          <wp:inline distT="0" distB="0" distL="0" distR="0" wp14:anchorId="700E3C98" wp14:editId="6D377406">
            <wp:extent cx="1620000" cy="581639"/>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ibmec_capa.png"/>
                    <pic:cNvPicPr/>
                  </pic:nvPicPr>
                  <pic:blipFill>
                    <a:blip r:embed="rId8"/>
                    <a:stretch>
                      <a:fillRect/>
                    </a:stretch>
                  </pic:blipFill>
                  <pic:spPr>
                    <a:xfrm>
                      <a:off x="0" y="0"/>
                      <a:ext cx="1620000" cy="581639"/>
                    </a:xfrm>
                    <a:prstGeom prst="rect">
                      <a:avLst/>
                    </a:prstGeom>
                  </pic:spPr>
                </pic:pic>
              </a:graphicData>
            </a:graphic>
          </wp:inline>
        </w:drawing>
      </w:r>
    </w:p>
    <w:p w14:paraId="2D063DE6" w14:textId="77777777" w:rsidR="00D64459" w:rsidRPr="00493E39" w:rsidRDefault="008B2120">
      <w:pPr>
        <w:jc w:val="center"/>
        <w:rPr>
          <w:lang w:val="pt-BR"/>
        </w:rPr>
      </w:pPr>
      <w:r w:rsidRPr="00493E39">
        <w:rPr>
          <w:b/>
          <w:lang w:val="pt-BR"/>
        </w:rPr>
        <w:t>CURSO DE CIÊNCIAS ECONÔMICAS</w:t>
      </w:r>
    </w:p>
    <w:p w14:paraId="37256373" w14:textId="77777777" w:rsidR="00D64459" w:rsidRPr="00493E39" w:rsidRDefault="00D64459">
      <w:pPr>
        <w:jc w:val="center"/>
        <w:rPr>
          <w:lang w:val="pt-BR"/>
        </w:rPr>
      </w:pPr>
    </w:p>
    <w:p w14:paraId="3064FAA3" w14:textId="77777777" w:rsidR="00D64459" w:rsidRPr="00493E39" w:rsidRDefault="00D64459">
      <w:pPr>
        <w:jc w:val="center"/>
        <w:rPr>
          <w:lang w:val="pt-BR"/>
        </w:rPr>
      </w:pPr>
    </w:p>
    <w:p w14:paraId="2CEFFA1C" w14:textId="77777777" w:rsidR="00D64459" w:rsidRPr="00493E39" w:rsidRDefault="00D64459">
      <w:pPr>
        <w:jc w:val="center"/>
        <w:rPr>
          <w:lang w:val="pt-BR"/>
        </w:rPr>
      </w:pPr>
    </w:p>
    <w:p w14:paraId="0D5AD52C" w14:textId="77777777" w:rsidR="00D64459" w:rsidRPr="00493E39" w:rsidRDefault="00D64459">
      <w:pPr>
        <w:jc w:val="center"/>
        <w:rPr>
          <w:lang w:val="pt-BR"/>
        </w:rPr>
      </w:pPr>
    </w:p>
    <w:p w14:paraId="70B0BA05" w14:textId="77777777" w:rsidR="00D64459" w:rsidRPr="00493E39" w:rsidRDefault="008B2120">
      <w:pPr>
        <w:jc w:val="center"/>
        <w:rPr>
          <w:lang w:val="pt-BR"/>
        </w:rPr>
      </w:pPr>
      <w:r w:rsidRPr="00493E39">
        <w:rPr>
          <w:b/>
          <w:lang w:val="pt-BR"/>
        </w:rPr>
        <w:t>PEDRO FRANCK MINELLA</w:t>
      </w:r>
    </w:p>
    <w:p w14:paraId="46DD4522" w14:textId="77777777" w:rsidR="00D64459" w:rsidRPr="00493E39" w:rsidRDefault="00D64459">
      <w:pPr>
        <w:jc w:val="center"/>
        <w:rPr>
          <w:lang w:val="pt-BR"/>
        </w:rPr>
      </w:pPr>
    </w:p>
    <w:p w14:paraId="31B1F1CF" w14:textId="77777777" w:rsidR="00D64459" w:rsidRPr="00493E39" w:rsidRDefault="00D64459">
      <w:pPr>
        <w:jc w:val="center"/>
        <w:rPr>
          <w:lang w:val="pt-BR"/>
        </w:rPr>
      </w:pPr>
    </w:p>
    <w:p w14:paraId="12965E7B" w14:textId="77777777" w:rsidR="00D64459" w:rsidRPr="00493E39" w:rsidRDefault="00D64459">
      <w:pPr>
        <w:jc w:val="center"/>
        <w:rPr>
          <w:lang w:val="pt-BR"/>
        </w:rPr>
      </w:pPr>
    </w:p>
    <w:p w14:paraId="2DB344B7" w14:textId="77777777" w:rsidR="00D64459" w:rsidRPr="00493E39" w:rsidRDefault="00D64459">
      <w:pPr>
        <w:jc w:val="center"/>
        <w:rPr>
          <w:lang w:val="pt-BR"/>
        </w:rPr>
      </w:pPr>
    </w:p>
    <w:p w14:paraId="515FE484" w14:textId="77777777" w:rsidR="00D64459" w:rsidRPr="00493E39" w:rsidRDefault="00D64459">
      <w:pPr>
        <w:jc w:val="center"/>
        <w:rPr>
          <w:lang w:val="pt-BR"/>
        </w:rPr>
      </w:pPr>
    </w:p>
    <w:p w14:paraId="66CE7318" w14:textId="77777777" w:rsidR="00D64459" w:rsidRPr="00493E39" w:rsidRDefault="00D64459">
      <w:pPr>
        <w:jc w:val="center"/>
        <w:rPr>
          <w:lang w:val="pt-BR"/>
        </w:rPr>
      </w:pPr>
    </w:p>
    <w:p w14:paraId="19224314" w14:textId="77777777" w:rsidR="00D64459" w:rsidRPr="00493E39" w:rsidRDefault="008B2120">
      <w:pPr>
        <w:jc w:val="center"/>
        <w:rPr>
          <w:lang w:val="pt-BR"/>
        </w:rPr>
      </w:pPr>
      <w:r w:rsidRPr="00493E39">
        <w:rPr>
          <w:b/>
          <w:lang w:val="pt-BR"/>
        </w:rPr>
        <w:t>O REPASSE DO PREÇO INTERNACIONAL DO PETRÓLEO À INFLAÇÃO BRASILEIRA: O PAPEL DA REGRA DE FORMAÇÃO DE PREÇOS DE COMBUSTÍVEIS</w:t>
      </w:r>
    </w:p>
    <w:p w14:paraId="52740432" w14:textId="77777777" w:rsidR="00D64459" w:rsidRPr="00493E39" w:rsidRDefault="00D64459">
      <w:pPr>
        <w:jc w:val="center"/>
        <w:rPr>
          <w:lang w:val="pt-BR"/>
        </w:rPr>
      </w:pPr>
    </w:p>
    <w:p w14:paraId="47D1D944" w14:textId="77777777" w:rsidR="00D64459" w:rsidRPr="00493E39" w:rsidRDefault="00D64459">
      <w:pPr>
        <w:jc w:val="center"/>
        <w:rPr>
          <w:lang w:val="pt-BR"/>
        </w:rPr>
      </w:pPr>
    </w:p>
    <w:p w14:paraId="5888DD25" w14:textId="77777777" w:rsidR="00D64459" w:rsidRPr="00493E39" w:rsidRDefault="00D64459">
      <w:pPr>
        <w:jc w:val="center"/>
        <w:rPr>
          <w:lang w:val="pt-BR"/>
        </w:rPr>
      </w:pPr>
    </w:p>
    <w:p w14:paraId="1598AD4F" w14:textId="77777777" w:rsidR="00D64459" w:rsidRPr="00493E39" w:rsidRDefault="00D64459">
      <w:pPr>
        <w:jc w:val="center"/>
        <w:rPr>
          <w:lang w:val="pt-BR"/>
        </w:rPr>
      </w:pPr>
    </w:p>
    <w:p w14:paraId="1D3D7383" w14:textId="77777777" w:rsidR="00D64459" w:rsidRPr="00493E39" w:rsidRDefault="00D64459">
      <w:pPr>
        <w:jc w:val="center"/>
        <w:rPr>
          <w:lang w:val="pt-BR"/>
        </w:rPr>
      </w:pPr>
    </w:p>
    <w:p w14:paraId="59852AD3" w14:textId="77777777" w:rsidR="00D64459" w:rsidRPr="00493E39" w:rsidRDefault="00D64459">
      <w:pPr>
        <w:jc w:val="center"/>
        <w:rPr>
          <w:lang w:val="pt-BR"/>
        </w:rPr>
      </w:pPr>
    </w:p>
    <w:p w14:paraId="64C8D05E" w14:textId="77777777" w:rsidR="00D64459" w:rsidRPr="00493E39" w:rsidRDefault="00D64459">
      <w:pPr>
        <w:jc w:val="center"/>
        <w:rPr>
          <w:lang w:val="pt-BR"/>
        </w:rPr>
      </w:pPr>
    </w:p>
    <w:p w14:paraId="06EE9FB0" w14:textId="77777777" w:rsidR="00D64459" w:rsidRPr="00493E39" w:rsidRDefault="00D64459">
      <w:pPr>
        <w:jc w:val="center"/>
        <w:rPr>
          <w:lang w:val="pt-BR"/>
        </w:rPr>
      </w:pPr>
    </w:p>
    <w:p w14:paraId="0B70C7E1" w14:textId="77777777" w:rsidR="00D64459" w:rsidRPr="00493E39" w:rsidRDefault="00D64459">
      <w:pPr>
        <w:jc w:val="center"/>
        <w:rPr>
          <w:lang w:val="pt-BR"/>
        </w:rPr>
      </w:pPr>
    </w:p>
    <w:p w14:paraId="1972E950" w14:textId="77777777" w:rsidR="00D64459" w:rsidRPr="00493E39" w:rsidRDefault="008B2120">
      <w:pPr>
        <w:jc w:val="center"/>
        <w:rPr>
          <w:lang w:val="pt-BR"/>
        </w:rPr>
      </w:pPr>
      <w:r w:rsidRPr="00493E39">
        <w:rPr>
          <w:b/>
          <w:lang w:val="pt-BR"/>
        </w:rPr>
        <w:t>BRASÍLIA</w:t>
      </w:r>
    </w:p>
    <w:p w14:paraId="686D7455" w14:textId="77777777" w:rsidR="00D64459" w:rsidRPr="00493E39" w:rsidRDefault="008B2120">
      <w:pPr>
        <w:jc w:val="center"/>
        <w:rPr>
          <w:lang w:val="pt-BR"/>
        </w:rPr>
      </w:pPr>
      <w:r w:rsidRPr="00493E39">
        <w:rPr>
          <w:b/>
          <w:lang w:val="pt-BR"/>
        </w:rPr>
        <w:t>2026</w:t>
      </w:r>
    </w:p>
    <w:p w14:paraId="4A14D727" w14:textId="77777777" w:rsidR="00D64459" w:rsidRPr="00493E39" w:rsidRDefault="008B2120">
      <w:pPr>
        <w:rPr>
          <w:lang w:val="pt-BR"/>
        </w:rPr>
      </w:pPr>
      <w:r w:rsidRPr="00493E39">
        <w:rPr>
          <w:lang w:val="pt-BR"/>
        </w:rPr>
        <w:br w:type="page"/>
      </w:r>
    </w:p>
    <w:p w14:paraId="1C8ED57A" w14:textId="77777777" w:rsidR="00D64459" w:rsidRPr="00493E39" w:rsidRDefault="008B2120">
      <w:pPr>
        <w:jc w:val="center"/>
        <w:rPr>
          <w:lang w:val="pt-BR"/>
        </w:rPr>
      </w:pPr>
      <w:r w:rsidRPr="00493E39">
        <w:rPr>
          <w:b/>
          <w:lang w:val="pt-BR"/>
        </w:rPr>
        <w:lastRenderedPageBreak/>
        <w:t>PEDRO FRANCK MINELLA</w:t>
      </w:r>
    </w:p>
    <w:p w14:paraId="2EA068C9" w14:textId="77777777" w:rsidR="00D64459" w:rsidRPr="00493E39" w:rsidRDefault="00D64459">
      <w:pPr>
        <w:jc w:val="center"/>
        <w:rPr>
          <w:lang w:val="pt-BR"/>
        </w:rPr>
      </w:pPr>
    </w:p>
    <w:p w14:paraId="5AE0BB16" w14:textId="77777777" w:rsidR="00D64459" w:rsidRPr="00493E39" w:rsidRDefault="00D64459">
      <w:pPr>
        <w:jc w:val="center"/>
        <w:rPr>
          <w:lang w:val="pt-BR"/>
        </w:rPr>
      </w:pPr>
    </w:p>
    <w:p w14:paraId="7A76338C" w14:textId="77777777" w:rsidR="00D64459" w:rsidRPr="00493E39" w:rsidRDefault="00D64459">
      <w:pPr>
        <w:jc w:val="center"/>
        <w:rPr>
          <w:lang w:val="pt-BR"/>
        </w:rPr>
      </w:pPr>
    </w:p>
    <w:p w14:paraId="23A48C07" w14:textId="77777777" w:rsidR="00D64459" w:rsidRPr="00493E39" w:rsidRDefault="00D64459">
      <w:pPr>
        <w:jc w:val="center"/>
        <w:rPr>
          <w:lang w:val="pt-BR"/>
        </w:rPr>
      </w:pPr>
    </w:p>
    <w:p w14:paraId="7A9CC048" w14:textId="77777777" w:rsidR="00D64459" w:rsidRPr="00493E39" w:rsidRDefault="00D64459">
      <w:pPr>
        <w:jc w:val="center"/>
        <w:rPr>
          <w:lang w:val="pt-BR"/>
        </w:rPr>
      </w:pPr>
    </w:p>
    <w:p w14:paraId="6A897EE4" w14:textId="77777777" w:rsidR="00D64459" w:rsidRPr="00493E39" w:rsidRDefault="00D64459">
      <w:pPr>
        <w:jc w:val="center"/>
        <w:rPr>
          <w:lang w:val="pt-BR"/>
        </w:rPr>
      </w:pPr>
    </w:p>
    <w:p w14:paraId="37D5F108" w14:textId="77777777" w:rsidR="00D64459" w:rsidRPr="00493E39" w:rsidRDefault="008B2120">
      <w:pPr>
        <w:jc w:val="center"/>
        <w:rPr>
          <w:lang w:val="pt-BR"/>
        </w:rPr>
      </w:pPr>
      <w:r w:rsidRPr="00493E39">
        <w:rPr>
          <w:b/>
          <w:lang w:val="pt-BR"/>
        </w:rPr>
        <w:t>O REPASSE DO PREÇO INTERNACIONAL DO PETRÓLEO À INFLAÇÃO BRASILEIRA: O PAPEL DA REGRA DE FORMAÇÃO DE PREÇOS DE COMBUSTÍVEIS</w:t>
      </w:r>
    </w:p>
    <w:p w14:paraId="258C9194" w14:textId="77777777" w:rsidR="00D64459" w:rsidRPr="00493E39" w:rsidRDefault="00D64459">
      <w:pPr>
        <w:jc w:val="center"/>
        <w:rPr>
          <w:lang w:val="pt-BR"/>
        </w:rPr>
      </w:pPr>
    </w:p>
    <w:p w14:paraId="1CB9B428" w14:textId="77777777" w:rsidR="00D64459" w:rsidRPr="00493E39" w:rsidRDefault="00D64459">
      <w:pPr>
        <w:jc w:val="center"/>
        <w:rPr>
          <w:lang w:val="pt-BR"/>
        </w:rPr>
      </w:pPr>
    </w:p>
    <w:p w14:paraId="1B4130C2" w14:textId="77777777" w:rsidR="00D64459" w:rsidRPr="00493E39" w:rsidRDefault="00D64459">
      <w:pPr>
        <w:jc w:val="center"/>
        <w:rPr>
          <w:lang w:val="pt-BR"/>
        </w:rPr>
      </w:pPr>
    </w:p>
    <w:p w14:paraId="2EF84E3B" w14:textId="77777777" w:rsidR="00D64459" w:rsidRPr="00493E39" w:rsidRDefault="00D64459">
      <w:pPr>
        <w:jc w:val="center"/>
        <w:rPr>
          <w:lang w:val="pt-BR"/>
        </w:rPr>
      </w:pPr>
    </w:p>
    <w:p w14:paraId="06DDF96A" w14:textId="77777777" w:rsidR="00D64459" w:rsidRPr="00493E39" w:rsidRDefault="008B2120">
      <w:pPr>
        <w:spacing w:line="240" w:lineRule="auto"/>
        <w:ind w:left="4535"/>
        <w:jc w:val="both"/>
        <w:rPr>
          <w:lang w:val="pt-BR"/>
        </w:rPr>
      </w:pPr>
      <w:r w:rsidRPr="00493E39">
        <w:rPr>
          <w:lang w:val="pt-BR"/>
        </w:rPr>
        <w:t>Trabalho de Conclusão de Curso apresentado ao Curso de Ciências Econômicas da IBMEC, como requisito parcial para a obtenção do título de Bacharel em Ciências Econômicas.</w:t>
      </w:r>
    </w:p>
    <w:p w14:paraId="0CB61208" w14:textId="77777777" w:rsidR="00D64459" w:rsidRPr="00493E39" w:rsidRDefault="00D64459">
      <w:pPr>
        <w:jc w:val="center"/>
        <w:rPr>
          <w:lang w:val="pt-BR"/>
        </w:rPr>
      </w:pPr>
    </w:p>
    <w:p w14:paraId="3FDE6B10" w14:textId="77777777" w:rsidR="00D64459" w:rsidRPr="00493E39" w:rsidRDefault="008B2120">
      <w:pPr>
        <w:spacing w:line="240" w:lineRule="auto"/>
        <w:ind w:left="4535"/>
        <w:rPr>
          <w:lang w:val="pt-BR"/>
        </w:rPr>
      </w:pPr>
      <w:r w:rsidRPr="00493E39">
        <w:rPr>
          <w:lang w:val="pt-BR"/>
        </w:rPr>
        <w:t>Orientador: Silvio Michael de Azevedo Costa</w:t>
      </w:r>
    </w:p>
    <w:p w14:paraId="52BE1A74" w14:textId="77777777" w:rsidR="00D64459" w:rsidRPr="00493E39" w:rsidRDefault="00D64459">
      <w:pPr>
        <w:jc w:val="center"/>
        <w:rPr>
          <w:lang w:val="pt-BR"/>
        </w:rPr>
      </w:pPr>
    </w:p>
    <w:p w14:paraId="6209C595" w14:textId="77777777" w:rsidR="00D64459" w:rsidRPr="00493E39" w:rsidRDefault="00D64459">
      <w:pPr>
        <w:jc w:val="center"/>
        <w:rPr>
          <w:lang w:val="pt-BR"/>
        </w:rPr>
      </w:pPr>
    </w:p>
    <w:p w14:paraId="2BEDBF1F" w14:textId="77777777" w:rsidR="00D64459" w:rsidRPr="00493E39" w:rsidRDefault="00D64459">
      <w:pPr>
        <w:jc w:val="center"/>
        <w:rPr>
          <w:lang w:val="pt-BR"/>
        </w:rPr>
      </w:pPr>
    </w:p>
    <w:p w14:paraId="5AC9C181" w14:textId="77777777" w:rsidR="00D64459" w:rsidRPr="00493E39" w:rsidRDefault="00D64459">
      <w:pPr>
        <w:jc w:val="center"/>
        <w:rPr>
          <w:lang w:val="pt-BR"/>
        </w:rPr>
      </w:pPr>
    </w:p>
    <w:p w14:paraId="09116961" w14:textId="77777777" w:rsidR="00D64459" w:rsidRPr="00493E39" w:rsidRDefault="00D64459">
      <w:pPr>
        <w:jc w:val="center"/>
        <w:rPr>
          <w:lang w:val="pt-BR"/>
        </w:rPr>
      </w:pPr>
    </w:p>
    <w:p w14:paraId="7C0456D9" w14:textId="77777777" w:rsidR="00D64459" w:rsidRPr="00493E39" w:rsidRDefault="00D64459">
      <w:pPr>
        <w:jc w:val="center"/>
        <w:rPr>
          <w:lang w:val="pt-BR"/>
        </w:rPr>
      </w:pPr>
    </w:p>
    <w:p w14:paraId="4D84ADE7" w14:textId="77777777" w:rsidR="00D64459" w:rsidRPr="00493E39" w:rsidRDefault="00D64459">
      <w:pPr>
        <w:jc w:val="center"/>
        <w:rPr>
          <w:lang w:val="pt-BR"/>
        </w:rPr>
      </w:pPr>
    </w:p>
    <w:p w14:paraId="7610667C" w14:textId="77777777" w:rsidR="00D64459" w:rsidRPr="00493E39" w:rsidRDefault="00D64459">
      <w:pPr>
        <w:jc w:val="center"/>
        <w:rPr>
          <w:lang w:val="pt-BR"/>
        </w:rPr>
      </w:pPr>
    </w:p>
    <w:p w14:paraId="6E388EA4" w14:textId="77777777" w:rsidR="00D64459" w:rsidRPr="00493E39" w:rsidRDefault="008B2120">
      <w:pPr>
        <w:jc w:val="center"/>
        <w:rPr>
          <w:lang w:val="pt-BR"/>
        </w:rPr>
      </w:pPr>
      <w:r w:rsidRPr="00493E39">
        <w:rPr>
          <w:b/>
          <w:lang w:val="pt-BR"/>
        </w:rPr>
        <w:t>BRASÍLIA</w:t>
      </w:r>
    </w:p>
    <w:p w14:paraId="0AC5237D" w14:textId="77777777" w:rsidR="00D64459" w:rsidRPr="00493E39" w:rsidRDefault="008B2120">
      <w:pPr>
        <w:jc w:val="center"/>
        <w:rPr>
          <w:lang w:val="pt-BR"/>
        </w:rPr>
      </w:pPr>
      <w:r w:rsidRPr="00493E39">
        <w:rPr>
          <w:b/>
          <w:lang w:val="pt-BR"/>
        </w:rPr>
        <w:t>2026</w:t>
      </w:r>
    </w:p>
    <w:p w14:paraId="47EF3A44" w14:textId="77777777" w:rsidR="00D64459" w:rsidRPr="00493E39" w:rsidRDefault="008B2120">
      <w:pPr>
        <w:rPr>
          <w:lang w:val="pt-BR"/>
        </w:rPr>
      </w:pPr>
      <w:r w:rsidRPr="00493E39">
        <w:rPr>
          <w:lang w:val="pt-BR"/>
        </w:rPr>
        <w:br w:type="page"/>
      </w:r>
    </w:p>
    <w:p w14:paraId="3F9B23F6" w14:textId="77777777" w:rsidR="00D64459" w:rsidRPr="00493E39" w:rsidRDefault="008B2120">
      <w:pPr>
        <w:jc w:val="center"/>
        <w:rPr>
          <w:lang w:val="pt-BR"/>
        </w:rPr>
      </w:pPr>
      <w:r w:rsidRPr="00493E39">
        <w:rPr>
          <w:b/>
          <w:lang w:val="pt-BR"/>
        </w:rPr>
        <w:lastRenderedPageBreak/>
        <w:t>PEDRO FRANCK MINELLA</w:t>
      </w:r>
    </w:p>
    <w:p w14:paraId="3DBF655D" w14:textId="77777777" w:rsidR="00D64459" w:rsidRPr="00493E39" w:rsidRDefault="00D64459">
      <w:pPr>
        <w:jc w:val="center"/>
        <w:rPr>
          <w:lang w:val="pt-BR"/>
        </w:rPr>
      </w:pPr>
    </w:p>
    <w:p w14:paraId="72A0882F" w14:textId="77777777" w:rsidR="00D64459" w:rsidRPr="00493E39" w:rsidRDefault="00D64459">
      <w:pPr>
        <w:jc w:val="center"/>
        <w:rPr>
          <w:lang w:val="pt-BR"/>
        </w:rPr>
      </w:pPr>
    </w:p>
    <w:p w14:paraId="13956664" w14:textId="77777777" w:rsidR="00D64459" w:rsidRPr="00493E39" w:rsidRDefault="00D64459">
      <w:pPr>
        <w:jc w:val="center"/>
        <w:rPr>
          <w:lang w:val="pt-BR"/>
        </w:rPr>
      </w:pPr>
    </w:p>
    <w:p w14:paraId="6585D2C8" w14:textId="77777777" w:rsidR="00D64459" w:rsidRPr="00493E39" w:rsidRDefault="008B2120">
      <w:pPr>
        <w:jc w:val="center"/>
        <w:rPr>
          <w:lang w:val="pt-BR"/>
        </w:rPr>
      </w:pPr>
      <w:r w:rsidRPr="00493E39">
        <w:rPr>
          <w:b/>
          <w:lang w:val="pt-BR"/>
        </w:rPr>
        <w:t>O REPASSE DO PREÇO INTERNACIONAL DO PETRÓLEO À INFLAÇÃO BRASILEIRA: O PAPEL DA REGRA DE FORMAÇÃO DE PREÇOS DE COMBUSTÍVEIS</w:t>
      </w:r>
    </w:p>
    <w:p w14:paraId="59F4354C" w14:textId="77777777" w:rsidR="00D64459" w:rsidRPr="00493E39" w:rsidRDefault="00D64459">
      <w:pPr>
        <w:jc w:val="center"/>
        <w:rPr>
          <w:lang w:val="pt-BR"/>
        </w:rPr>
      </w:pPr>
    </w:p>
    <w:p w14:paraId="08AD7B01" w14:textId="77777777" w:rsidR="00D64459" w:rsidRPr="00493E39" w:rsidRDefault="008B2120">
      <w:pPr>
        <w:spacing w:line="240" w:lineRule="auto"/>
        <w:ind w:left="4535"/>
        <w:jc w:val="both"/>
        <w:rPr>
          <w:lang w:val="pt-BR"/>
        </w:rPr>
      </w:pPr>
      <w:r w:rsidRPr="00493E39">
        <w:rPr>
          <w:lang w:val="pt-BR"/>
        </w:rPr>
        <w:t>Trabalho de Conclusão de Curso apresentado ao Curso de Ciências Econômicas da IBMEC, como requisito parcial para a obtenção do título de Bacharel em Ciências Econômicas.</w:t>
      </w:r>
    </w:p>
    <w:p w14:paraId="02549967" w14:textId="77777777" w:rsidR="00D64459" w:rsidRPr="00493E39" w:rsidRDefault="00D64459">
      <w:pPr>
        <w:jc w:val="center"/>
        <w:rPr>
          <w:lang w:val="pt-BR"/>
        </w:rPr>
      </w:pPr>
    </w:p>
    <w:p w14:paraId="028DB533" w14:textId="77777777" w:rsidR="00D64459" w:rsidRPr="00493E39" w:rsidRDefault="008B2120">
      <w:pPr>
        <w:rPr>
          <w:lang w:val="pt-BR"/>
        </w:rPr>
      </w:pPr>
      <w:r w:rsidRPr="00493E39">
        <w:rPr>
          <w:lang w:val="pt-BR"/>
        </w:rPr>
        <w:t>Aprovado em ____ de __________________ de ______.</w:t>
      </w:r>
    </w:p>
    <w:p w14:paraId="116D2286" w14:textId="77777777" w:rsidR="00D64459" w:rsidRPr="00493E39" w:rsidRDefault="00D64459">
      <w:pPr>
        <w:jc w:val="center"/>
        <w:rPr>
          <w:lang w:val="pt-BR"/>
        </w:rPr>
      </w:pPr>
    </w:p>
    <w:p w14:paraId="22D2339C" w14:textId="77777777" w:rsidR="00D64459" w:rsidRPr="00493E39" w:rsidRDefault="00D64459">
      <w:pPr>
        <w:jc w:val="center"/>
        <w:rPr>
          <w:lang w:val="pt-BR"/>
        </w:rPr>
      </w:pPr>
    </w:p>
    <w:p w14:paraId="7512BE14" w14:textId="77777777" w:rsidR="00D64459" w:rsidRPr="00493E39" w:rsidRDefault="008B2120">
      <w:pPr>
        <w:jc w:val="center"/>
        <w:rPr>
          <w:lang w:val="pt-BR"/>
        </w:rPr>
      </w:pPr>
      <w:r w:rsidRPr="00493E39">
        <w:rPr>
          <w:b/>
          <w:lang w:val="pt-BR"/>
        </w:rPr>
        <w:t>BANCA EXAMINADORA</w:t>
      </w:r>
    </w:p>
    <w:p w14:paraId="6B130E28" w14:textId="77777777" w:rsidR="00D64459" w:rsidRPr="00493E39" w:rsidRDefault="00D64459">
      <w:pPr>
        <w:jc w:val="center"/>
        <w:rPr>
          <w:lang w:val="pt-BR"/>
        </w:rPr>
      </w:pPr>
    </w:p>
    <w:p w14:paraId="55130F56" w14:textId="77777777" w:rsidR="00D64459" w:rsidRPr="00493E39" w:rsidRDefault="00D64459">
      <w:pPr>
        <w:jc w:val="center"/>
        <w:rPr>
          <w:lang w:val="pt-BR"/>
        </w:rPr>
      </w:pPr>
    </w:p>
    <w:p w14:paraId="57404B5B" w14:textId="77777777" w:rsidR="00D64459" w:rsidRPr="00493E39" w:rsidRDefault="00D64459">
      <w:pPr>
        <w:jc w:val="center"/>
        <w:rPr>
          <w:lang w:val="pt-BR"/>
        </w:rPr>
      </w:pPr>
    </w:p>
    <w:p w14:paraId="5897B83A" w14:textId="77777777" w:rsidR="00D64459" w:rsidRPr="00493E39" w:rsidRDefault="008B2120">
      <w:pPr>
        <w:jc w:val="center"/>
        <w:rPr>
          <w:lang w:val="pt-BR"/>
        </w:rPr>
      </w:pPr>
      <w:r w:rsidRPr="00493E39">
        <w:rPr>
          <w:lang w:val="pt-BR"/>
        </w:rPr>
        <w:t>____________________________________________________</w:t>
      </w:r>
    </w:p>
    <w:p w14:paraId="4F835E90" w14:textId="77777777" w:rsidR="00D64459" w:rsidRPr="00493E39" w:rsidRDefault="008B2120">
      <w:pPr>
        <w:jc w:val="center"/>
        <w:rPr>
          <w:lang w:val="pt-BR"/>
        </w:rPr>
      </w:pPr>
      <w:r w:rsidRPr="00493E39">
        <w:rPr>
          <w:lang w:val="pt-BR"/>
        </w:rPr>
        <w:t>Silvio Michael de Azevedo Costa</w:t>
      </w:r>
    </w:p>
    <w:p w14:paraId="7DCF9DD0" w14:textId="77777777" w:rsidR="00D64459" w:rsidRPr="00493E39" w:rsidRDefault="008B2120">
      <w:pPr>
        <w:spacing w:after="480"/>
        <w:jc w:val="center"/>
        <w:rPr>
          <w:lang w:val="pt-BR"/>
        </w:rPr>
      </w:pPr>
      <w:r w:rsidRPr="00493E39">
        <w:rPr>
          <w:lang w:val="pt-BR"/>
        </w:rPr>
        <w:t>IBMEC (Orientador)</w:t>
      </w:r>
    </w:p>
    <w:p w14:paraId="20E63D29" w14:textId="77777777" w:rsidR="00D64459" w:rsidRPr="00493E39" w:rsidRDefault="008B2120">
      <w:pPr>
        <w:jc w:val="center"/>
        <w:rPr>
          <w:lang w:val="pt-BR"/>
        </w:rPr>
      </w:pPr>
      <w:r w:rsidRPr="00493E39">
        <w:rPr>
          <w:lang w:val="pt-BR"/>
        </w:rPr>
        <w:t>____________________________________________________</w:t>
      </w:r>
    </w:p>
    <w:p w14:paraId="3BC50677" w14:textId="77777777" w:rsidR="00D64459" w:rsidRPr="00493E39" w:rsidRDefault="008B2120">
      <w:pPr>
        <w:jc w:val="center"/>
        <w:rPr>
          <w:lang w:val="pt-BR"/>
        </w:rPr>
      </w:pPr>
      <w:del w:id="9801" w:author="Claude" w:date="2026-10-20T23:41:15Z">
        <w:r w:rsidRPr="00493E39">
          <w:rPr>
            <w:lang w:val="pt-BR"/>
          </w:rPr>
          <w:delText xml:space="preserve">[NOME DO EXAMINADOR]</w:delText>
        </w:r>
      </w:del>
    </w:p>
    <w:p w14:paraId="1095E265" w14:textId="77777777" w:rsidR="00D64459" w:rsidRPr="00493E39" w:rsidRDefault="008B2120">
      <w:pPr>
        <w:spacing w:after="480"/>
        <w:jc w:val="center"/>
        <w:rPr>
          <w:lang w:val="pt-BR"/>
        </w:rPr>
      </w:pPr>
      <w:commentRangeStart w:id="0"/>
      <w:commentRangeStart w:id="1"/>
      <w:r w:rsidRPr="00493E39">
        <w:rPr>
          <w:lang w:val="pt-BR"/>
        </w:rPr>
        <w:t>IBMEC (Examinador)</w:t>
      </w:r>
      <w:commentRangeEnd w:id="0"/>
      <w:r w:rsidRPr="00493E39">
        <w:rPr>
          <w:rStyle w:val="CommentReference"/>
          <w:sz w:val="24"/>
          <w:szCs w:val="24"/>
          <w:lang w:val="pt-BR"/>
        </w:rPr>
        <w:commentReference w:id="0"/>
      </w:r>
      <w:commentRangeEnd w:id="1"/>
      <w:r w:rsidR="00962AB9" w:rsidRPr="00493E39">
        <w:rPr>
          <w:rStyle w:val="CommentReference"/>
          <w:sz w:val="24"/>
          <w:szCs w:val="24"/>
          <w:lang w:val="pt-BR"/>
        </w:rPr>
        <w:commentReference w:id="1"/>
      </w:r>
    </w:p>
    <w:p w14:paraId="287BC398" w14:textId="77777777" w:rsidR="00D64459" w:rsidRPr="00493E39" w:rsidRDefault="008B2120">
      <w:pPr>
        <w:pageBreakBefore/>
        <w:spacing w:after="360"/>
        <w:jc w:val="center"/>
        <w:rPr>
          <w:lang w:val="pt-BR"/>
        </w:rPr>
      </w:pPr>
      <w:commentRangeStart w:id="2"/>
      <w:commentRangeStart w:id="3"/>
      <w:commentRangeStart w:id="4"/>
      <w:commentRangeStart w:id="5"/>
      <w:r w:rsidRPr="00493E39">
        <w:rPr>
          <w:b/>
          <w:lang w:val="pt-BR"/>
        </w:rPr>
        <w:lastRenderedPageBreak/>
        <w:t>RESUMO</w:t>
      </w:r>
      <w:commentRangeEnd w:id="4"/>
      <w:r w:rsidRPr="00493E39">
        <w:rPr>
          <w:rStyle w:val="CommentReference"/>
          <w:sz w:val="24"/>
          <w:szCs w:val="24"/>
          <w:lang w:val="pt-BR"/>
        </w:rPr>
        <w:commentReference w:id="4"/>
      </w:r>
      <w:commentRangeEnd w:id="5"/>
      <w:r w:rsidR="00962AB9" w:rsidRPr="00493E39">
        <w:rPr>
          <w:rStyle w:val="CommentReference"/>
          <w:sz w:val="24"/>
          <w:szCs w:val="24"/>
          <w:lang w:val="pt-BR"/>
        </w:rPr>
        <w:commentReference w:id="5"/>
      </w:r>
      <w:commentRangeEnd w:id="2"/>
      <w:r w:rsidRPr="00493E39">
        <w:rPr>
          <w:rStyle w:val="CommentReference"/>
          <w:sz w:val="24"/>
          <w:szCs w:val="24"/>
          <w:lang w:val="pt-BR"/>
        </w:rPr>
        <w:commentReference w:id="2"/>
      </w:r>
      <w:commentRangeEnd w:id="3"/>
      <w:r w:rsidR="00962AB9" w:rsidRPr="00493E39">
        <w:rPr>
          <w:rStyle w:val="CommentReference"/>
          <w:sz w:val="24"/>
          <w:szCs w:val="24"/>
          <w:lang w:val="pt-BR"/>
        </w:rPr>
        <w:commentReference w:id="3"/>
      </w:r>
    </w:p>
    <w:p w14:paraId="2F0B6507" w14:textId="6AD709F0" w:rsidR="00D64459" w:rsidRPr="00493E39" w:rsidRDefault="008B2120">
      <w:pPr>
        <w:ind w:firstLine="709"/>
        <w:jc w:val="both"/>
        <w:rPr>
          <w:lang w:val="pt-BR"/>
        </w:rPr>
      </w:pPr>
      <w:commentRangeStart w:id="6"/>
      <w:commentRangeStart w:id="7"/>
      <w:r w:rsidRPr="00493E39">
        <w:rPr>
          <w:lang w:val="pt-BR"/>
        </w:rPr>
        <w:t xml:space="preserve">Este trabalho estima o repasse do petróleo à inflação brasileira por projeções locais, com dados mensais de janeiro de 2003 a setembro de 2025. A especificação permite diferenças entre regimes, com quebra estimada e inferência por reamostragem. O repasse aumenta em torno de 2017: no impacto, a resposta do IPCA Geral passa de 0,005 para entre 0,088 e 0,176 ponto percentual, conforme o tratamento da pandemia. As respostas concentram-se nos dois primeiros meses. Em três meses, a parcela associada aos combustíveis passa de 0,003 para 0,249 ponto, sem identificação causal do mediador. </w:t>
      </w:r>
      <w:del w:id="3593" w:author="Claude" w:date="2026-10-15T00:16:05Z">
        <w:r w:rsidRPr="00493E39">
          <w:rPr>
            <w:lang w:val="pt-BR"/>
          </w:rPr>
          <w:delText xml:space="preserve">Como nenhum instrumento externo testado se mostrou forte, o choque é tratado como endógeno e os coeficientes, como associações condicionais.</w:delText>
        </w:r>
      </w:del>
      <w:ins w:id="3594" w:author="Claude" w:date="2026-10-15T00:16:05Z">
        <w:r w:rsidRPr="00493E39">
          <w:rPr>
            <w:lang w:val="pt-BR"/>
          </w:rPr>
          <w:t xml:space="preserve">Como nenhum instrumento externo para o choque do petróleo se mostrou forte, o choque é tratado como endógeno e os coeficientes, como associações condicionais. Instrumentado pela margem de refino internacional, o preço do diesel afeta o IPCA Geral nos primeiros meses depois de 2017, sem efeito detectável sobre os demais preços.</w:t>
        </w:r>
      </w:ins>
      <w:r w:rsidRPr="00493E39">
        <w:rPr>
          <w:lang w:val="pt-BR"/>
        </w:rPr>
        <w:t xml:space="preserve"> Os resultados são compatíveis com mudança na transmissão após a paridade de importação; atribuí-la à regra de preços supõe vieses comparáveis entre regimes. A sensibilidade à pandemia e à dinâmica dos regimes recomenda reavaliar a calibragem quando a política de preços mudar.</w:t>
      </w:r>
      <w:commentRangeEnd w:id="6"/>
      <w:r w:rsidRPr="00493E39">
        <w:rPr>
          <w:rStyle w:val="CommentReference"/>
          <w:sz w:val="24"/>
          <w:szCs w:val="24"/>
          <w:lang w:val="pt-BR"/>
        </w:rPr>
        <w:commentReference w:id="6"/>
      </w:r>
      <w:commentRangeEnd w:id="7"/>
      <w:r w:rsidR="00962AB9" w:rsidRPr="00493E39">
        <w:rPr>
          <w:rStyle w:val="CommentReference"/>
          <w:sz w:val="24"/>
          <w:szCs w:val="24"/>
          <w:lang w:val="pt-BR"/>
        </w:rPr>
        <w:commentReference w:id="7"/>
      </w:r>
    </w:p>
    <w:p w14:paraId="632F89F8" w14:textId="77777777" w:rsidR="00D64459" w:rsidRPr="00493E39" w:rsidRDefault="00D64459">
      <w:pPr>
        <w:jc w:val="center"/>
        <w:rPr>
          <w:lang w:val="pt-BR"/>
        </w:rPr>
      </w:pPr>
    </w:p>
    <w:p w14:paraId="31CCD36D" w14:textId="77777777" w:rsidR="00D64459" w:rsidRPr="00493E39" w:rsidRDefault="008B2120">
      <w:pPr>
        <w:jc w:val="both"/>
        <w:rPr>
          <w:lang w:val="pt-BR"/>
        </w:rPr>
      </w:pPr>
      <w:r w:rsidRPr="00493E39">
        <w:rPr>
          <w:b/>
          <w:lang w:val="pt-BR"/>
        </w:rPr>
        <w:t xml:space="preserve">Palavras-chave: </w:t>
      </w:r>
      <w:r w:rsidRPr="00493E39">
        <w:rPr>
          <w:lang w:val="pt-BR"/>
        </w:rPr>
        <w:t>repasse de preços; petróleo; inflação; projeções locais; quebra estrutural; paridade de importação.</w:t>
      </w:r>
    </w:p>
    <w:p w14:paraId="19D7B865" w14:textId="77777777" w:rsidR="00D64459" w:rsidRPr="00493E39" w:rsidRDefault="008B2120">
      <w:pPr>
        <w:pageBreakBefore/>
        <w:spacing w:after="360"/>
        <w:jc w:val="center"/>
      </w:pPr>
      <w:r w:rsidRPr="00493E39">
        <w:rPr>
          <w:b/>
        </w:rPr>
        <w:lastRenderedPageBreak/>
        <w:t>ABSTRACT</w:t>
      </w:r>
    </w:p>
    <w:p w14:paraId="03C9AC39" w14:textId="2E1189F7" w:rsidR="00D64459" w:rsidRPr="00493E39" w:rsidRDefault="008B2120">
      <w:pPr>
        <w:ind w:firstLine="709"/>
        <w:jc w:val="both"/>
      </w:pPr>
      <w:commentRangeStart w:id="8"/>
      <w:commentRangeStart w:id="9"/>
      <w:r w:rsidRPr="00493E39">
        <w:t xml:space="preserve">This study estimates oil price pass-through to Brazilian inflation using local projections and monthly data from January 2003 to September 2025. The specification allows differences across regimes, with an estimated break and bootstrap inference. Pass-through increases around 2017: the impact response of headline inflation rises from 0.005 to between 0.088 and 0.176 percentage points, depending on pandemic controls. Responses concentrate in the first two months. At three months, the component associated with fuel prices rises from 0.003 to 0.249 percentage points, without causal identification of the mediator. </w:t>
      </w:r>
      <w:del w:id="3595" w:author="Claude" w:date="2026-10-15T00:16:05Z">
        <w:r w:rsidRPr="00493E39">
          <w:delText xml:space="preserve">Since none of the external instruments tested proved strong, the shock is treated as endogenous and the coefficients as conditional associations.</w:delText>
        </w:r>
      </w:del>
      <w:ins w:id="3596" w:author="Claude" w:date="2026-10-15T00:16:05Z">
        <w:r w:rsidRPr="00493E39">
          <w:t xml:space="preserve">Since no external instrument for the oil shock proved strong, the shock is treated as endogenous and the coefficients as conditional associations. Instrumented by the international refining margin, the diesel price affects headline inflation in the first months after 2017, with no detectable effect on other prices.</w:t>
        </w:r>
      </w:ins>
      <w:r w:rsidRPr="00493E39">
        <w:t xml:space="preserve"> The results are consistent with changed transmission following import parity pricing; attributing it to the pricing rule assumes comparable biases across regimes. Sensitivity to pandemic controls and regime dynamics suggests reassessing pass-through calibration when pricing policy changes.</w:t>
      </w:r>
      <w:commentRangeEnd w:id="8"/>
      <w:r w:rsidRPr="00493E39">
        <w:rPr>
          <w:rStyle w:val="CommentReference"/>
          <w:sz w:val="24"/>
          <w:szCs w:val="24"/>
        </w:rPr>
        <w:commentReference w:id="8"/>
      </w:r>
      <w:commentRangeEnd w:id="9"/>
      <w:r w:rsidR="00962AB9" w:rsidRPr="00493E39">
        <w:rPr>
          <w:rStyle w:val="CommentReference"/>
          <w:sz w:val="24"/>
          <w:szCs w:val="24"/>
        </w:rPr>
        <w:commentReference w:id="9"/>
      </w:r>
    </w:p>
    <w:p w14:paraId="6AE0BCA7" w14:textId="77777777" w:rsidR="00D64459" w:rsidRPr="00493E39" w:rsidRDefault="00D64459">
      <w:pPr>
        <w:jc w:val="center"/>
      </w:pPr>
    </w:p>
    <w:p w14:paraId="4AB24A7A" w14:textId="77777777" w:rsidR="00D64459" w:rsidRPr="00493E39" w:rsidRDefault="008B2120">
      <w:pPr>
        <w:jc w:val="both"/>
      </w:pPr>
      <w:r w:rsidRPr="00493E39">
        <w:rPr>
          <w:b/>
        </w:rPr>
        <w:t xml:space="preserve">Keywords: </w:t>
      </w:r>
      <w:r w:rsidRPr="00493E39">
        <w:t>price pass-through; oil; inflation; local projections; structural break; import parity pricing.</w:t>
      </w:r>
    </w:p>
    <w:p w14:paraId="34E0153E" w14:textId="77777777" w:rsidR="00D64459" w:rsidRPr="00493E39" w:rsidRDefault="008B2120">
      <w:r w:rsidRPr="00493E39">
        <w:br w:type="page"/>
      </w:r>
    </w:p>
    <w:p w14:paraId="139BCD15" w14:textId="77777777" w:rsidR="00D64459" w:rsidRPr="00493E39" w:rsidRDefault="008B2120">
      <w:pPr>
        <w:spacing w:after="360"/>
        <w:jc w:val="center"/>
        <w:rPr>
          <w:lang w:val="pt-BR"/>
        </w:rPr>
      </w:pPr>
      <w:r w:rsidRPr="00493E39">
        <w:rPr>
          <w:b/>
          <w:lang w:val="pt-BR"/>
        </w:rPr>
        <w:lastRenderedPageBreak/>
        <w:t>LISTA DE FIGURAS</w:t>
      </w:r>
    </w:p>
    <w:p w14:paraId="5B176523" w14:textId="77777777" w:rsidR="00D64459" w:rsidRPr="00493E39" w:rsidRDefault="008B2120">
      <w:pPr>
        <w:rPr>
          <w:lang w:val="pt-BR"/>
        </w:rPr>
      </w:pPr>
      <w:r w:rsidRPr="00493E39">
        <w:rPr>
          <w:lang w:val="pt-BR"/>
        </w:rPr>
        <w:t>Figura 1 – Preço doméstico da gasolina e referência internacional</w:t>
      </w:r>
    </w:p>
    <w:p w14:paraId="2B8FC6A2" w14:textId="77777777" w:rsidR="00D64459" w:rsidRPr="00493E39" w:rsidRDefault="008B2120">
      <w:pPr>
        <w:rPr>
          <w:lang w:val="pt-BR"/>
        </w:rPr>
      </w:pPr>
      <w:r w:rsidRPr="00493E39">
        <w:rPr>
          <w:lang w:val="pt-BR"/>
        </w:rPr>
        <w:t>Figura 2 – Resposta do IPCA Geral por regime</w:t>
      </w:r>
    </w:p>
    <w:p w14:paraId="0BBF81A2" w14:textId="77777777" w:rsidR="00D64459" w:rsidRPr="00493E39" w:rsidRDefault="008B2120">
      <w:pPr>
        <w:rPr>
          <w:lang w:val="pt-BR"/>
        </w:rPr>
      </w:pPr>
      <w:r w:rsidRPr="00493E39">
        <w:rPr>
          <w:lang w:val="pt-BR"/>
        </w:rPr>
        <w:t>Figura 3 – Resposta dos preços de combustíveis por regime</w:t>
      </w:r>
    </w:p>
    <w:p w14:paraId="45C4034D" w14:textId="77777777" w:rsidR="00D64459" w:rsidRPr="00493E39" w:rsidRDefault="008B2120">
      <w:pPr>
        <w:rPr>
          <w:lang w:val="pt-BR"/>
        </w:rPr>
      </w:pPr>
      <w:r w:rsidRPr="00493E39">
        <w:rPr>
          <w:lang w:val="pt-BR"/>
        </w:rPr>
        <w:t>Figura 4 – Resposta do IPCA Transportes por regime</w:t>
      </w:r>
    </w:p>
    <w:p w14:paraId="4CDCE377" w14:textId="77777777" w:rsidR="00D64459" w:rsidRPr="00493E39" w:rsidRDefault="008B2120">
      <w:pPr>
        <w:rPr>
          <w:lang w:val="pt-BR"/>
        </w:rPr>
      </w:pPr>
      <w:r w:rsidRPr="00493E39">
        <w:rPr>
          <w:lang w:val="pt-BR"/>
        </w:rPr>
        <w:t>Figura 5 – Distribuição temporal do repasse: inflação de cada mês após o choque</w:t>
      </w:r>
    </w:p>
    <w:p w14:paraId="0ADD0221" w14:textId="77777777" w:rsidR="00D64459" w:rsidRPr="00493E39" w:rsidRDefault="008B2120">
      <w:pPr>
        <w:rPr>
          <w:lang w:val="pt-BR"/>
        </w:rPr>
      </w:pPr>
      <w:r w:rsidRPr="00493E39">
        <w:rPr>
          <w:lang w:val="pt-BR"/>
        </w:rPr>
        <w:t>Figura 6 – Distribuição temporal do repasse: resposta acumulada do nível de preços</w:t>
      </w:r>
    </w:p>
    <w:p w14:paraId="510F2E3C" w14:textId="77777777" w:rsidR="00D64459" w:rsidRPr="00493E39" w:rsidRDefault="008B2120">
      <w:pPr>
        <w:rPr>
          <w:lang w:val="pt-BR"/>
        </w:rPr>
      </w:pPr>
      <w:r w:rsidRPr="00493E39">
        <w:rPr>
          <w:lang w:val="pt-BR"/>
        </w:rPr>
        <w:t>Figura 7 – Decomposição da resposta do IPCA Geral segundo o canal dos combustíveis</w:t>
      </w:r>
    </w:p>
    <w:p w14:paraId="5F3DD116" w14:textId="77777777" w:rsidR="00D64459" w:rsidRPr="00493E39" w:rsidRDefault="008B2120">
      <w:pPr>
        <w:rPr>
          <w:lang w:val="pt-BR"/>
        </w:rPr>
      </w:pPr>
      <w:r w:rsidRPr="00493E39">
        <w:rPr>
          <w:lang w:val="pt-BR"/>
        </w:rPr>
        <w:t xml:space="preserve">Figura 8 – </w:t>
      </w:r>
      <w:del w:id="10802" w:author="Claude" w:date="2026-10-21T00:40:36Z">
        <w:r w:rsidRPr="00493E39">
          <w:rPr>
            <w:lang w:val="pt-BR"/>
          </w:rPr>
          <w:delText xml:space="preserve">Primeira e segunda volta</w:delText>
        </w:r>
      </w:del>
      <w:ins w:id="10803" w:author="Claude" w:date="2026-10-21T00:40:36Z">
        <w:r w:rsidRPr="00493E39">
          <w:rPr>
            <w:lang w:val="pt-BR"/>
          </w:rPr>
          <w:t xml:space="preserve">Primeiro e segundo efeito</w:t>
        </w:r>
      </w:ins>
      <w:r w:rsidRPr="00493E39">
        <w:rPr>
          <w:lang w:val="pt-BR"/>
        </w:rPr>
        <w:t xml:space="preserve">, e </w:t>
      </w:r>
      <w:del w:id="6761" w:author="Claude" w:date="2026-10-15T20:54:04Z">
        <w:r w:rsidRPr="00493E39">
          <w:rPr>
            <w:lang w:val="pt-BR"/>
          </w:rPr>
          <w:delText xml:space="preserve">desfechos que excluem combustíveis</w:delText>
        </w:r>
      </w:del>
      <w:ins w:id="6762" w:author="Claude" w:date="2026-10-15T20:54:04Z">
        <w:r w:rsidRPr="00493E39">
          <w:rPr>
            <w:lang w:val="pt-BR"/>
          </w:rPr>
          <w:t xml:space="preserve">desfechos que excluem gasolina e diesel</w:t>
        </w:r>
      </w:ins>
    </w:p>
    <w:p w14:paraId="4E6DA41D" w14:textId="77777777" w:rsidR="00D64459" w:rsidRPr="00493E39" w:rsidRDefault="008B2120">
      <w:pPr>
        <w:rPr>
          <w:lang w:val="pt-BR"/>
        </w:rPr>
      </w:pPr>
      <w:r w:rsidRPr="00493E39">
        <w:rPr>
          <w:lang w:val="pt-BR"/>
        </w:rPr>
        <w:t>Figura 9 – Os dois caminhos do choque e a inversão da composição</w:t>
      </w:r>
    </w:p>
    <w:p w14:paraId="618B300D" w14:textId="77777777" w:rsidR="00D64459" w:rsidRPr="00493E39" w:rsidRDefault="008B2120">
      <w:pPr>
        <w:rPr>
          <w:lang w:val="pt-BR"/>
        </w:rPr>
      </w:pPr>
      <w:r w:rsidRPr="00493E39">
        <w:rPr>
          <w:lang w:val="pt-BR"/>
        </w:rPr>
        <w:t>Figura 10 – Perfil da estatística de quebra e ampliação do topo</w:t>
      </w:r>
    </w:p>
    <w:p w14:paraId="33BF549D" w14:textId="77777777" w:rsidR="00D64459" w:rsidRPr="00493E39" w:rsidRDefault="008B2120">
      <w:pPr>
        <w:rPr>
          <w:lang w:val="pt-BR"/>
        </w:rPr>
      </w:pPr>
      <w:r w:rsidRPr="00493E39">
        <w:rPr>
          <w:lang w:val="pt-BR"/>
        </w:rPr>
        <w:t>Figura 11 – Resposta no mês do choque sob os dois cortes</w:t>
      </w:r>
    </w:p>
    <w:p w14:paraId="6C6C30D6" w14:textId="77777777" w:rsidR="00D64459" w:rsidRPr="00493E39" w:rsidRDefault="008B2120">
      <w:pPr>
        <w:rPr>
          <w:lang w:val="pt-BR"/>
        </w:rPr>
      </w:pPr>
      <w:r w:rsidRPr="00493E39">
        <w:rPr>
          <w:lang w:val="pt-BR"/>
        </w:rPr>
        <w:t>Figura 12 – Contribuição dos choques de petróleo ao IPCA sob as duas regras, por ano civil, 2020 a 2022</w:t>
      </w:r>
    </w:p>
    <w:p w14:paraId="227303E3">
      <w:pPr>
        <w:rPr>
          <w:ins w:id="3589" w:author="Claude" w:date="2026-10-15T00:16:05Z"/>
        </w:rPr>
      </w:pPr>
      <w:ins w:id="3590" w:author="Claude" w:date="2026-10-15T00:16:05Z">
        <w:r w:rsidRPr="00493E39">
          <w:rPr>
            <w:lang w:val="pt-BR"/>
          </w:rPr>
          <w:t xml:space="preserve">Figura 13 – Força dos instrumentos: estatística F do primeiro estágio por horizonte</w:t>
        </w:r>
      </w:ins>
    </w:p>
    <w:p w14:paraId="06CB0258">
      <w:pPr>
        <w:rPr>
          <w:ins w:id="3591" w:author="Claude" w:date="2026-10-15T00:16:05Z"/>
        </w:rPr>
      </w:pPr>
      <w:ins w:id="3592" w:author="Claude" w:date="2026-10-15T00:16:05Z">
        <w:r w:rsidRPr="00493E39">
          <w:rPr>
            <w:lang w:val="pt-BR"/>
          </w:rPr>
          <w:t xml:space="preserve">Figura 14 – Projeções locais com variável instrumental: margem de refino do diesel, regime posterior</w:t>
        </w:r>
      </w:ins>
    </w:p>
    <w:p w14:paraId="0D9A7B81" w14:textId="77777777" w:rsidR="00D64459" w:rsidRPr="00493E39" w:rsidRDefault="008B2120">
      <w:pPr>
        <w:rPr>
          <w:lang w:val="pt-BR"/>
        </w:rPr>
      </w:pPr>
      <w:del w:id="3577" w:author="Claude" w:date="2026-10-15T00:16:05Z">
        <w:r w:rsidRPr="00493E39">
          <w:rPr>
            <w:lang w:val="pt-BR"/>
          </w:rPr>
          <w:delText xml:space="preserve">Figura 13</w:delText>
        </w:r>
      </w:del>
      <w:ins w:id="3578" w:author="Claude" w:date="2026-10-15T00:16:05Z">
        <w:r w:rsidRPr="00493E39">
          <w:rPr>
            <w:lang w:val="pt-BR"/>
          </w:rPr>
          <w:t xml:space="preserve">Figura 15</w:t>
        </w:r>
      </w:ins>
      <w:r w:rsidRPr="00493E39">
        <w:rPr>
          <w:lang w:val="pt-BR"/>
        </w:rPr>
        <w:t xml:space="preserve"> – O repasse brasileiro na distribuição internacional</w:t>
      </w:r>
    </w:p>
    <w:p w14:paraId="4E1DE878" w14:textId="77777777" w:rsidR="00D64459" w:rsidRPr="00493E39" w:rsidRDefault="008B2120">
      <w:pPr>
        <w:rPr>
          <w:lang w:val="pt-BR"/>
        </w:rPr>
      </w:pPr>
      <w:del w:id="3581" w:author="Claude" w:date="2026-10-15T00:16:05Z">
        <w:r w:rsidRPr="00493E39">
          <w:rPr>
            <w:lang w:val="pt-BR"/>
          </w:rPr>
          <w:delText xml:space="preserve">Figura 14</w:delText>
        </w:r>
      </w:del>
      <w:ins w:id="3582" w:author="Claude" w:date="2026-10-15T00:16:05Z">
        <w:r w:rsidRPr="00493E39">
          <w:rPr>
            <w:lang w:val="pt-BR"/>
          </w:rPr>
          <w:t xml:space="preserve">Figura 16</w:t>
        </w:r>
      </w:ins>
      <w:r w:rsidRPr="00493E39">
        <w:rPr>
          <w:lang w:val="pt-BR"/>
        </w:rPr>
        <w:t xml:space="preserve"> – Composição dos choques do petróleo nos dois regimes</w:t>
      </w:r>
    </w:p>
    <w:p w14:paraId="7A80BDC8" w14:textId="77777777" w:rsidR="00D64459" w:rsidRPr="00493E39" w:rsidRDefault="008B2120">
      <w:pPr>
        <w:rPr>
          <w:lang w:val="pt-BR"/>
        </w:rPr>
      </w:pPr>
      <w:r w:rsidRPr="00493E39">
        <w:rPr>
          <w:lang w:val="pt-BR"/>
        </w:rPr>
        <w:t>Figura A.1 – Séries em nível, janeiro de 2003 a setembro de 2025</w:t>
      </w:r>
    </w:p>
    <w:p w14:paraId="37FD8B28" w14:textId="77777777" w:rsidR="00D64459" w:rsidRPr="00493E39" w:rsidRDefault="008B2120">
      <w:pPr>
        <w:rPr>
          <w:lang w:val="pt-BR"/>
        </w:rPr>
      </w:pPr>
      <w:r w:rsidRPr="00493E39">
        <w:rPr>
          <w:lang w:val="pt-BR"/>
        </w:rPr>
        <w:t>Figura B.1 – Séries em escala logarítmica</w:t>
      </w:r>
    </w:p>
    <w:p w14:paraId="14D04DC8" w14:textId="77777777" w:rsidR="00D64459" w:rsidRPr="00493E39" w:rsidRDefault="008B2120">
      <w:pPr>
        <w:rPr>
          <w:lang w:val="pt-BR"/>
        </w:rPr>
      </w:pPr>
      <w:r w:rsidRPr="00493E39">
        <w:rPr>
          <w:lang w:val="pt-BR"/>
        </w:rPr>
        <w:t>Figura C.1 – Forma reduzida e conjuntos de Anderson-Rubin para o IPCA Geral</w:t>
      </w:r>
    </w:p>
    <w:p w14:paraId="1644B9BD" w14:textId="77777777" w:rsidR="00D64459" w:rsidRPr="00493E39" w:rsidRDefault="008B2120">
      <w:pPr>
        <w:rPr>
          <w:lang w:val="pt-BR"/>
        </w:rPr>
      </w:pPr>
      <w:r w:rsidRPr="00493E39">
        <w:rPr>
          <w:lang w:val="pt-BR"/>
        </w:rPr>
        <w:t>Figura D.1 – Variação mensal do preço na refinaria e frequência de reajuste por regime</w:t>
      </w:r>
    </w:p>
    <w:p w14:paraId="65965775" w14:textId="77777777" w:rsidR="00D64459" w:rsidRPr="00493E39" w:rsidRDefault="008B2120">
      <w:pPr>
        <w:rPr>
          <w:lang w:val="pt-BR"/>
        </w:rPr>
      </w:pPr>
      <w:r w:rsidRPr="00493E39">
        <w:rPr>
          <w:lang w:val="pt-BR"/>
        </w:rPr>
        <w:t>Figura D.2 – Resíduos da equação de impacto da gasolina na refinaria, por regime</w:t>
      </w:r>
    </w:p>
    <w:p w14:paraId="53A60E80" w14:textId="77777777" w:rsidR="00D64459" w:rsidRPr="00493E39" w:rsidRDefault="008B2120">
      <w:pPr>
        <w:rPr>
          <w:lang w:val="pt-BR"/>
        </w:rPr>
      </w:pPr>
      <w:r w:rsidRPr="00493E39">
        <w:rPr>
          <w:lang w:val="pt-BR"/>
        </w:rPr>
        <w:t>Figura E.1 – Coeficiente do choque por número de defasagens</w:t>
      </w:r>
    </w:p>
    <w:p w14:paraId="24872D07" w14:textId="77777777" w:rsidR="00D64459" w:rsidRPr="00493E39" w:rsidRDefault="008B2120">
      <w:pPr>
        <w:rPr>
          <w:lang w:val="pt-BR"/>
        </w:rPr>
      </w:pPr>
      <w:r w:rsidRPr="00493E39">
        <w:rPr>
          <w:lang w:val="pt-BR"/>
        </w:rPr>
        <w:t>Figura F.1 – Resposta acumulada por regime sob os dois cortes</w:t>
      </w:r>
    </w:p>
    <w:p w14:paraId="70D727ED" w14:textId="77777777" w:rsidR="00D64459" w:rsidRPr="00493E39" w:rsidRDefault="008B2120">
      <w:pPr>
        <w:rPr>
          <w:lang w:val="pt-BR"/>
        </w:rPr>
      </w:pPr>
      <w:r w:rsidRPr="00493E39">
        <w:rPr>
          <w:lang w:val="pt-BR"/>
        </w:rPr>
        <w:br w:type="page"/>
      </w:r>
    </w:p>
    <w:p w14:paraId="0923ACC2" w14:textId="77777777" w:rsidR="00D64459" w:rsidRPr="00493E39" w:rsidRDefault="008B2120">
      <w:pPr>
        <w:spacing w:after="360"/>
        <w:jc w:val="center"/>
        <w:rPr>
          <w:lang w:val="pt-BR"/>
        </w:rPr>
      </w:pPr>
      <w:commentRangeStart w:id="10"/>
      <w:commentRangeStart w:id="11"/>
      <w:r w:rsidRPr="00493E39">
        <w:rPr>
          <w:b/>
          <w:lang w:val="pt-BR"/>
        </w:rPr>
        <w:lastRenderedPageBreak/>
        <w:t>LISTA DE TABELAS E QUADROS</w:t>
      </w:r>
      <w:commentRangeEnd w:id="10"/>
      <w:r w:rsidRPr="00493E39">
        <w:rPr>
          <w:rStyle w:val="CommentReference"/>
          <w:sz w:val="24"/>
          <w:szCs w:val="24"/>
          <w:lang w:val="pt-BR"/>
        </w:rPr>
        <w:commentReference w:id="10"/>
      </w:r>
      <w:commentRangeEnd w:id="11"/>
      <w:r w:rsidR="00962AB9" w:rsidRPr="00493E39">
        <w:rPr>
          <w:rStyle w:val="CommentReference"/>
          <w:sz w:val="24"/>
          <w:szCs w:val="24"/>
          <w:lang w:val="pt-BR"/>
        </w:rPr>
        <w:commentReference w:id="11"/>
      </w:r>
    </w:p>
    <w:p w14:paraId="38A7331E" w14:textId="77777777" w:rsidR="00D64459" w:rsidRPr="00493E39" w:rsidRDefault="008B2120">
      <w:pPr>
        <w:rPr>
          <w:lang w:val="pt-BR"/>
        </w:rPr>
      </w:pPr>
      <w:r w:rsidRPr="00493E39">
        <w:rPr>
          <w:lang w:val="pt-BR"/>
        </w:rPr>
        <w:t>Quadro 1 – Variáveis e fontes</w:t>
      </w:r>
    </w:p>
    <w:p w14:paraId="0160D8EC" w14:textId="77777777" w:rsidR="00D64459" w:rsidRPr="00493E39" w:rsidRDefault="008B2120">
      <w:pPr>
        <w:rPr>
          <w:lang w:val="pt-BR"/>
        </w:rPr>
      </w:pPr>
      <w:r w:rsidRPr="00493E39">
        <w:rPr>
          <w:lang w:val="pt-BR"/>
        </w:rPr>
        <w:t>Tabela 1 – Resposta acumulada a um choque de um desvio-padrão no preço do petróleo, amostra completa</w:t>
      </w:r>
    </w:p>
    <w:p w14:paraId="7B6E9319" w14:textId="77777777" w:rsidR="00D64459" w:rsidRPr="00493E39" w:rsidRDefault="008B2120">
      <w:pPr>
        <w:rPr>
          <w:lang w:val="pt-BR"/>
        </w:rPr>
      </w:pPr>
      <w:r w:rsidRPr="00493E39">
        <w:rPr>
          <w:lang w:val="pt-BR"/>
        </w:rPr>
        <w:t>Tabela 2 – Repasse do choque do petróleo antes e depois de março de 2017</w:t>
      </w:r>
    </w:p>
    <w:p w14:paraId="5C0E1D38" w14:textId="77777777" w:rsidR="00D64459" w:rsidRPr="00493E39" w:rsidRDefault="008B2120">
      <w:pPr>
        <w:rPr>
          <w:lang w:val="pt-BR"/>
        </w:rPr>
      </w:pPr>
      <w:r w:rsidRPr="00493E39">
        <w:rPr>
          <w:lang w:val="pt-BR"/>
        </w:rPr>
        <w:t>Tabela 3 – Decomposição da resposta acumulada em três meses, por mês de ocorrência</w:t>
      </w:r>
    </w:p>
    <w:p w14:paraId="2483CB61" w14:textId="77777777" w:rsidR="00D64459" w:rsidRPr="00493E39" w:rsidRDefault="008B2120">
      <w:pPr>
        <w:rPr>
          <w:lang w:val="pt-BR"/>
        </w:rPr>
      </w:pPr>
      <w:r w:rsidRPr="00493E39">
        <w:rPr>
          <w:lang w:val="pt-BR"/>
        </w:rPr>
        <w:t>Tabela 4 – Decomposição da resposta do IPCA Geral segundo o canal dos combustíveis, por regime</w:t>
      </w:r>
    </w:p>
    <w:p w14:paraId="6F1E2080" w14:textId="77777777" w:rsidR="00D64459" w:rsidRPr="00493E39" w:rsidRDefault="008B2120">
      <w:pPr>
        <w:rPr>
          <w:lang w:val="pt-BR"/>
        </w:rPr>
      </w:pPr>
      <w:r w:rsidRPr="00493E39">
        <w:rPr>
          <w:lang w:val="pt-BR"/>
        </w:rPr>
        <w:t xml:space="preserve">Tabela 5 – Decomposição do repasse ao IPCA Geral </w:t>
      </w:r>
      <w:del w:id="10806" w:author="Claude" w:date="2026-10-21T00:40:36Z">
        <w:r w:rsidRPr="00493E39">
          <w:rPr>
            <w:lang w:val="pt-BR"/>
          </w:rPr>
          <w:delText xml:space="preserve">em primeira e segunda volta</w:delText>
        </w:r>
      </w:del>
      <w:ins w:id="10807" w:author="Claude" w:date="2026-10-21T00:40:36Z">
        <w:r w:rsidRPr="00493E39">
          <w:rPr>
            <w:lang w:val="pt-BR"/>
          </w:rPr>
          <w:t xml:space="preserve">em primeiro e segundo efeito</w:t>
        </w:r>
      </w:ins>
    </w:p>
    <w:p w14:paraId="71D1CDA7" w14:textId="77777777" w:rsidR="00D64459" w:rsidRPr="00493E39" w:rsidRDefault="008B2120">
      <w:pPr>
        <w:rPr>
          <w:lang w:val="pt-BR"/>
        </w:rPr>
      </w:pPr>
      <w:r w:rsidRPr="00493E39">
        <w:rPr>
          <w:lang w:val="pt-BR"/>
        </w:rPr>
        <w:t>Tabela 6 – Data de quebra estimada pelos dados</w:t>
      </w:r>
    </w:p>
    <w:p w14:paraId="18CB62F3" w14:textId="77777777" w:rsidR="00D64459" w:rsidRPr="00493E39" w:rsidRDefault="008B2120">
      <w:pPr>
        <w:rPr>
          <w:lang w:val="pt-BR"/>
        </w:rPr>
      </w:pPr>
      <w:r w:rsidRPr="00493E39">
        <w:rPr>
          <w:lang w:val="pt-BR"/>
        </w:rPr>
        <w:t>Tabela 7 – Teste de autocorrelação residual da gasolina na refinaria, por subamostra</w:t>
      </w:r>
    </w:p>
    <w:p w14:paraId="5BA76036" w14:textId="77777777" w:rsidR="00D64459" w:rsidRPr="00493E39" w:rsidRDefault="008B2120">
      <w:pPr>
        <w:rPr>
          <w:lang w:val="pt-BR"/>
        </w:rPr>
      </w:pPr>
      <w:r w:rsidRPr="00493E39">
        <w:rPr>
          <w:lang w:val="pt-BR"/>
        </w:rPr>
        <w:t>Tabela 8 – O repasse estimado e a literatura, por alta de 10% no preço do petróleo</w:t>
      </w:r>
    </w:p>
    <w:p w14:paraId="4D9FD1AE" w14:textId="77777777" w:rsidR="00D64459" w:rsidRPr="00493E39" w:rsidRDefault="008B2120">
      <w:pPr>
        <w:rPr>
          <w:lang w:val="pt-BR"/>
        </w:rPr>
      </w:pPr>
      <w:r w:rsidRPr="00493E39">
        <w:rPr>
          <w:lang w:val="pt-BR"/>
        </w:rPr>
        <w:t>Tabela G.1 – Estatística F de primeiro estágio, horizonte de impacto</w:t>
      </w:r>
    </w:p>
    <w:p w14:paraId="073BCC0B" w14:textId="77777777" w:rsidR="00D64459" w:rsidRPr="00493E39" w:rsidRDefault="008B2120">
      <w:pPr>
        <w:rPr>
          <w:lang w:val="pt-BR"/>
        </w:rPr>
      </w:pPr>
      <w:r w:rsidRPr="00493E39">
        <w:rPr>
          <w:lang w:val="pt-BR"/>
        </w:rPr>
        <w:t>Tabela G.2 – Forma reduzida sobre a margem de refino da gasolina</w:t>
      </w:r>
    </w:p>
    <w:p w14:paraId="1C0F6E95" w14:textId="77777777" w:rsidR="00D64459" w:rsidRPr="00493E39" w:rsidRDefault="008B2120">
      <w:pPr>
        <w:rPr>
          <w:lang w:val="pt-BR"/>
        </w:rPr>
      </w:pPr>
      <w:r w:rsidRPr="00493E39">
        <w:rPr>
          <w:lang w:val="pt-BR"/>
        </w:rPr>
        <w:t>Tabela H.1 – Contribuição dos choques de petróleo ao IPCA por ano civil, 2020 a 2022</w:t>
      </w:r>
    </w:p>
    <w:p w14:paraId="17120088" w14:textId="77777777" w:rsidR="00D64459" w:rsidRPr="00493E39" w:rsidRDefault="008B2120">
      <w:pPr>
        <w:rPr>
          <w:lang w:val="pt-BR"/>
        </w:rPr>
      </w:pPr>
      <w:r w:rsidRPr="00493E39">
        <w:rPr>
          <w:lang w:val="pt-BR"/>
        </w:rPr>
        <w:t xml:space="preserve">Tabela H.2 – Resposta acumulada por regime, </w:t>
      </w:r>
      <w:del w:id="6765" w:author="Claude" w:date="2026-10-15T20:54:04Z">
        <w:r w:rsidRPr="00493E39">
          <w:rPr>
            <w:lang w:val="pt-BR"/>
          </w:rPr>
          <w:delText xml:space="preserve">subgrupos que excluem combustíveis</w:delText>
        </w:r>
      </w:del>
      <w:ins w:id="6766" w:author="Claude" w:date="2026-10-15T20:54:04Z">
        <w:r w:rsidRPr="00493E39">
          <w:rPr>
            <w:lang w:val="pt-BR"/>
          </w:rPr>
          <w:t xml:space="preserve">subgrupos que excluem gasolina e diesel</w:t>
        </w:r>
      </w:ins>
    </w:p>
    <w:p w14:paraId="28AB0FF0" w14:textId="77777777" w:rsidR="00D64459" w:rsidRPr="00493E39" w:rsidRDefault="008B2120">
      <w:pPr>
        <w:rPr>
          <w:lang w:val="pt-BR"/>
        </w:rPr>
      </w:pPr>
      <w:r w:rsidRPr="00493E39">
        <w:rPr>
          <w:lang w:val="pt-BR"/>
        </w:rPr>
        <w:t>Tabela I.1 – Repasse do preço internacional ao varejo de gasolina, América Latina e Caribe, abril de 2020 a junho de 2022</w:t>
      </w:r>
    </w:p>
    <w:p w14:paraId="458F3C4F" w14:textId="77777777" w:rsidR="00D64459" w:rsidRPr="00493E39" w:rsidRDefault="008B2120">
      <w:pPr>
        <w:rPr>
          <w:lang w:val="pt-BR"/>
        </w:rPr>
      </w:pPr>
      <w:r w:rsidRPr="00493E39">
        <w:rPr>
          <w:lang w:val="pt-BR"/>
        </w:rPr>
        <w:t>Tabela I.2 – Distribuição do repasse por regra de preço, 65 economias</w:t>
      </w:r>
    </w:p>
    <w:p w14:paraId="23097F8A" w14:textId="77777777" w:rsidR="00D64459" w:rsidRPr="00493E39" w:rsidRDefault="008B2120">
      <w:pPr>
        <w:rPr>
          <w:lang w:val="pt-BR"/>
        </w:rPr>
      </w:pPr>
      <w:r w:rsidRPr="00493E39">
        <w:rPr>
          <w:lang w:val="pt-BR"/>
        </w:rPr>
        <w:br w:type="page"/>
      </w:r>
    </w:p>
    <w:p w14:paraId="3E6E86A2" w14:textId="77777777" w:rsidR="00D64459" w:rsidRPr="00493E39" w:rsidRDefault="008B2120">
      <w:pPr>
        <w:spacing w:after="360"/>
        <w:jc w:val="center"/>
        <w:rPr>
          <w:lang w:val="pt-BR"/>
        </w:rPr>
      </w:pPr>
      <w:r w:rsidRPr="00493E39">
        <w:rPr>
          <w:b/>
          <w:lang w:val="pt-BR"/>
        </w:rPr>
        <w:lastRenderedPageBreak/>
        <w:t>LISTA DE ABREVIATURAS E SIGLAS</w:t>
      </w:r>
    </w:p>
    <w:p w14:paraId="312FC2DA" w14:textId="77777777" w:rsidR="00D64459" w:rsidRPr="00493E39" w:rsidRDefault="008B2120">
      <w:pPr>
        <w:tabs>
          <w:tab w:val="left" w:pos="1701"/>
        </w:tabs>
        <w:rPr>
          <w:lang w:val="pt-BR"/>
        </w:rPr>
      </w:pPr>
      <w:r w:rsidRPr="00493E39">
        <w:rPr>
          <w:lang w:val="pt-BR"/>
        </w:rPr>
        <w:t>ADF</w:t>
      </w:r>
      <w:r w:rsidRPr="00493E39">
        <w:rPr>
          <w:lang w:val="pt-BR"/>
        </w:rPr>
        <w:tab/>
        <w:t>Teste de Dickey-Fuller aumentado</w:t>
      </w:r>
    </w:p>
    <w:p w14:paraId="10530269" w14:textId="77777777" w:rsidR="00D64459" w:rsidRPr="00493E39" w:rsidRDefault="008B2120">
      <w:pPr>
        <w:tabs>
          <w:tab w:val="left" w:pos="1701"/>
        </w:tabs>
        <w:rPr>
          <w:lang w:val="pt-BR"/>
        </w:rPr>
      </w:pPr>
      <w:r w:rsidRPr="00493E39">
        <w:rPr>
          <w:lang w:val="pt-BR"/>
        </w:rPr>
        <w:t>ANP</w:t>
      </w:r>
      <w:r w:rsidRPr="00493E39">
        <w:rPr>
          <w:lang w:val="pt-BR"/>
        </w:rPr>
        <w:tab/>
        <w:t>Agência Nacional do Petróleo, Gás Natural e Biocombustíveis</w:t>
      </w:r>
    </w:p>
    <w:p w14:paraId="5B90281F" w14:textId="77777777" w:rsidR="00D64459" w:rsidRPr="00493E39" w:rsidRDefault="008B2120">
      <w:pPr>
        <w:tabs>
          <w:tab w:val="left" w:pos="1701"/>
        </w:tabs>
        <w:rPr>
          <w:lang w:val="pt-BR"/>
        </w:rPr>
      </w:pPr>
      <w:r w:rsidRPr="00493E39">
        <w:rPr>
          <w:lang w:val="pt-BR"/>
        </w:rPr>
        <w:t>AR</w:t>
      </w:r>
      <w:r w:rsidRPr="00493E39">
        <w:rPr>
          <w:lang w:val="pt-BR"/>
        </w:rPr>
        <w:tab/>
        <w:t>Anderson-Rubin</w:t>
      </w:r>
    </w:p>
    <w:p w14:paraId="44600D05" w14:textId="77777777" w:rsidR="00D64459" w:rsidRPr="00493E39" w:rsidRDefault="008B2120">
      <w:pPr>
        <w:tabs>
          <w:tab w:val="left" w:pos="1701"/>
        </w:tabs>
        <w:rPr>
          <w:lang w:val="pt-BR"/>
        </w:rPr>
      </w:pPr>
      <w:r w:rsidRPr="00493E39">
        <w:rPr>
          <w:lang w:val="pt-BR"/>
        </w:rPr>
        <w:t>BCB</w:t>
      </w:r>
      <w:r w:rsidRPr="00493E39">
        <w:rPr>
          <w:lang w:val="pt-BR"/>
        </w:rPr>
        <w:tab/>
        <w:t>Banco Central do Brasil</w:t>
      </w:r>
    </w:p>
    <w:p w14:paraId="33E057E7" w14:textId="77777777" w:rsidR="00D64459" w:rsidRPr="00493E39" w:rsidRDefault="008B2120">
      <w:pPr>
        <w:tabs>
          <w:tab w:val="left" w:pos="1701"/>
        </w:tabs>
        <w:rPr>
          <w:lang w:val="pt-BR"/>
        </w:rPr>
      </w:pPr>
      <w:r w:rsidRPr="00493E39">
        <w:rPr>
          <w:lang w:val="pt-BR"/>
        </w:rPr>
        <w:t>Copom</w:t>
      </w:r>
      <w:r w:rsidRPr="00493E39">
        <w:rPr>
          <w:lang w:val="pt-BR"/>
        </w:rPr>
        <w:tab/>
        <w:t>Comitê de Política Monetária</w:t>
      </w:r>
    </w:p>
    <w:p w14:paraId="4098FFA7" w14:textId="77777777" w:rsidR="00D64459" w:rsidRPr="00493E39" w:rsidRDefault="008B2120">
      <w:pPr>
        <w:tabs>
          <w:tab w:val="left" w:pos="1701"/>
        </w:tabs>
        <w:rPr>
          <w:lang w:val="pt-BR"/>
        </w:rPr>
      </w:pPr>
      <w:r w:rsidRPr="00493E39">
        <w:rPr>
          <w:lang w:val="pt-BR"/>
        </w:rPr>
        <w:t>EIA</w:t>
      </w:r>
      <w:r w:rsidRPr="00493E39">
        <w:rPr>
          <w:lang w:val="pt-BR"/>
        </w:rPr>
        <w:tab/>
        <w:t>U.S. Energy Information Administration</w:t>
      </w:r>
    </w:p>
    <w:p w14:paraId="48946F20" w14:textId="77777777" w:rsidR="00D64459" w:rsidRPr="00493E39" w:rsidRDefault="008B2120">
      <w:pPr>
        <w:tabs>
          <w:tab w:val="left" w:pos="1701"/>
        </w:tabs>
      </w:pPr>
      <w:r w:rsidRPr="00493E39">
        <w:t>FWL</w:t>
      </w:r>
      <w:r w:rsidRPr="00493E39">
        <w:tab/>
        <w:t>Frisch-Waugh-Lovell</w:t>
      </w:r>
    </w:p>
    <w:p w14:paraId="01780714" w14:textId="77777777" w:rsidR="00D64459" w:rsidRPr="00493E39" w:rsidRDefault="008B2120">
      <w:pPr>
        <w:tabs>
          <w:tab w:val="left" w:pos="1701"/>
        </w:tabs>
      </w:pPr>
      <w:r w:rsidRPr="00493E39">
        <w:t>HAC</w:t>
      </w:r>
      <w:r w:rsidRPr="00493E39">
        <w:tab/>
        <w:t>Heteroskedasticity and Autocorrelation Consistent</w:t>
      </w:r>
    </w:p>
    <w:p w14:paraId="74B445AE" w14:textId="77777777" w:rsidR="00D64459" w:rsidRPr="00493E39" w:rsidRDefault="008B2120">
      <w:pPr>
        <w:tabs>
          <w:tab w:val="left" w:pos="1701"/>
        </w:tabs>
        <w:rPr>
          <w:lang w:val="pt-BR"/>
        </w:rPr>
      </w:pPr>
      <w:r w:rsidRPr="00493E39">
        <w:rPr>
          <w:lang w:val="pt-BR"/>
        </w:rPr>
        <w:t>IBC-Br</w:t>
      </w:r>
      <w:r w:rsidRPr="00493E39">
        <w:rPr>
          <w:lang w:val="pt-BR"/>
        </w:rPr>
        <w:tab/>
        <w:t>Índice de Atividade Econômica do Banco Central</w:t>
      </w:r>
    </w:p>
    <w:p w14:paraId="42E225FD" w14:textId="77777777" w:rsidR="00D64459" w:rsidRPr="00493E39" w:rsidRDefault="008B2120">
      <w:pPr>
        <w:tabs>
          <w:tab w:val="left" w:pos="1701"/>
        </w:tabs>
        <w:rPr>
          <w:lang w:val="pt-BR"/>
        </w:rPr>
      </w:pPr>
      <w:r w:rsidRPr="00493E39">
        <w:rPr>
          <w:lang w:val="pt-BR"/>
        </w:rPr>
        <w:t>IBGE</w:t>
      </w:r>
      <w:r w:rsidRPr="00493E39">
        <w:rPr>
          <w:lang w:val="pt-BR"/>
        </w:rPr>
        <w:tab/>
        <w:t>Instituto Brasileiro de Geografia e Estatística</w:t>
      </w:r>
    </w:p>
    <w:p w14:paraId="78D83100" w14:textId="77777777" w:rsidR="00D64459" w:rsidRPr="00493E39" w:rsidRDefault="008B2120">
      <w:pPr>
        <w:tabs>
          <w:tab w:val="left" w:pos="1701"/>
        </w:tabs>
        <w:rPr>
          <w:lang w:val="pt-BR"/>
        </w:rPr>
      </w:pPr>
      <w:r w:rsidRPr="00493E39">
        <w:rPr>
          <w:lang w:val="pt-BR"/>
        </w:rPr>
        <w:t>IPCA</w:t>
      </w:r>
      <w:r w:rsidRPr="00493E39">
        <w:rPr>
          <w:lang w:val="pt-BR"/>
        </w:rPr>
        <w:tab/>
        <w:t>Índice Nacional de Preços ao Consumidor Amplo</w:t>
      </w:r>
    </w:p>
    <w:p w14:paraId="18DCC1E4" w14:textId="77777777" w:rsidR="00D64459" w:rsidRPr="00493E39" w:rsidRDefault="008B2120">
      <w:pPr>
        <w:tabs>
          <w:tab w:val="left" w:pos="1701"/>
        </w:tabs>
        <w:rPr>
          <w:lang w:val="pt-BR"/>
        </w:rPr>
      </w:pPr>
      <w:r w:rsidRPr="00493E39">
        <w:rPr>
          <w:lang w:val="pt-BR"/>
        </w:rPr>
        <w:t>LP</w:t>
      </w:r>
      <w:r w:rsidRPr="00493E39">
        <w:rPr>
          <w:lang w:val="pt-BR"/>
        </w:rPr>
        <w:tab/>
        <w:t>Local Projections (projeções locais)</w:t>
      </w:r>
    </w:p>
    <w:p w14:paraId="68070917" w14:textId="77777777" w:rsidR="00D64459" w:rsidRPr="00493E39" w:rsidRDefault="008B2120">
      <w:pPr>
        <w:tabs>
          <w:tab w:val="left" w:pos="1701"/>
        </w:tabs>
        <w:rPr>
          <w:lang w:val="pt-BR"/>
        </w:rPr>
      </w:pPr>
      <w:r w:rsidRPr="00493E39">
        <w:rPr>
          <w:lang w:val="pt-BR"/>
        </w:rPr>
        <w:t>LP-IV</w:t>
      </w:r>
      <w:r w:rsidRPr="00493E39">
        <w:rPr>
          <w:lang w:val="pt-BR"/>
        </w:rPr>
        <w:tab/>
        <w:t>Projeções locais com variável instrumental</w:t>
      </w:r>
    </w:p>
    <w:p w14:paraId="70F49936" w14:textId="77777777" w:rsidR="00D64459" w:rsidRPr="00493E39" w:rsidRDefault="008B2120">
      <w:pPr>
        <w:tabs>
          <w:tab w:val="left" w:pos="1701"/>
        </w:tabs>
        <w:rPr>
          <w:lang w:val="pt-BR"/>
        </w:rPr>
      </w:pPr>
      <w:r w:rsidRPr="00493E39">
        <w:rPr>
          <w:lang w:val="pt-BR"/>
        </w:rPr>
        <w:t>OPEP</w:t>
      </w:r>
      <w:r w:rsidRPr="00493E39">
        <w:rPr>
          <w:lang w:val="pt-BR"/>
        </w:rPr>
        <w:tab/>
        <w:t>Organização dos Países Exportadores de Petróleo</w:t>
      </w:r>
    </w:p>
    <w:p w14:paraId="72A68EFF" w14:textId="77777777" w:rsidR="00D64459" w:rsidRPr="00493E39" w:rsidRDefault="008B2120">
      <w:pPr>
        <w:tabs>
          <w:tab w:val="left" w:pos="1701"/>
        </w:tabs>
        <w:rPr>
          <w:lang w:val="pt-BR"/>
        </w:rPr>
      </w:pPr>
      <w:commentRangeStart w:id="12"/>
      <w:commentRangeStart w:id="13"/>
      <w:commentRangeStart w:id="14"/>
      <w:r w:rsidRPr="00493E39">
        <w:rPr>
          <w:lang w:val="pt-BR"/>
        </w:rPr>
        <w:t>PPI</w:t>
      </w:r>
      <w:r w:rsidRPr="00493E39">
        <w:rPr>
          <w:lang w:val="pt-BR"/>
        </w:rPr>
        <w:tab/>
        <w:t>Preço de Paridade de Importação</w:t>
      </w:r>
      <w:commentRangeEnd w:id="12"/>
      <w:r w:rsidRPr="00493E39">
        <w:rPr>
          <w:rStyle w:val="CommentReference"/>
          <w:sz w:val="24"/>
          <w:szCs w:val="24"/>
          <w:lang w:val="pt-BR"/>
        </w:rPr>
        <w:commentReference w:id="12"/>
      </w:r>
      <w:commentRangeEnd w:id="13"/>
      <w:r w:rsidR="00E00F20" w:rsidRPr="00493E39">
        <w:rPr>
          <w:rStyle w:val="CommentReference"/>
          <w:sz w:val="24"/>
          <w:szCs w:val="24"/>
          <w:lang w:val="pt-BR"/>
        </w:rPr>
        <w:commentReference w:id="13"/>
      </w:r>
      <w:commentRangeEnd w:id="14"/>
      <w:r w:rsidR="00962AB9" w:rsidRPr="00493E39">
        <w:rPr>
          <w:rStyle w:val="CommentReference"/>
          <w:sz w:val="24"/>
          <w:szCs w:val="24"/>
          <w:lang w:val="pt-BR"/>
        </w:rPr>
        <w:commentReference w:id="14"/>
      </w:r>
    </w:p>
    <w:p w14:paraId="7AC8B981" w14:textId="77777777" w:rsidR="00D64459" w:rsidRPr="00493E39" w:rsidRDefault="008B2120">
      <w:pPr>
        <w:tabs>
          <w:tab w:val="left" w:pos="1701"/>
        </w:tabs>
        <w:rPr>
          <w:lang w:val="pt-BR"/>
        </w:rPr>
      </w:pPr>
      <w:r w:rsidRPr="00493E39">
        <w:rPr>
          <w:lang w:val="pt-BR"/>
        </w:rPr>
        <w:t>SGS</w:t>
      </w:r>
      <w:r w:rsidRPr="00493E39">
        <w:rPr>
          <w:lang w:val="pt-BR"/>
        </w:rPr>
        <w:tab/>
        <w:t>Sistema Gerenciador de Séries Temporais do Banco Central</w:t>
      </w:r>
    </w:p>
    <w:p w14:paraId="01818739" w14:textId="77777777" w:rsidR="00D64459" w:rsidRPr="00493E39" w:rsidRDefault="008B2120">
      <w:pPr>
        <w:tabs>
          <w:tab w:val="left" w:pos="1701"/>
        </w:tabs>
        <w:rPr>
          <w:lang w:val="pt-BR"/>
        </w:rPr>
      </w:pPr>
      <w:r w:rsidRPr="00493E39">
        <w:rPr>
          <w:lang w:val="pt-BR"/>
        </w:rPr>
        <w:t>2SLS</w:t>
      </w:r>
      <w:r w:rsidRPr="00493E39">
        <w:rPr>
          <w:lang w:val="pt-BR"/>
        </w:rPr>
        <w:tab/>
        <w:t>Mínimos quadrados em dois estágios</w:t>
      </w:r>
    </w:p>
    <w:p w14:paraId="612D44D6" w14:textId="77777777" w:rsidR="00D64459" w:rsidRPr="00493E39" w:rsidRDefault="008B2120">
      <w:pPr>
        <w:rPr>
          <w:lang w:val="pt-BR"/>
        </w:rPr>
      </w:pPr>
      <w:r w:rsidRPr="00493E39">
        <w:rPr>
          <w:lang w:val="pt-BR"/>
        </w:rPr>
        <w:br w:type="page"/>
      </w:r>
    </w:p>
    <w:p w14:paraId="20B6A940" w14:textId="77777777" w:rsidR="00D64459" w:rsidRPr="00493E39" w:rsidRDefault="008B2120">
      <w:pPr>
        <w:spacing w:after="360"/>
        <w:jc w:val="center"/>
        <w:rPr>
          <w:lang w:val="pt-BR"/>
        </w:rPr>
      </w:pPr>
      <w:commentRangeStart w:id="15"/>
      <w:commentRangeStart w:id="16"/>
      <w:r w:rsidRPr="00493E39">
        <w:rPr>
          <w:b/>
          <w:lang w:val="pt-BR"/>
        </w:rPr>
        <w:lastRenderedPageBreak/>
        <w:t>SUMÁRIO</w:t>
      </w:r>
      <w:commentRangeEnd w:id="15"/>
      <w:r w:rsidRPr="00493E39">
        <w:rPr>
          <w:rStyle w:val="CommentReference"/>
          <w:sz w:val="24"/>
          <w:szCs w:val="24"/>
          <w:lang w:val="pt-BR"/>
        </w:rPr>
        <w:commentReference w:id="15"/>
      </w:r>
      <w:commentRangeEnd w:id="16"/>
      <w:r w:rsidR="00962AB9" w:rsidRPr="00493E39">
        <w:rPr>
          <w:rStyle w:val="CommentReference"/>
          <w:sz w:val="24"/>
          <w:szCs w:val="24"/>
          <w:lang w:val="pt-BR"/>
        </w:rPr>
        <w:commentReference w:id="16"/>
      </w:r>
    </w:p>
    <w:p w14:paraId="1A87C396" w14:textId="613A746C" w:rsidR="00D34F92" w:rsidRPr="00493E39" w:rsidRDefault="008B2120">
      <w:pPr>
        <w:pStyle w:val="TOC1"/>
        <w:tabs>
          <w:tab w:val="right" w:leader="dot" w:pos="9071"/>
        </w:tabs>
        <w:rPr>
          <w:noProof/>
          <w:kern w:val="2"/>
          <w:lang w:val="pt-BR" w:eastAsia="pt-BR"/>
          <w14:ligatures w14:val="standardContextual"/>
        </w:rPr>
      </w:pPr>
      <w:hyperlink w:anchor="_TocReviewed_197" w:history="1">
        <w:r w:rsidRPr="00493E39">
          <w:rPr>
            <w:noProof/>
            <w:lang w:val="pt-BR"/>
          </w:rPr>
          <w:t>1 INTRODUÇÃO</w:t>
        </w:r>
        <w:r w:rsidRPr="00493E39">
          <w:rPr>
            <w:noProof/>
            <w:lang w:val="pt-BR"/>
          </w:rPr>
          <w:tab/>
        </w:r>
        <w:r w:rsidRPr="00493E39">
          <w:rPr>
            <w:noProof/>
          </w:rPr>
          <w:fldChar w:fldCharType="begin"/>
        </w:r>
        <w:r w:rsidRPr="00493E39">
          <w:rPr>
            <w:noProof/>
            <w:lang w:val="pt-BR"/>
          </w:rPr>
          <w:instrText xml:space="preserve"> PAGEREF _TocReviewed_197 \h </w:instrText>
        </w:r>
        <w:r w:rsidRPr="00493E39">
          <w:rPr>
            <w:noProof/>
          </w:rPr>
        </w:r>
        <w:r w:rsidRPr="00493E39">
          <w:rPr>
            <w:noProof/>
          </w:rPr>
          <w:fldChar w:fldCharType="separate"/>
        </w:r>
        <w:r w:rsidR="000B39AF" w:rsidRPr="00493E39">
          <w:rPr>
            <w:noProof/>
            <w:lang w:val="pt-BR"/>
          </w:rPr>
          <w:t>12</w:t>
        </w:r>
        <w:r w:rsidRPr="00493E39">
          <w:rPr>
            <w:noProof/>
          </w:rPr>
          <w:fldChar w:fldCharType="end"/>
        </w:r>
      </w:hyperlink>
    </w:p>
    <w:p w14:paraId="656701F8" w14:textId="6E018AC4" w:rsidR="00D34F92" w:rsidRPr="00493E39" w:rsidRDefault="00D34F92">
      <w:pPr>
        <w:pStyle w:val="TOC1"/>
        <w:tabs>
          <w:tab w:val="right" w:leader="dot" w:pos="9071"/>
        </w:tabs>
        <w:rPr>
          <w:noProof/>
          <w:kern w:val="2"/>
          <w:lang w:val="pt-BR" w:eastAsia="pt-BR"/>
          <w14:ligatures w14:val="standardContextual"/>
        </w:rPr>
      </w:pPr>
      <w:hyperlink w:anchor="_TocReviewed_209" w:history="1">
        <w:r w:rsidRPr="00493E39">
          <w:rPr>
            <w:noProof/>
            <w:lang w:val="pt-BR"/>
          </w:rPr>
          <w:t>2 REFERENCIAL TEÓRICO</w:t>
        </w:r>
        <w:r w:rsidRPr="00493E39">
          <w:rPr>
            <w:noProof/>
            <w:lang w:val="pt-BR"/>
          </w:rPr>
          <w:tab/>
        </w:r>
        <w:r w:rsidRPr="00493E39">
          <w:rPr>
            <w:noProof/>
          </w:rPr>
          <w:fldChar w:fldCharType="begin"/>
        </w:r>
        <w:r w:rsidRPr="00493E39">
          <w:rPr>
            <w:noProof/>
            <w:lang w:val="pt-BR"/>
          </w:rPr>
          <w:instrText xml:space="preserve"> PAGEREF _TocReviewed_209 \h </w:instrText>
        </w:r>
        <w:r w:rsidRPr="00493E39">
          <w:rPr>
            <w:noProof/>
          </w:rPr>
        </w:r>
        <w:r w:rsidRPr="00493E39">
          <w:rPr>
            <w:noProof/>
          </w:rPr>
          <w:fldChar w:fldCharType="separate"/>
        </w:r>
        <w:del w:id="5649" w:author="Claude" w:date="2026-10-15T20:50:08Z">
          <w:r w:rsidR="000B39AF" w:rsidRPr="00493E39">
            <w:rPr>
              <w:noProof/>
              <w:lang w:val="pt-BR"/>
            </w:rPr>
            <w:delText>13</w:delText>
          </w:r>
        </w:del>
        <w:ins w:id="5650" w:author="Claude" w:date="2026-10-15T20:50:08Z">
          <w:r w:rsidR="000B39AF" w:rsidRPr="00493E39">
            <w:rPr>
              <w:noProof/>
              <w:lang w:val="pt-BR"/>
            </w:rPr>
            <w:t xml:space="preserve">15</w:t>
          </w:r>
        </w:ins>
        <w:r w:rsidRPr="00493E39">
          <w:rPr>
            <w:noProof/>
          </w:rPr>
          <w:fldChar w:fldCharType="end"/>
        </w:r>
      </w:hyperlink>
    </w:p>
    <w:p w14:paraId="3BC374F0" w14:textId="757602FF" w:rsidR="00D34F92" w:rsidRPr="00493E39" w:rsidRDefault="00D34F92">
      <w:pPr>
        <w:pStyle w:val="TOC2"/>
        <w:tabs>
          <w:tab w:val="right" w:leader="dot" w:pos="9071"/>
        </w:tabs>
        <w:rPr>
          <w:noProof/>
          <w:kern w:val="2"/>
          <w:lang w:val="pt-BR" w:eastAsia="pt-BR"/>
          <w14:ligatures w14:val="standardContextual"/>
        </w:rPr>
      </w:pPr>
      <w:hyperlink w:anchor="_TocReviewed_210" w:history="1">
        <w:r w:rsidRPr="00493E39">
          <w:rPr>
            <w:noProof/>
            <w:lang w:val="pt-BR"/>
          </w:rPr>
          <w:t>2.1 O repasse do petróleo à inflação</w:t>
        </w:r>
        <w:r w:rsidRPr="00493E39">
          <w:rPr>
            <w:noProof/>
            <w:lang w:val="pt-BR"/>
          </w:rPr>
          <w:tab/>
        </w:r>
        <w:r w:rsidRPr="00493E39">
          <w:rPr>
            <w:noProof/>
          </w:rPr>
          <w:fldChar w:fldCharType="begin"/>
        </w:r>
        <w:r w:rsidRPr="00493E39">
          <w:rPr>
            <w:noProof/>
            <w:lang w:val="pt-BR"/>
          </w:rPr>
          <w:instrText xml:space="preserve"> PAGEREF _TocReviewed_210 \h </w:instrText>
        </w:r>
        <w:r w:rsidRPr="00493E39">
          <w:rPr>
            <w:noProof/>
          </w:rPr>
        </w:r>
        <w:r w:rsidRPr="00493E39">
          <w:rPr>
            <w:noProof/>
          </w:rPr>
          <w:fldChar w:fldCharType="separate"/>
        </w:r>
        <w:del w:id="5651" w:author="Claude" w:date="2026-10-15T20:50:08Z">
          <w:r w:rsidR="000B39AF" w:rsidRPr="00493E39">
            <w:rPr>
              <w:noProof/>
              <w:lang w:val="pt-BR"/>
            </w:rPr>
            <w:delText>13</w:delText>
          </w:r>
        </w:del>
        <w:ins w:id="5652" w:author="Claude" w:date="2026-10-15T20:50:08Z">
          <w:r w:rsidR="000B39AF" w:rsidRPr="00493E39">
            <w:rPr>
              <w:noProof/>
              <w:lang w:val="pt-BR"/>
            </w:rPr>
            <w:t xml:space="preserve">15</w:t>
          </w:r>
        </w:ins>
        <w:r w:rsidRPr="00493E39">
          <w:rPr>
            <w:noProof/>
          </w:rPr>
          <w:fldChar w:fldCharType="end"/>
        </w:r>
      </w:hyperlink>
    </w:p>
    <w:p w14:paraId="5469FFF7" w14:textId="4B5DE54D" w:rsidR="00D34F92" w:rsidRPr="00493E39" w:rsidRDefault="00D34F92">
      <w:pPr>
        <w:pStyle w:val="TOC2"/>
        <w:tabs>
          <w:tab w:val="right" w:leader="dot" w:pos="9071"/>
        </w:tabs>
        <w:rPr>
          <w:noProof/>
          <w:kern w:val="2"/>
          <w:lang w:val="pt-BR" w:eastAsia="pt-BR"/>
          <w14:ligatures w14:val="standardContextual"/>
        </w:rPr>
      </w:pPr>
      <w:hyperlink w:anchor="_TocReviewed_218" w:history="1">
        <w:r w:rsidRPr="00493E39">
          <w:rPr>
            <w:noProof/>
            <w:lang w:val="pt-BR"/>
          </w:rPr>
          <w:t>2.2 Nem todo choque de petróleo é igual</w:t>
        </w:r>
        <w:r w:rsidRPr="00493E39">
          <w:rPr>
            <w:noProof/>
            <w:lang w:val="pt-BR"/>
          </w:rPr>
          <w:tab/>
        </w:r>
        <w:r w:rsidRPr="00493E39">
          <w:rPr>
            <w:noProof/>
          </w:rPr>
          <w:fldChar w:fldCharType="begin"/>
        </w:r>
        <w:r w:rsidRPr="00493E39">
          <w:rPr>
            <w:noProof/>
            <w:lang w:val="pt-BR"/>
          </w:rPr>
          <w:instrText xml:space="preserve"> PAGEREF _TocReviewed_218 \h </w:instrText>
        </w:r>
        <w:r w:rsidRPr="00493E39">
          <w:rPr>
            <w:noProof/>
          </w:rPr>
        </w:r>
        <w:r w:rsidRPr="00493E39">
          <w:rPr>
            <w:noProof/>
          </w:rPr>
          <w:fldChar w:fldCharType="separate"/>
        </w:r>
        <w:del w:id="5653" w:author="Claude" w:date="2026-10-15T20:50:08Z">
          <w:r w:rsidR="000B39AF" w:rsidRPr="00493E39">
            <w:rPr>
              <w:noProof/>
              <w:lang w:val="pt-BR"/>
            </w:rPr>
            <w:delText>14</w:delText>
          </w:r>
        </w:del>
        <w:ins w:id="5654" w:author="Claude" w:date="2026-10-15T20:50:08Z">
          <w:r w:rsidR="000B39AF" w:rsidRPr="00493E39">
            <w:rPr>
              <w:noProof/>
              <w:lang w:val="pt-BR"/>
            </w:rPr>
            <w:t xml:space="preserve">16</w:t>
          </w:r>
        </w:ins>
        <w:r w:rsidRPr="00493E39">
          <w:rPr>
            <w:noProof/>
          </w:rPr>
          <w:fldChar w:fldCharType="end"/>
        </w:r>
      </w:hyperlink>
    </w:p>
    <w:p w14:paraId="018D8C56" w14:textId="6C328DC4" w:rsidR="00D34F92" w:rsidRPr="00493E39" w:rsidRDefault="00D34F92">
      <w:pPr>
        <w:pStyle w:val="TOC2"/>
        <w:tabs>
          <w:tab w:val="right" w:leader="dot" w:pos="9071"/>
        </w:tabs>
        <w:rPr>
          <w:noProof/>
          <w:kern w:val="2"/>
          <w:lang w:val="pt-BR" w:eastAsia="pt-BR"/>
          <w14:ligatures w14:val="standardContextual"/>
        </w:rPr>
      </w:pPr>
      <w:hyperlink w:anchor="_TocReviewed_224" w:history="1">
        <w:r w:rsidRPr="00493E39">
          <w:rPr>
            <w:noProof/>
            <w:lang w:val="pt-BR"/>
          </w:rPr>
          <w:t>2.3 Preços de combustíveis no Brasil: da contenção à paridade</w:t>
        </w:r>
        <w:r w:rsidRPr="00493E39">
          <w:rPr>
            <w:noProof/>
            <w:lang w:val="pt-BR"/>
          </w:rPr>
          <w:tab/>
        </w:r>
        <w:r w:rsidRPr="00493E39">
          <w:rPr>
            <w:noProof/>
          </w:rPr>
          <w:fldChar w:fldCharType="begin"/>
        </w:r>
        <w:r w:rsidRPr="00493E39">
          <w:rPr>
            <w:noProof/>
            <w:lang w:val="pt-BR"/>
          </w:rPr>
          <w:instrText xml:space="preserve"> PAGEREF _TocReviewed_224 \h </w:instrText>
        </w:r>
        <w:r w:rsidRPr="00493E39">
          <w:rPr>
            <w:noProof/>
          </w:rPr>
        </w:r>
        <w:r w:rsidRPr="00493E39">
          <w:rPr>
            <w:noProof/>
          </w:rPr>
          <w:fldChar w:fldCharType="separate"/>
        </w:r>
        <w:del w:id="5655" w:author="Claude" w:date="2026-10-15T20:50:08Z">
          <w:r w:rsidR="000B39AF" w:rsidRPr="00493E39">
            <w:rPr>
              <w:noProof/>
              <w:lang w:val="pt-BR"/>
            </w:rPr>
            <w:delText>15</w:delText>
          </w:r>
        </w:del>
        <w:ins w:id="5656" w:author="Claude" w:date="2026-10-15T20:50:08Z">
          <w:r w:rsidR="000B39AF" w:rsidRPr="00493E39">
            <w:rPr>
              <w:noProof/>
              <w:lang w:val="pt-BR"/>
            </w:rPr>
            <w:t xml:space="preserve">17</w:t>
          </w:r>
        </w:ins>
        <w:r w:rsidRPr="00493E39">
          <w:rPr>
            <w:noProof/>
          </w:rPr>
          <w:fldChar w:fldCharType="end"/>
        </w:r>
      </w:hyperlink>
    </w:p>
    <w:p w14:paraId="2E4D7E68" w14:textId="6A758D64" w:rsidR="00D34F92" w:rsidRPr="00493E39" w:rsidRDefault="00D34F92">
      <w:pPr>
        <w:pStyle w:val="TOC2"/>
        <w:tabs>
          <w:tab w:val="right" w:leader="dot" w:pos="9071"/>
        </w:tabs>
        <w:rPr>
          <w:noProof/>
          <w:kern w:val="2"/>
          <w:lang w:val="pt-BR" w:eastAsia="pt-BR"/>
          <w14:ligatures w14:val="standardContextual"/>
        </w:rPr>
      </w:pPr>
      <w:hyperlink w:anchor="_TocReviewed_236" w:history="1">
        <w:r w:rsidRPr="00493E39">
          <w:rPr>
            <w:noProof/>
            <w:lang w:val="pt-BR"/>
          </w:rPr>
          <w:t>2.4 Projeções locais</w:t>
        </w:r>
        <w:r w:rsidRPr="00493E39">
          <w:rPr>
            <w:noProof/>
            <w:lang w:val="pt-BR"/>
          </w:rPr>
          <w:tab/>
        </w:r>
        <w:r w:rsidRPr="00493E39">
          <w:rPr>
            <w:noProof/>
          </w:rPr>
          <w:fldChar w:fldCharType="begin"/>
        </w:r>
        <w:r w:rsidRPr="00493E39">
          <w:rPr>
            <w:noProof/>
            <w:lang w:val="pt-BR"/>
          </w:rPr>
          <w:instrText xml:space="preserve"> PAGEREF _TocReviewed_236 \h </w:instrText>
        </w:r>
        <w:r w:rsidRPr="00493E39">
          <w:rPr>
            <w:noProof/>
          </w:rPr>
        </w:r>
        <w:r w:rsidRPr="00493E39">
          <w:rPr>
            <w:noProof/>
          </w:rPr>
          <w:fldChar w:fldCharType="separate"/>
        </w:r>
        <w:del w:id="5657" w:author="Claude" w:date="2026-10-15T20:50:08Z">
          <w:r w:rsidR="000B39AF" w:rsidRPr="00493E39">
            <w:rPr>
              <w:noProof/>
              <w:lang w:val="pt-BR"/>
            </w:rPr>
            <w:delText>17</w:delText>
          </w:r>
        </w:del>
        <w:ins w:id="5658" w:author="Claude" w:date="2026-10-15T20:50:08Z">
          <w:r w:rsidR="000B39AF" w:rsidRPr="00493E39">
            <w:rPr>
              <w:noProof/>
              <w:lang w:val="pt-BR"/>
            </w:rPr>
            <w:t xml:space="preserve">19</w:t>
          </w:r>
        </w:ins>
        <w:r w:rsidRPr="00493E39">
          <w:rPr>
            <w:noProof/>
          </w:rPr>
          <w:fldChar w:fldCharType="end"/>
        </w:r>
      </w:hyperlink>
    </w:p>
    <w:p w14:paraId="6DF73A57" w14:textId="3ABE1277" w:rsidR="00D34F92" w:rsidRPr="00493E39" w:rsidRDefault="00D34F92">
      <w:pPr>
        <w:pStyle w:val="TOC2"/>
        <w:tabs>
          <w:tab w:val="right" w:leader="dot" w:pos="9071"/>
        </w:tabs>
        <w:rPr>
          <w:noProof/>
          <w:kern w:val="2"/>
          <w:lang w:val="pt-BR" w:eastAsia="pt-BR"/>
          <w14:ligatures w14:val="standardContextual"/>
        </w:rPr>
      </w:pPr>
      <w:hyperlink w:anchor="_TocReviewed_242" w:history="1">
        <w:r w:rsidRPr="00493E39">
          <w:rPr>
            <w:noProof/>
            <w:lang w:val="pt-BR"/>
          </w:rPr>
          <w:t>2.5 Quebra estrutural e inferência robusta</w:t>
        </w:r>
        <w:r w:rsidRPr="00493E39">
          <w:rPr>
            <w:noProof/>
            <w:lang w:val="pt-BR"/>
          </w:rPr>
          <w:tab/>
        </w:r>
        <w:r w:rsidRPr="00493E39">
          <w:rPr>
            <w:noProof/>
          </w:rPr>
          <w:fldChar w:fldCharType="begin"/>
        </w:r>
        <w:r w:rsidRPr="00493E39">
          <w:rPr>
            <w:noProof/>
            <w:lang w:val="pt-BR"/>
          </w:rPr>
          <w:instrText xml:space="preserve"> PAGEREF _TocReviewed_242 \h </w:instrText>
        </w:r>
        <w:r w:rsidRPr="00493E39">
          <w:rPr>
            <w:noProof/>
          </w:rPr>
        </w:r>
        <w:r w:rsidRPr="00493E39">
          <w:rPr>
            <w:noProof/>
          </w:rPr>
          <w:fldChar w:fldCharType="separate"/>
        </w:r>
        <w:del w:id="5659" w:author="Claude" w:date="2026-10-15T20:50:08Z">
          <w:r w:rsidR="000B39AF" w:rsidRPr="00493E39">
            <w:rPr>
              <w:noProof/>
              <w:lang w:val="pt-BR"/>
            </w:rPr>
            <w:delText>18</w:delText>
          </w:r>
        </w:del>
        <w:ins w:id="5660" w:author="Claude" w:date="2026-10-15T20:50:08Z">
          <w:r w:rsidR="000B39AF" w:rsidRPr="00493E39">
            <w:rPr>
              <w:noProof/>
              <w:lang w:val="pt-BR"/>
            </w:rPr>
            <w:t xml:space="preserve">20</w:t>
          </w:r>
        </w:ins>
        <w:r w:rsidRPr="00493E39">
          <w:rPr>
            <w:noProof/>
          </w:rPr>
          <w:fldChar w:fldCharType="end"/>
        </w:r>
      </w:hyperlink>
    </w:p>
    <w:p w14:paraId="408609CA" w14:textId="28D7309B" w:rsidR="00D34F92" w:rsidRPr="00493E39" w:rsidRDefault="00D34F92">
      <w:pPr>
        <w:pStyle w:val="TOC2"/>
        <w:tabs>
          <w:tab w:val="right" w:leader="dot" w:pos="9071"/>
        </w:tabs>
        <w:rPr>
          <w:noProof/>
          <w:kern w:val="2"/>
          <w:lang w:val="pt-BR" w:eastAsia="pt-BR"/>
          <w14:ligatures w14:val="standardContextual"/>
        </w:rPr>
      </w:pPr>
      <w:hyperlink w:anchor="_TocReviewed_248" w:history="1">
        <w:r w:rsidRPr="00493E39">
          <w:rPr>
            <w:noProof/>
            <w:lang w:val="pt-BR"/>
          </w:rPr>
          <w:t>2.6 A lacuna que este trabalho ocupa</w:t>
        </w:r>
        <w:r w:rsidRPr="00493E39">
          <w:rPr>
            <w:noProof/>
            <w:lang w:val="pt-BR"/>
          </w:rPr>
          <w:tab/>
        </w:r>
        <w:r w:rsidRPr="00493E39">
          <w:rPr>
            <w:noProof/>
          </w:rPr>
          <w:fldChar w:fldCharType="begin"/>
        </w:r>
        <w:r w:rsidRPr="00493E39">
          <w:rPr>
            <w:noProof/>
            <w:lang w:val="pt-BR"/>
          </w:rPr>
          <w:instrText xml:space="preserve"> PAGEREF _TocReviewed_248 \h </w:instrText>
        </w:r>
        <w:r w:rsidRPr="00493E39">
          <w:rPr>
            <w:noProof/>
          </w:rPr>
        </w:r>
        <w:r w:rsidRPr="00493E39">
          <w:rPr>
            <w:noProof/>
          </w:rPr>
          <w:fldChar w:fldCharType="separate"/>
        </w:r>
        <w:del w:id="5661" w:author="Claude" w:date="2026-10-15T20:50:08Z">
          <w:r w:rsidR="000B39AF" w:rsidRPr="00493E39">
            <w:rPr>
              <w:noProof/>
              <w:lang w:val="pt-BR"/>
            </w:rPr>
            <w:delText>19</w:delText>
          </w:r>
        </w:del>
        <w:ins w:id="5662" w:author="Claude" w:date="2026-10-15T20:50:08Z">
          <w:r w:rsidR="000B39AF" w:rsidRPr="00493E39">
            <w:rPr>
              <w:noProof/>
              <w:lang w:val="pt-BR"/>
            </w:rPr>
            <w:t xml:space="preserve">21</w:t>
          </w:r>
        </w:ins>
        <w:r w:rsidRPr="00493E39">
          <w:rPr>
            <w:noProof/>
          </w:rPr>
          <w:fldChar w:fldCharType="end"/>
        </w:r>
      </w:hyperlink>
    </w:p>
    <w:p w14:paraId="71325515" w14:textId="627067D3" w:rsidR="00D34F92" w:rsidRPr="00493E39" w:rsidRDefault="00D34F92">
      <w:pPr>
        <w:pStyle w:val="TOC1"/>
        <w:tabs>
          <w:tab w:val="right" w:leader="dot" w:pos="9071"/>
        </w:tabs>
        <w:rPr>
          <w:noProof/>
          <w:kern w:val="2"/>
          <w:lang w:val="pt-BR" w:eastAsia="pt-BR"/>
          <w14:ligatures w14:val="standardContextual"/>
        </w:rPr>
      </w:pPr>
      <w:hyperlink w:anchor="_TocReviewed_251" w:history="1">
        <w:r w:rsidRPr="00493E39">
          <w:rPr>
            <w:noProof/>
            <w:lang w:val="pt-BR"/>
          </w:rPr>
          <w:t>3 METODOLOGIA</w:t>
        </w:r>
        <w:r w:rsidRPr="00493E39">
          <w:rPr>
            <w:noProof/>
            <w:lang w:val="pt-BR"/>
          </w:rPr>
          <w:tab/>
        </w:r>
        <w:r w:rsidRPr="00493E39">
          <w:rPr>
            <w:noProof/>
          </w:rPr>
          <w:fldChar w:fldCharType="begin"/>
        </w:r>
        <w:r w:rsidRPr="00493E39">
          <w:rPr>
            <w:noProof/>
            <w:lang w:val="pt-BR"/>
          </w:rPr>
          <w:instrText xml:space="preserve"> PAGEREF _TocReviewed_251 \h </w:instrText>
        </w:r>
        <w:r w:rsidRPr="00493E39">
          <w:rPr>
            <w:noProof/>
          </w:rPr>
        </w:r>
        <w:r w:rsidRPr="00493E39">
          <w:rPr>
            <w:noProof/>
          </w:rPr>
          <w:fldChar w:fldCharType="separate"/>
        </w:r>
        <w:del w:id="5663" w:author="Claude" w:date="2026-10-15T20:50:08Z">
          <w:r w:rsidR="000B39AF" w:rsidRPr="00493E39">
            <w:rPr>
              <w:noProof/>
              <w:lang w:val="pt-BR"/>
            </w:rPr>
            <w:delText>20</w:delText>
          </w:r>
        </w:del>
        <w:ins w:id="5664" w:author="Claude" w:date="2026-10-15T20:50:08Z">
          <w:r w:rsidR="000B39AF" w:rsidRPr="00493E39">
            <w:rPr>
              <w:noProof/>
              <w:lang w:val="pt-BR"/>
            </w:rPr>
            <w:t xml:space="preserve">22</w:t>
          </w:r>
        </w:ins>
        <w:r w:rsidRPr="00493E39">
          <w:rPr>
            <w:noProof/>
          </w:rPr>
          <w:fldChar w:fldCharType="end"/>
        </w:r>
      </w:hyperlink>
    </w:p>
    <w:p w14:paraId="32F70A81" w14:textId="0D4BE85D" w:rsidR="00D34F92" w:rsidRPr="00493E39" w:rsidRDefault="00D34F92">
      <w:pPr>
        <w:pStyle w:val="TOC2"/>
        <w:tabs>
          <w:tab w:val="right" w:leader="dot" w:pos="9071"/>
        </w:tabs>
        <w:rPr>
          <w:noProof/>
          <w:kern w:val="2"/>
          <w:lang w:val="pt-BR" w:eastAsia="pt-BR"/>
          <w14:ligatures w14:val="standardContextual"/>
        </w:rPr>
      </w:pPr>
      <w:hyperlink w:anchor="_TocReviewed_252" w:history="1">
        <w:r w:rsidRPr="00493E39">
          <w:rPr>
            <w:noProof/>
            <w:lang w:val="pt-BR"/>
          </w:rPr>
          <w:t>3.1 Dados</w:t>
        </w:r>
        <w:r w:rsidRPr="00493E39">
          <w:rPr>
            <w:noProof/>
            <w:lang w:val="pt-BR"/>
          </w:rPr>
          <w:tab/>
        </w:r>
        <w:r w:rsidRPr="00493E39">
          <w:rPr>
            <w:noProof/>
          </w:rPr>
          <w:fldChar w:fldCharType="begin"/>
        </w:r>
        <w:r w:rsidRPr="00493E39">
          <w:rPr>
            <w:noProof/>
            <w:lang w:val="pt-BR"/>
          </w:rPr>
          <w:instrText xml:space="preserve"> PAGEREF _TocReviewed_252 \h </w:instrText>
        </w:r>
        <w:r w:rsidRPr="00493E39">
          <w:rPr>
            <w:noProof/>
          </w:rPr>
        </w:r>
        <w:r w:rsidRPr="00493E39">
          <w:rPr>
            <w:noProof/>
          </w:rPr>
          <w:fldChar w:fldCharType="separate"/>
        </w:r>
        <w:del w:id="5665" w:author="Claude" w:date="2026-10-15T20:50:08Z">
          <w:r w:rsidR="000B39AF" w:rsidRPr="00493E39">
            <w:rPr>
              <w:noProof/>
              <w:lang w:val="pt-BR"/>
            </w:rPr>
            <w:delText>20</w:delText>
          </w:r>
        </w:del>
        <w:ins w:id="5666" w:author="Claude" w:date="2026-10-15T20:50:08Z">
          <w:r w:rsidR="000B39AF" w:rsidRPr="00493E39">
            <w:rPr>
              <w:noProof/>
              <w:lang w:val="pt-BR"/>
            </w:rPr>
            <w:t xml:space="preserve">22</w:t>
          </w:r>
        </w:ins>
        <w:r w:rsidRPr="00493E39">
          <w:rPr>
            <w:noProof/>
          </w:rPr>
          <w:fldChar w:fldCharType="end"/>
        </w:r>
      </w:hyperlink>
    </w:p>
    <w:p w14:paraId="4A5AC4B7" w14:textId="341E020A" w:rsidR="00D34F92" w:rsidRPr="00493E39" w:rsidRDefault="00D34F92">
      <w:pPr>
        <w:pStyle w:val="TOC2"/>
        <w:tabs>
          <w:tab w:val="right" w:leader="dot" w:pos="9071"/>
        </w:tabs>
        <w:rPr>
          <w:noProof/>
          <w:kern w:val="2"/>
          <w:lang w:val="pt-BR" w:eastAsia="pt-BR"/>
          <w14:ligatures w14:val="standardContextual"/>
        </w:rPr>
      </w:pPr>
      <w:hyperlink w:anchor="_TocReviewed_258" w:history="1">
        <w:r w:rsidRPr="00493E39">
          <w:rPr>
            <w:noProof/>
            <w:lang w:val="pt-BR"/>
          </w:rPr>
          <w:t>3.2 A medida de choque</w:t>
        </w:r>
        <w:r w:rsidRPr="00493E39">
          <w:rPr>
            <w:noProof/>
            <w:lang w:val="pt-BR"/>
          </w:rPr>
          <w:tab/>
        </w:r>
        <w:r w:rsidRPr="00493E39">
          <w:rPr>
            <w:noProof/>
          </w:rPr>
          <w:fldChar w:fldCharType="begin"/>
        </w:r>
        <w:r w:rsidRPr="00493E39">
          <w:rPr>
            <w:noProof/>
            <w:lang w:val="pt-BR"/>
          </w:rPr>
          <w:instrText xml:space="preserve"> PAGEREF _TocReviewed_258 \h </w:instrText>
        </w:r>
        <w:r w:rsidRPr="00493E39">
          <w:rPr>
            <w:noProof/>
          </w:rPr>
        </w:r>
        <w:r w:rsidRPr="00493E39">
          <w:rPr>
            <w:noProof/>
          </w:rPr>
          <w:fldChar w:fldCharType="separate"/>
        </w:r>
        <w:del w:id="5667" w:author="Claude" w:date="2026-10-15T20:50:08Z">
          <w:r w:rsidR="000B39AF" w:rsidRPr="00493E39">
            <w:rPr>
              <w:noProof/>
              <w:lang w:val="pt-BR"/>
            </w:rPr>
            <w:delText>21</w:delText>
          </w:r>
        </w:del>
        <w:ins w:id="5668" w:author="Claude" w:date="2026-10-15T20:50:08Z">
          <w:r w:rsidR="000B39AF" w:rsidRPr="00493E39">
            <w:rPr>
              <w:noProof/>
              <w:lang w:val="pt-BR"/>
            </w:rPr>
            <w:t xml:space="preserve">23</w:t>
          </w:r>
        </w:ins>
        <w:r w:rsidRPr="00493E39">
          <w:rPr>
            <w:noProof/>
          </w:rPr>
          <w:fldChar w:fldCharType="end"/>
        </w:r>
      </w:hyperlink>
    </w:p>
    <w:p w14:paraId="17396FC2" w14:textId="7E4113B1" w:rsidR="00D34F92" w:rsidRPr="00493E39" w:rsidRDefault="00D34F92">
      <w:pPr>
        <w:pStyle w:val="TOC2"/>
        <w:tabs>
          <w:tab w:val="right" w:leader="dot" w:pos="9071"/>
        </w:tabs>
        <w:rPr>
          <w:noProof/>
          <w:kern w:val="2"/>
          <w:lang w:val="pt-BR" w:eastAsia="pt-BR"/>
          <w14:ligatures w14:val="standardContextual"/>
        </w:rPr>
      </w:pPr>
      <w:hyperlink w:anchor="_TocReviewed_264" w:history="1">
        <w:r w:rsidRPr="00493E39">
          <w:rPr>
            <w:noProof/>
            <w:lang w:val="pt-BR"/>
          </w:rPr>
          <w:t>3.3 Projeções locais</w:t>
        </w:r>
        <w:r w:rsidRPr="00493E39">
          <w:rPr>
            <w:noProof/>
            <w:lang w:val="pt-BR"/>
          </w:rPr>
          <w:tab/>
        </w:r>
        <w:r w:rsidRPr="00493E39">
          <w:rPr>
            <w:noProof/>
          </w:rPr>
          <w:fldChar w:fldCharType="begin"/>
        </w:r>
        <w:r w:rsidRPr="00493E39">
          <w:rPr>
            <w:noProof/>
            <w:lang w:val="pt-BR"/>
          </w:rPr>
          <w:instrText xml:space="preserve"> PAGEREF _TocReviewed_264 \h </w:instrText>
        </w:r>
        <w:r w:rsidRPr="00493E39">
          <w:rPr>
            <w:noProof/>
          </w:rPr>
        </w:r>
        <w:r w:rsidRPr="00493E39">
          <w:rPr>
            <w:noProof/>
          </w:rPr>
          <w:fldChar w:fldCharType="separate"/>
        </w:r>
        <w:del w:id="5669" w:author="Claude" w:date="2026-10-15T20:50:08Z">
          <w:r w:rsidR="000B39AF" w:rsidRPr="00493E39">
            <w:rPr>
              <w:noProof/>
              <w:lang w:val="pt-BR"/>
            </w:rPr>
            <w:delText>21</w:delText>
          </w:r>
        </w:del>
        <w:ins w:id="5670" w:author="Claude" w:date="2026-10-15T20:50:08Z">
          <w:r w:rsidR="000B39AF" w:rsidRPr="00493E39">
            <w:rPr>
              <w:noProof/>
              <w:lang w:val="pt-BR"/>
            </w:rPr>
            <w:t xml:space="preserve">24</w:t>
          </w:r>
        </w:ins>
        <w:r w:rsidRPr="00493E39">
          <w:rPr>
            <w:noProof/>
          </w:rPr>
          <w:fldChar w:fldCharType="end"/>
        </w:r>
      </w:hyperlink>
    </w:p>
    <w:p w14:paraId="11811FB3" w14:textId="219D7A3E" w:rsidR="00D34F92" w:rsidRPr="00493E39" w:rsidRDefault="00D34F92">
      <w:pPr>
        <w:pStyle w:val="TOC2"/>
        <w:tabs>
          <w:tab w:val="right" w:leader="dot" w:pos="9071"/>
        </w:tabs>
        <w:rPr>
          <w:noProof/>
          <w:kern w:val="2"/>
          <w:lang w:val="pt-BR" w:eastAsia="pt-BR"/>
          <w14:ligatures w14:val="standardContextual"/>
        </w:rPr>
      </w:pPr>
      <w:hyperlink w:anchor="_TocReviewed_270" w:history="1">
        <w:r w:rsidRPr="00493E39">
          <w:rPr>
            <w:noProof/>
            <w:lang w:val="pt-BR"/>
          </w:rPr>
          <w:t>3.4 A especificação por regime</w:t>
        </w:r>
        <w:r w:rsidRPr="00493E39">
          <w:rPr>
            <w:noProof/>
            <w:lang w:val="pt-BR"/>
          </w:rPr>
          <w:tab/>
        </w:r>
        <w:r w:rsidRPr="00493E39">
          <w:rPr>
            <w:noProof/>
          </w:rPr>
          <w:fldChar w:fldCharType="begin"/>
        </w:r>
        <w:r w:rsidRPr="00493E39">
          <w:rPr>
            <w:noProof/>
            <w:lang w:val="pt-BR"/>
          </w:rPr>
          <w:instrText xml:space="preserve"> PAGEREF _TocReviewed_270 \h </w:instrText>
        </w:r>
        <w:r w:rsidRPr="00493E39">
          <w:rPr>
            <w:noProof/>
          </w:rPr>
        </w:r>
        <w:r w:rsidRPr="00493E39">
          <w:rPr>
            <w:noProof/>
          </w:rPr>
          <w:fldChar w:fldCharType="separate"/>
        </w:r>
        <w:del w:id="5671" w:author="Claude" w:date="2026-10-15T20:50:08Z">
          <w:r w:rsidR="000B39AF" w:rsidRPr="00493E39">
            <w:rPr>
              <w:noProof/>
              <w:lang w:val="pt-BR"/>
            </w:rPr>
            <w:delText>22</w:delText>
          </w:r>
        </w:del>
        <w:ins w:id="5672" w:author="Claude" w:date="2026-10-15T20:50:08Z">
          <w:r w:rsidR="000B39AF" w:rsidRPr="00493E39">
            <w:rPr>
              <w:noProof/>
              <w:lang w:val="pt-BR"/>
            </w:rPr>
            <w:t xml:space="preserve">24</w:t>
          </w:r>
        </w:ins>
        <w:r w:rsidRPr="00493E39">
          <w:rPr>
            <w:noProof/>
          </w:rPr>
          <w:fldChar w:fldCharType="end"/>
        </w:r>
      </w:hyperlink>
    </w:p>
    <w:p w14:paraId="21A9CEAD" w14:textId="316769A0" w:rsidR="00D34F92" w:rsidRPr="00493E39" w:rsidRDefault="00D34F92">
      <w:pPr>
        <w:pStyle w:val="TOC2"/>
        <w:tabs>
          <w:tab w:val="right" w:leader="dot" w:pos="9071"/>
        </w:tabs>
        <w:rPr>
          <w:noProof/>
          <w:kern w:val="2"/>
          <w:lang w:val="pt-BR" w:eastAsia="pt-BR"/>
          <w14:ligatures w14:val="standardContextual"/>
        </w:rPr>
      </w:pPr>
      <w:hyperlink w:anchor="_TocReviewed_282" w:history="1">
        <w:r w:rsidRPr="00493E39">
          <w:rPr>
            <w:noProof/>
            <w:lang w:val="pt-BR"/>
          </w:rPr>
          <w:t>3.5 Inferência</w:t>
        </w:r>
        <w:r w:rsidRPr="00493E39">
          <w:rPr>
            <w:noProof/>
            <w:lang w:val="pt-BR"/>
          </w:rPr>
          <w:tab/>
        </w:r>
        <w:r w:rsidRPr="00493E39">
          <w:rPr>
            <w:noProof/>
          </w:rPr>
          <w:fldChar w:fldCharType="begin"/>
        </w:r>
        <w:r w:rsidRPr="00493E39">
          <w:rPr>
            <w:noProof/>
            <w:lang w:val="pt-BR"/>
          </w:rPr>
          <w:instrText xml:space="preserve"> PAGEREF _TocReviewed_282 \h </w:instrText>
        </w:r>
        <w:r w:rsidRPr="00493E39">
          <w:rPr>
            <w:noProof/>
          </w:rPr>
        </w:r>
        <w:r w:rsidRPr="00493E39">
          <w:rPr>
            <w:noProof/>
          </w:rPr>
          <w:fldChar w:fldCharType="separate"/>
        </w:r>
        <w:del w:id="5673" w:author="Claude" w:date="2026-10-15T20:50:08Z">
          <w:r w:rsidR="000B39AF" w:rsidRPr="00493E39">
            <w:rPr>
              <w:noProof/>
              <w:lang w:val="pt-BR"/>
            </w:rPr>
            <w:delText>24</w:delText>
          </w:r>
        </w:del>
        <w:ins w:id="5674" w:author="Claude" w:date="2026-10-15T20:50:08Z">
          <w:r w:rsidR="000B39AF" w:rsidRPr="00493E39">
            <w:rPr>
              <w:noProof/>
              <w:lang w:val="pt-BR"/>
            </w:rPr>
            <w:t xml:space="preserve">27</w:t>
          </w:r>
        </w:ins>
        <w:r w:rsidRPr="00493E39">
          <w:rPr>
            <w:noProof/>
          </w:rPr>
          <w:fldChar w:fldCharType="end"/>
        </w:r>
      </w:hyperlink>
    </w:p>
    <w:p w14:paraId="0A6A829D" w14:textId="674BF571" w:rsidR="00D34F92" w:rsidRPr="00493E39" w:rsidRDefault="00D34F92">
      <w:pPr>
        <w:pStyle w:val="TOC2"/>
        <w:tabs>
          <w:tab w:val="right" w:leader="dot" w:pos="9071"/>
        </w:tabs>
        <w:rPr>
          <w:noProof/>
          <w:kern w:val="2"/>
          <w:lang w:val="pt-BR" w:eastAsia="pt-BR"/>
          <w14:ligatures w14:val="standardContextual"/>
        </w:rPr>
      </w:pPr>
      <w:hyperlink w:anchor="_TocReviewed_291" w:history="1">
        <w:r w:rsidRPr="00493E39">
          <w:rPr>
            <w:noProof/>
            <w:lang w:val="pt-BR"/>
          </w:rPr>
          <w:t>3.6 Datação da mudança de regime</w:t>
        </w:r>
        <w:r w:rsidRPr="00493E39">
          <w:rPr>
            <w:noProof/>
            <w:lang w:val="pt-BR"/>
          </w:rPr>
          <w:tab/>
        </w:r>
        <w:r w:rsidRPr="00493E39">
          <w:rPr>
            <w:noProof/>
          </w:rPr>
          <w:fldChar w:fldCharType="begin"/>
        </w:r>
        <w:r w:rsidRPr="00493E39">
          <w:rPr>
            <w:noProof/>
            <w:lang w:val="pt-BR"/>
          </w:rPr>
          <w:instrText xml:space="preserve"> PAGEREF _TocReviewed_291 \h </w:instrText>
        </w:r>
        <w:r w:rsidRPr="00493E39">
          <w:rPr>
            <w:noProof/>
          </w:rPr>
        </w:r>
        <w:r w:rsidRPr="00493E39">
          <w:rPr>
            <w:noProof/>
          </w:rPr>
          <w:fldChar w:fldCharType="separate"/>
        </w:r>
        <w:del w:id="5675" w:author="Claude" w:date="2026-10-15T20:50:08Z">
          <w:r w:rsidR="000B39AF" w:rsidRPr="00493E39">
            <w:rPr>
              <w:noProof/>
              <w:lang w:val="pt-BR"/>
            </w:rPr>
            <w:delText>25</w:delText>
          </w:r>
        </w:del>
        <w:ins w:id="5676" w:author="Claude" w:date="2026-10-15T20:50:08Z">
          <w:r w:rsidR="000B39AF" w:rsidRPr="00493E39">
            <w:rPr>
              <w:noProof/>
              <w:lang w:val="pt-BR"/>
            </w:rPr>
            <w:t xml:space="preserve">28</w:t>
          </w:r>
        </w:ins>
        <w:r w:rsidRPr="00493E39">
          <w:rPr>
            <w:noProof/>
          </w:rPr>
          <w:fldChar w:fldCharType="end"/>
        </w:r>
      </w:hyperlink>
    </w:p>
    <w:p w14:paraId="33218A9E" w14:textId="6813D37A" w:rsidR="00D34F92" w:rsidRPr="00493E39" w:rsidRDefault="00D34F92">
      <w:pPr>
        <w:pStyle w:val="TOC2"/>
        <w:tabs>
          <w:tab w:val="right" w:leader="dot" w:pos="9071"/>
        </w:tabs>
        <w:rPr>
          <w:noProof/>
          <w:kern w:val="2"/>
          <w:lang w:val="pt-BR" w:eastAsia="pt-BR"/>
          <w14:ligatures w14:val="standardContextual"/>
        </w:rPr>
      </w:pPr>
      <w:hyperlink w:anchor="_TocReviewed_296" w:history="1">
        <w:r w:rsidRPr="00493E39">
          <w:rPr>
            <w:noProof/>
            <w:lang w:val="pt-BR"/>
          </w:rPr>
          <w:t xml:space="preserve">3.7 Decomposição do canal </w:t>
        </w:r>
        <w:del w:id="10810" w:author="Claude" w:date="2026-10-21T00:40:36Z">
          <w:r w:rsidRPr="00493E39">
            <w:rPr>
              <w:noProof/>
              <w:lang w:val="pt-BR"/>
            </w:rPr>
            <w:delText xml:space="preserve">e efeitos de segunda volta</w:delText>
          </w:r>
        </w:del>
        <w:ins w:id="10811" w:author="Claude" w:date="2026-10-21T00:40:36Z">
          <w:r w:rsidRPr="00493E39">
            <w:rPr>
              <w:noProof/>
              <w:lang w:val="pt-BR"/>
            </w:rPr>
            <w:t xml:space="preserve">e segundo efeito</w:t>
          </w:r>
        </w:ins>
        <w:r w:rsidRPr="00493E39">
          <w:rPr>
            <w:noProof/>
            <w:lang w:val="pt-BR"/>
          </w:rPr>
          <w:tab/>
        </w:r>
        <w:r w:rsidRPr="00493E39">
          <w:rPr>
            <w:noProof/>
          </w:rPr>
          <w:fldChar w:fldCharType="begin"/>
        </w:r>
        <w:r w:rsidRPr="00493E39">
          <w:rPr>
            <w:noProof/>
            <w:lang w:val="pt-BR"/>
          </w:rPr>
          <w:instrText xml:space="preserve"> PAGEREF _TocReviewed_296 \h </w:instrText>
        </w:r>
        <w:r w:rsidRPr="00493E39">
          <w:rPr>
            <w:noProof/>
          </w:rPr>
        </w:r>
        <w:r w:rsidRPr="00493E39">
          <w:rPr>
            <w:noProof/>
          </w:rPr>
          <w:fldChar w:fldCharType="separate"/>
        </w:r>
        <w:del w:id="5677" w:author="Claude" w:date="2026-10-15T20:50:08Z">
          <w:r w:rsidR="000B39AF" w:rsidRPr="00493E39">
            <w:rPr>
              <w:noProof/>
              <w:lang w:val="pt-BR"/>
            </w:rPr>
            <w:delText>26</w:delText>
          </w:r>
        </w:del>
        <w:ins w:id="5678" w:author="Claude" w:date="2026-10-15T20:50:08Z">
          <w:r w:rsidR="000B39AF" w:rsidRPr="00493E39">
            <w:rPr>
              <w:noProof/>
              <w:lang w:val="pt-BR"/>
            </w:rPr>
            <w:t xml:space="preserve">28</w:t>
          </w:r>
        </w:ins>
        <w:r w:rsidRPr="00493E39">
          <w:rPr>
            <w:noProof/>
          </w:rPr>
          <w:fldChar w:fldCharType="end"/>
        </w:r>
      </w:hyperlink>
    </w:p>
    <w:p w14:paraId="28CF911D" w14:textId="5BA4F0F2" w:rsidR="00D34F92" w:rsidRPr="00493E39" w:rsidRDefault="00D34F92">
      <w:pPr>
        <w:pStyle w:val="TOC2"/>
        <w:tabs>
          <w:tab w:val="right" w:leader="dot" w:pos="9071"/>
        </w:tabs>
        <w:rPr>
          <w:noProof/>
          <w:kern w:val="2"/>
          <w:lang w:val="pt-BR" w:eastAsia="pt-BR"/>
          <w14:ligatures w14:val="standardContextual"/>
        </w:rPr>
      </w:pPr>
      <w:hyperlink w:anchor="_TocReviewed_305" w:history="1">
        <w:r w:rsidRPr="00493E39">
          <w:rPr>
            <w:noProof/>
            <w:lang w:val="pt-BR"/>
          </w:rPr>
          <w:t>3.8 Verificações</w:t>
        </w:r>
        <w:r w:rsidRPr="00493E39">
          <w:rPr>
            <w:noProof/>
            <w:lang w:val="pt-BR"/>
          </w:rPr>
          <w:tab/>
        </w:r>
        <w:r w:rsidRPr="00493E39">
          <w:rPr>
            <w:noProof/>
          </w:rPr>
          <w:fldChar w:fldCharType="begin"/>
        </w:r>
        <w:r w:rsidRPr="00493E39">
          <w:rPr>
            <w:noProof/>
            <w:lang w:val="pt-BR"/>
          </w:rPr>
          <w:instrText xml:space="preserve"> PAGEREF _TocReviewed_305 \h </w:instrText>
        </w:r>
        <w:r w:rsidRPr="00493E39">
          <w:rPr>
            <w:noProof/>
          </w:rPr>
        </w:r>
        <w:r w:rsidRPr="00493E39">
          <w:rPr>
            <w:noProof/>
          </w:rPr>
          <w:fldChar w:fldCharType="separate"/>
        </w:r>
        <w:del w:id="5679" w:author="Claude" w:date="2026-10-15T20:50:08Z">
          <w:r w:rsidR="000B39AF" w:rsidRPr="00493E39">
            <w:rPr>
              <w:noProof/>
              <w:lang w:val="pt-BR"/>
            </w:rPr>
            <w:delText>27</w:delText>
          </w:r>
        </w:del>
        <w:ins w:id="5680" w:author="Claude" w:date="2026-10-15T20:50:08Z">
          <w:r w:rsidR="000B39AF" w:rsidRPr="00493E39">
            <w:rPr>
              <w:noProof/>
              <w:lang w:val="pt-BR"/>
            </w:rPr>
            <w:t xml:space="preserve">30</w:t>
          </w:r>
        </w:ins>
        <w:r w:rsidRPr="00493E39">
          <w:rPr>
            <w:noProof/>
          </w:rPr>
          <w:fldChar w:fldCharType="end"/>
        </w:r>
      </w:hyperlink>
    </w:p>
    <w:p w14:paraId="3DFEC47A" w14:textId="61BC56E5" w:rsidR="00D34F92" w:rsidRPr="00493E39" w:rsidRDefault="00D34F92">
      <w:pPr>
        <w:pStyle w:val="TOC1"/>
        <w:tabs>
          <w:tab w:val="right" w:leader="dot" w:pos="9071"/>
        </w:tabs>
        <w:rPr>
          <w:noProof/>
          <w:kern w:val="2"/>
          <w:lang w:val="pt-BR" w:eastAsia="pt-BR"/>
          <w14:ligatures w14:val="standardContextual"/>
        </w:rPr>
      </w:pPr>
      <w:hyperlink w:anchor="_TocReviewed_308" w:history="1">
        <w:r w:rsidRPr="00493E39">
          <w:rPr>
            <w:noProof/>
            <w:lang w:val="pt-BR"/>
          </w:rPr>
          <w:t>4 RESULTADOS</w:t>
        </w:r>
        <w:r w:rsidRPr="00493E39">
          <w:rPr>
            <w:noProof/>
            <w:lang w:val="pt-BR"/>
          </w:rPr>
          <w:tab/>
        </w:r>
        <w:r w:rsidRPr="00493E39">
          <w:rPr>
            <w:noProof/>
          </w:rPr>
          <w:fldChar w:fldCharType="begin"/>
        </w:r>
        <w:r w:rsidRPr="00493E39">
          <w:rPr>
            <w:noProof/>
            <w:lang w:val="pt-BR"/>
          </w:rPr>
          <w:instrText xml:space="preserve"> PAGEREF _TocReviewed_308 \h </w:instrText>
        </w:r>
        <w:r w:rsidRPr="00493E39">
          <w:rPr>
            <w:noProof/>
          </w:rPr>
        </w:r>
        <w:r w:rsidRPr="00493E39">
          <w:rPr>
            <w:noProof/>
          </w:rPr>
          <w:fldChar w:fldCharType="separate"/>
        </w:r>
        <w:del w:id="5681" w:author="Claude" w:date="2026-10-15T20:50:08Z">
          <w:r w:rsidR="000B39AF" w:rsidRPr="00493E39">
            <w:rPr>
              <w:noProof/>
              <w:lang w:val="pt-BR"/>
            </w:rPr>
            <w:delText>29</w:delText>
          </w:r>
        </w:del>
        <w:ins w:id="5682" w:author="Claude" w:date="2026-10-15T20:50:08Z">
          <w:r w:rsidR="000B39AF" w:rsidRPr="00493E39">
            <w:rPr>
              <w:noProof/>
              <w:lang w:val="pt-BR"/>
            </w:rPr>
            <w:t xml:space="preserve">32</w:t>
          </w:r>
        </w:ins>
        <w:r w:rsidRPr="00493E39">
          <w:rPr>
            <w:noProof/>
          </w:rPr>
          <w:fldChar w:fldCharType="end"/>
        </w:r>
      </w:hyperlink>
    </w:p>
    <w:p w14:paraId="71C445F9" w14:textId="115E6703" w:rsidR="00D34F92" w:rsidRPr="00493E39" w:rsidRDefault="00D34F92">
      <w:pPr>
        <w:pStyle w:val="TOC2"/>
        <w:tabs>
          <w:tab w:val="right" w:leader="dot" w:pos="9071"/>
        </w:tabs>
        <w:rPr>
          <w:noProof/>
          <w:kern w:val="2"/>
          <w:lang w:val="pt-BR" w:eastAsia="pt-BR"/>
          <w14:ligatures w14:val="standardContextual"/>
        </w:rPr>
      </w:pPr>
      <w:hyperlink w:anchor="_TocReviewed_309" w:history="1">
        <w:r w:rsidRPr="00493E39">
          <w:rPr>
            <w:noProof/>
            <w:lang w:val="pt-BR"/>
          </w:rPr>
          <w:t>4.1 O que este capítulo estabelece</w:t>
        </w:r>
        <w:r w:rsidRPr="00493E39">
          <w:rPr>
            <w:noProof/>
            <w:lang w:val="pt-BR"/>
          </w:rPr>
          <w:tab/>
        </w:r>
        <w:r w:rsidRPr="00493E39">
          <w:rPr>
            <w:noProof/>
          </w:rPr>
          <w:fldChar w:fldCharType="begin"/>
        </w:r>
        <w:r w:rsidRPr="00493E39">
          <w:rPr>
            <w:noProof/>
            <w:lang w:val="pt-BR"/>
          </w:rPr>
          <w:instrText xml:space="preserve"> PAGEREF _TocReviewed_309 \h </w:instrText>
        </w:r>
        <w:r w:rsidRPr="00493E39">
          <w:rPr>
            <w:noProof/>
          </w:rPr>
        </w:r>
        <w:r w:rsidRPr="00493E39">
          <w:rPr>
            <w:noProof/>
          </w:rPr>
          <w:fldChar w:fldCharType="separate"/>
        </w:r>
        <w:del w:id="5683" w:author="Claude" w:date="2026-10-15T20:50:08Z">
          <w:r w:rsidR="000B39AF" w:rsidRPr="00493E39">
            <w:rPr>
              <w:noProof/>
              <w:lang w:val="pt-BR"/>
            </w:rPr>
            <w:delText>29</w:delText>
          </w:r>
        </w:del>
        <w:ins w:id="5684" w:author="Claude" w:date="2026-10-15T20:50:08Z">
          <w:r w:rsidR="000B39AF" w:rsidRPr="00493E39">
            <w:rPr>
              <w:noProof/>
              <w:lang w:val="pt-BR"/>
            </w:rPr>
            <w:t xml:space="preserve">32</w:t>
          </w:r>
        </w:ins>
        <w:r w:rsidRPr="00493E39">
          <w:rPr>
            <w:noProof/>
          </w:rPr>
          <w:fldChar w:fldCharType="end"/>
        </w:r>
      </w:hyperlink>
    </w:p>
    <w:p w14:paraId="11BD5081" w14:textId="6DA28D11" w:rsidR="00D34F92" w:rsidRPr="00493E39" w:rsidRDefault="00D34F92">
      <w:pPr>
        <w:pStyle w:val="TOC2"/>
        <w:tabs>
          <w:tab w:val="right" w:leader="dot" w:pos="9071"/>
        </w:tabs>
        <w:rPr>
          <w:noProof/>
          <w:kern w:val="2"/>
          <w:lang w:val="pt-BR" w:eastAsia="pt-BR"/>
          <w14:ligatures w14:val="standardContextual"/>
        </w:rPr>
      </w:pPr>
      <w:hyperlink w:anchor="_TocReviewed_311" w:history="1">
        <w:r w:rsidRPr="00493E39">
          <w:rPr>
            <w:noProof/>
            <w:lang w:val="pt-BR"/>
          </w:rPr>
          <w:t>4.2 Por que a resposta média não é o objeto de interesse</w:t>
        </w:r>
        <w:r w:rsidRPr="00493E39">
          <w:rPr>
            <w:noProof/>
            <w:lang w:val="pt-BR"/>
          </w:rPr>
          <w:tab/>
        </w:r>
        <w:r w:rsidRPr="00493E39">
          <w:rPr>
            <w:noProof/>
          </w:rPr>
          <w:fldChar w:fldCharType="begin"/>
        </w:r>
        <w:r w:rsidRPr="00493E39">
          <w:rPr>
            <w:noProof/>
            <w:lang w:val="pt-BR"/>
          </w:rPr>
          <w:instrText xml:space="preserve"> PAGEREF _TocReviewed_311 \h </w:instrText>
        </w:r>
        <w:r w:rsidRPr="00493E39">
          <w:rPr>
            <w:noProof/>
          </w:rPr>
        </w:r>
        <w:r w:rsidRPr="00493E39">
          <w:rPr>
            <w:noProof/>
          </w:rPr>
          <w:fldChar w:fldCharType="separate"/>
        </w:r>
        <w:del w:id="5685" w:author="Claude" w:date="2026-10-15T20:50:08Z">
          <w:r w:rsidR="000B39AF" w:rsidRPr="00493E39">
            <w:rPr>
              <w:noProof/>
              <w:lang w:val="pt-BR"/>
            </w:rPr>
            <w:delText>29</w:delText>
          </w:r>
        </w:del>
        <w:ins w:id="5686" w:author="Claude" w:date="2026-10-15T20:50:08Z">
          <w:r w:rsidR="000B39AF" w:rsidRPr="00493E39">
            <w:rPr>
              <w:noProof/>
              <w:lang w:val="pt-BR"/>
            </w:rPr>
            <w:t xml:space="preserve">32</w:t>
          </w:r>
        </w:ins>
        <w:r w:rsidRPr="00493E39">
          <w:rPr>
            <w:noProof/>
          </w:rPr>
          <w:fldChar w:fldCharType="end"/>
        </w:r>
      </w:hyperlink>
    </w:p>
    <w:p w14:paraId="26C61FD5" w14:textId="100AC11C" w:rsidR="00D34F92" w:rsidRPr="00493E39" w:rsidRDefault="00D34F92">
      <w:pPr>
        <w:pStyle w:val="TOC2"/>
        <w:tabs>
          <w:tab w:val="right" w:leader="dot" w:pos="9071"/>
        </w:tabs>
        <w:rPr>
          <w:noProof/>
          <w:kern w:val="2"/>
          <w:lang w:val="pt-BR" w:eastAsia="pt-BR"/>
          <w14:ligatures w14:val="standardContextual"/>
        </w:rPr>
      </w:pPr>
      <w:hyperlink w:anchor="_TocReviewed_316" w:history="1">
        <w:r w:rsidRPr="00493E39">
          <w:rPr>
            <w:noProof/>
            <w:lang w:val="pt-BR"/>
          </w:rPr>
          <w:t>4.3 O repasse antes e depois da paridade de importação</w:t>
        </w:r>
        <w:r w:rsidRPr="00493E39">
          <w:rPr>
            <w:noProof/>
            <w:lang w:val="pt-BR"/>
          </w:rPr>
          <w:tab/>
        </w:r>
        <w:r w:rsidRPr="00493E39">
          <w:rPr>
            <w:noProof/>
          </w:rPr>
          <w:fldChar w:fldCharType="begin"/>
        </w:r>
        <w:r w:rsidRPr="00493E39">
          <w:rPr>
            <w:noProof/>
            <w:lang w:val="pt-BR"/>
          </w:rPr>
          <w:instrText xml:space="preserve"> PAGEREF _TocReviewed_316 \h </w:instrText>
        </w:r>
        <w:r w:rsidRPr="00493E39">
          <w:rPr>
            <w:noProof/>
          </w:rPr>
        </w:r>
        <w:r w:rsidRPr="00493E39">
          <w:rPr>
            <w:noProof/>
          </w:rPr>
          <w:fldChar w:fldCharType="separate"/>
        </w:r>
        <w:del w:id="5687" w:author="Claude" w:date="2026-10-15T20:50:08Z">
          <w:r w:rsidR="000B39AF" w:rsidRPr="00493E39">
            <w:rPr>
              <w:noProof/>
              <w:lang w:val="pt-BR"/>
            </w:rPr>
            <w:delText>29</w:delText>
          </w:r>
        </w:del>
        <w:ins w:id="5688" w:author="Claude" w:date="2026-10-15T20:50:08Z">
          <w:r w:rsidR="000B39AF" w:rsidRPr="00493E39">
            <w:rPr>
              <w:noProof/>
              <w:lang w:val="pt-BR"/>
            </w:rPr>
            <w:t xml:space="preserve">32</w:t>
          </w:r>
        </w:ins>
        <w:r w:rsidRPr="00493E39">
          <w:rPr>
            <w:noProof/>
          </w:rPr>
          <w:fldChar w:fldCharType="end"/>
        </w:r>
      </w:hyperlink>
    </w:p>
    <w:p w14:paraId="19C00659" w14:textId="079F136F" w:rsidR="00D34F92" w:rsidRPr="00493E39" w:rsidRDefault="00D34F92">
      <w:pPr>
        <w:pStyle w:val="TOC2"/>
        <w:tabs>
          <w:tab w:val="right" w:leader="dot" w:pos="9071"/>
        </w:tabs>
        <w:rPr>
          <w:noProof/>
          <w:kern w:val="2"/>
          <w:lang w:val="pt-BR" w:eastAsia="pt-BR"/>
          <w14:ligatures w14:val="standardContextual"/>
        </w:rPr>
      </w:pPr>
      <w:hyperlink w:anchor="_TocReviewed_338" w:history="1">
        <w:r w:rsidRPr="00493E39">
          <w:rPr>
            <w:noProof/>
            <w:lang w:val="pt-BR"/>
          </w:rPr>
          <w:t>4.4 Quando o repasse ocorre</w:t>
        </w:r>
        <w:r w:rsidRPr="00493E39">
          <w:rPr>
            <w:noProof/>
            <w:lang w:val="pt-BR"/>
          </w:rPr>
          <w:tab/>
        </w:r>
        <w:r w:rsidRPr="00493E39">
          <w:rPr>
            <w:noProof/>
          </w:rPr>
          <w:fldChar w:fldCharType="begin"/>
        </w:r>
        <w:r w:rsidRPr="00493E39">
          <w:rPr>
            <w:noProof/>
            <w:lang w:val="pt-BR"/>
          </w:rPr>
          <w:instrText xml:space="preserve"> PAGEREF _TocReviewed_338 \h </w:instrText>
        </w:r>
        <w:r w:rsidRPr="00493E39">
          <w:rPr>
            <w:noProof/>
          </w:rPr>
        </w:r>
        <w:r w:rsidRPr="00493E39">
          <w:rPr>
            <w:noProof/>
          </w:rPr>
          <w:fldChar w:fldCharType="separate"/>
        </w:r>
        <w:del w:id="5689" w:author="Claude" w:date="2026-10-15T20:50:08Z">
          <w:r w:rsidR="000B39AF" w:rsidRPr="00493E39">
            <w:rPr>
              <w:noProof/>
              <w:lang w:val="pt-BR"/>
            </w:rPr>
            <w:delText>32</w:delText>
          </w:r>
        </w:del>
        <w:ins w:id="5690" w:author="Claude" w:date="2026-10-15T20:50:08Z">
          <w:r w:rsidR="000B39AF" w:rsidRPr="00493E39">
            <w:rPr>
              <w:noProof/>
              <w:lang w:val="pt-BR"/>
            </w:rPr>
            <w:t xml:space="preserve">35</w:t>
          </w:r>
        </w:ins>
        <w:r w:rsidRPr="00493E39">
          <w:rPr>
            <w:noProof/>
          </w:rPr>
          <w:fldChar w:fldCharType="end"/>
        </w:r>
      </w:hyperlink>
    </w:p>
    <w:p w14:paraId="76C0413F" w14:textId="7CB94F01" w:rsidR="00D34F92" w:rsidRPr="00493E39" w:rsidRDefault="00D34F92">
      <w:pPr>
        <w:pStyle w:val="TOC2"/>
        <w:tabs>
          <w:tab w:val="right" w:leader="dot" w:pos="9071"/>
        </w:tabs>
        <w:rPr>
          <w:noProof/>
          <w:kern w:val="2"/>
          <w:lang w:val="pt-BR" w:eastAsia="pt-BR"/>
          <w14:ligatures w14:val="standardContextual"/>
        </w:rPr>
      </w:pPr>
      <w:hyperlink w:anchor="_TocReviewed_351" w:history="1">
        <w:r w:rsidRPr="00493E39">
          <w:rPr>
            <w:noProof/>
            <w:lang w:val="pt-BR"/>
          </w:rPr>
          <w:t>4.5 Por onde o repasse passa</w:t>
        </w:r>
        <w:r w:rsidRPr="00493E39">
          <w:rPr>
            <w:noProof/>
            <w:lang w:val="pt-BR"/>
          </w:rPr>
          <w:tab/>
        </w:r>
        <w:r w:rsidRPr="00493E39">
          <w:rPr>
            <w:noProof/>
          </w:rPr>
          <w:fldChar w:fldCharType="begin"/>
        </w:r>
        <w:r w:rsidRPr="00493E39">
          <w:rPr>
            <w:noProof/>
            <w:lang w:val="pt-BR"/>
          </w:rPr>
          <w:instrText xml:space="preserve"> PAGEREF _TocReviewed_351 \h </w:instrText>
        </w:r>
        <w:r w:rsidRPr="00493E39">
          <w:rPr>
            <w:noProof/>
          </w:rPr>
        </w:r>
        <w:r w:rsidRPr="00493E39">
          <w:rPr>
            <w:noProof/>
          </w:rPr>
          <w:fldChar w:fldCharType="separate"/>
        </w:r>
        <w:del w:id="5691" w:author="Claude" w:date="2026-10-15T20:50:08Z">
          <w:r w:rsidR="000B39AF" w:rsidRPr="00493E39">
            <w:rPr>
              <w:noProof/>
              <w:lang w:val="pt-BR"/>
            </w:rPr>
            <w:delText>33</w:delText>
          </w:r>
        </w:del>
        <w:ins w:id="5692" w:author="Claude" w:date="2026-10-15T20:50:08Z">
          <w:r w:rsidR="000B39AF" w:rsidRPr="00493E39">
            <w:rPr>
              <w:noProof/>
              <w:lang w:val="pt-BR"/>
            </w:rPr>
            <w:t xml:space="preserve">37</w:t>
          </w:r>
        </w:ins>
        <w:r w:rsidRPr="00493E39">
          <w:rPr>
            <w:noProof/>
          </w:rPr>
          <w:fldChar w:fldCharType="end"/>
        </w:r>
      </w:hyperlink>
    </w:p>
    <w:p w14:paraId="48940193" w14:textId="6C18D6B7" w:rsidR="00D34F92" w:rsidRPr="00493E39" w:rsidRDefault="00D34F92">
      <w:pPr>
        <w:pStyle w:val="TOC3"/>
        <w:tabs>
          <w:tab w:val="right" w:leader="dot" w:pos="9071"/>
        </w:tabs>
        <w:rPr>
          <w:noProof/>
          <w:kern w:val="2"/>
          <w:lang w:val="pt-BR" w:eastAsia="pt-BR"/>
          <w14:ligatures w14:val="standardContextual"/>
        </w:rPr>
      </w:pPr>
      <w:hyperlink w:anchor="_TocReviewed_360" w:history="1">
        <w:r w:rsidRPr="00493E39">
          <w:rPr>
            <w:noProof/>
            <w:lang w:val="pt-BR"/>
          </w:rPr>
          <w:t>4.5.1 Efeito aritmético e efeito econômico</w:t>
        </w:r>
        <w:r w:rsidRPr="00493E39">
          <w:rPr>
            <w:noProof/>
            <w:lang w:val="pt-BR"/>
          </w:rPr>
          <w:tab/>
        </w:r>
        <w:r w:rsidRPr="00493E39">
          <w:rPr>
            <w:noProof/>
          </w:rPr>
          <w:fldChar w:fldCharType="begin"/>
        </w:r>
        <w:r w:rsidRPr="00493E39">
          <w:rPr>
            <w:noProof/>
            <w:lang w:val="pt-BR"/>
          </w:rPr>
          <w:instrText xml:space="preserve"> PAGEREF _TocReviewed_360 \h </w:instrText>
        </w:r>
        <w:r w:rsidRPr="00493E39">
          <w:rPr>
            <w:noProof/>
          </w:rPr>
        </w:r>
        <w:r w:rsidRPr="00493E39">
          <w:rPr>
            <w:noProof/>
          </w:rPr>
          <w:fldChar w:fldCharType="separate"/>
        </w:r>
        <w:del w:id="5693" w:author="Claude" w:date="2026-10-15T20:50:08Z">
          <w:r w:rsidR="000B39AF" w:rsidRPr="00493E39">
            <w:rPr>
              <w:noProof/>
              <w:lang w:val="pt-BR"/>
            </w:rPr>
            <w:delText>34</w:delText>
          </w:r>
        </w:del>
        <w:ins w:id="5694" w:author="Claude" w:date="2026-10-15T20:50:08Z">
          <w:r w:rsidR="000B39AF" w:rsidRPr="00493E39">
            <w:rPr>
              <w:noProof/>
              <w:lang w:val="pt-BR"/>
            </w:rPr>
            <w:t xml:space="preserve">38</w:t>
          </w:r>
        </w:ins>
        <w:r w:rsidRPr="00493E39">
          <w:rPr>
            <w:noProof/>
          </w:rPr>
          <w:fldChar w:fldCharType="end"/>
        </w:r>
      </w:hyperlink>
    </w:p>
    <w:p w14:paraId="710D4F9F" w14:textId="0FF22657" w:rsidR="00D34F92" w:rsidRPr="00493E39" w:rsidRDefault="00D34F92">
      <w:pPr>
        <w:pStyle w:val="TOC3"/>
        <w:tabs>
          <w:tab w:val="right" w:leader="dot" w:pos="9071"/>
        </w:tabs>
        <w:rPr>
          <w:noProof/>
          <w:kern w:val="2"/>
          <w:lang w:val="pt-BR" w:eastAsia="pt-BR"/>
          <w14:ligatures w14:val="standardContextual"/>
        </w:rPr>
      </w:pPr>
      <w:hyperlink w:anchor="_TocReviewed_369" w:history="1">
        <w:r w:rsidRPr="00493E39">
          <w:rPr>
            <w:noProof/>
            <w:lang w:val="pt-BR"/>
          </w:rPr>
          <w:t>4.5.2 Confronto com a estimativa oficial</w:t>
        </w:r>
        <w:r w:rsidRPr="00493E39">
          <w:rPr>
            <w:noProof/>
            <w:lang w:val="pt-BR"/>
          </w:rPr>
          <w:tab/>
        </w:r>
        <w:r w:rsidRPr="00493E39">
          <w:rPr>
            <w:noProof/>
          </w:rPr>
          <w:fldChar w:fldCharType="begin"/>
        </w:r>
        <w:r w:rsidRPr="00493E39">
          <w:rPr>
            <w:noProof/>
            <w:lang w:val="pt-BR"/>
          </w:rPr>
          <w:instrText xml:space="preserve"> PAGEREF _TocReviewed_369 \h </w:instrText>
        </w:r>
        <w:r w:rsidRPr="00493E39">
          <w:rPr>
            <w:noProof/>
          </w:rPr>
        </w:r>
        <w:r w:rsidRPr="00493E39">
          <w:rPr>
            <w:noProof/>
          </w:rPr>
          <w:fldChar w:fldCharType="separate"/>
        </w:r>
        <w:del w:id="5695" w:author="Claude" w:date="2026-10-15T20:50:08Z">
          <w:r w:rsidR="000B39AF" w:rsidRPr="00493E39">
            <w:rPr>
              <w:noProof/>
              <w:lang w:val="pt-BR"/>
            </w:rPr>
            <w:delText>35</w:delText>
          </w:r>
        </w:del>
        <w:ins w:id="5696" w:author="Claude" w:date="2026-10-15T20:50:08Z">
          <w:r w:rsidR="000B39AF" w:rsidRPr="00493E39">
            <w:rPr>
              <w:noProof/>
              <w:lang w:val="pt-BR"/>
            </w:rPr>
            <w:t xml:space="preserve">39</w:t>
          </w:r>
        </w:ins>
        <w:r w:rsidRPr="00493E39">
          <w:rPr>
            <w:noProof/>
          </w:rPr>
          <w:fldChar w:fldCharType="end"/>
        </w:r>
      </w:hyperlink>
    </w:p>
    <w:p w14:paraId="26B48432" w14:textId="57B594D2" w:rsidR="00D34F92" w:rsidRPr="00493E39" w:rsidRDefault="00D34F92">
      <w:pPr>
        <w:pStyle w:val="TOC2"/>
        <w:tabs>
          <w:tab w:val="right" w:leader="dot" w:pos="9071"/>
        </w:tabs>
        <w:rPr>
          <w:noProof/>
          <w:kern w:val="2"/>
          <w:lang w:val="pt-BR" w:eastAsia="pt-BR"/>
          <w14:ligatures w14:val="standardContextual"/>
        </w:rPr>
      </w:pPr>
      <w:hyperlink w:anchor="_TocReviewed_371" w:history="1">
        <w:r w:rsidRPr="00493E39">
          <w:rPr>
            <w:noProof/>
            <w:lang w:val="pt-BR"/>
          </w:rPr>
          <w:t>4.6 A data da mudança é estimada, não imposta</w:t>
        </w:r>
        <w:r w:rsidRPr="00493E39">
          <w:rPr>
            <w:noProof/>
            <w:lang w:val="pt-BR"/>
          </w:rPr>
          <w:tab/>
        </w:r>
        <w:r w:rsidRPr="00493E39">
          <w:rPr>
            <w:noProof/>
          </w:rPr>
          <w:fldChar w:fldCharType="begin"/>
        </w:r>
        <w:r w:rsidRPr="00493E39">
          <w:rPr>
            <w:noProof/>
            <w:lang w:val="pt-BR"/>
          </w:rPr>
          <w:instrText xml:space="preserve"> PAGEREF _TocReviewed_371 \h </w:instrText>
        </w:r>
        <w:r w:rsidRPr="00493E39">
          <w:rPr>
            <w:noProof/>
          </w:rPr>
        </w:r>
        <w:r w:rsidRPr="00493E39">
          <w:rPr>
            <w:noProof/>
          </w:rPr>
          <w:fldChar w:fldCharType="separate"/>
        </w:r>
        <w:del w:id="5697" w:author="Claude" w:date="2026-10-15T20:50:08Z">
          <w:r w:rsidR="000B39AF" w:rsidRPr="00493E39">
            <w:rPr>
              <w:noProof/>
              <w:lang w:val="pt-BR"/>
            </w:rPr>
            <w:delText>36</w:delText>
          </w:r>
        </w:del>
        <w:ins w:id="5698" w:author="Claude" w:date="2026-10-15T20:50:08Z">
          <w:r w:rsidR="000B39AF" w:rsidRPr="00493E39">
            <w:rPr>
              <w:noProof/>
              <w:lang w:val="pt-BR"/>
            </w:rPr>
            <w:t xml:space="preserve">39</w:t>
          </w:r>
        </w:ins>
        <w:r w:rsidRPr="00493E39">
          <w:rPr>
            <w:noProof/>
          </w:rPr>
          <w:fldChar w:fldCharType="end"/>
        </w:r>
      </w:hyperlink>
    </w:p>
    <w:p w14:paraId="76402856" w14:textId="6C1B257C" w:rsidR="00D34F92" w:rsidRPr="00493E39" w:rsidRDefault="00D34F92">
      <w:pPr>
        <w:pStyle w:val="TOC2"/>
        <w:tabs>
          <w:tab w:val="right" w:leader="dot" w:pos="9071"/>
        </w:tabs>
        <w:rPr>
          <w:noProof/>
          <w:kern w:val="2"/>
          <w:lang w:val="pt-BR" w:eastAsia="pt-BR"/>
          <w14:ligatures w14:val="standardContextual"/>
        </w:rPr>
      </w:pPr>
      <w:hyperlink w:anchor="_TocReviewed_386" w:history="1">
        <w:r w:rsidRPr="00493E39">
          <w:rPr>
            <w:noProof/>
            <w:lang w:val="pt-BR"/>
          </w:rPr>
          <w:t>4.7 Robustez</w:t>
        </w:r>
        <w:r w:rsidRPr="00493E39">
          <w:rPr>
            <w:noProof/>
            <w:lang w:val="pt-BR"/>
          </w:rPr>
          <w:tab/>
        </w:r>
        <w:r w:rsidRPr="00493E39">
          <w:rPr>
            <w:noProof/>
          </w:rPr>
          <w:fldChar w:fldCharType="begin"/>
        </w:r>
        <w:r w:rsidRPr="00493E39">
          <w:rPr>
            <w:noProof/>
            <w:lang w:val="pt-BR"/>
          </w:rPr>
          <w:instrText xml:space="preserve"> PAGEREF _TocReviewed_386 \h </w:instrText>
        </w:r>
        <w:r w:rsidRPr="00493E39">
          <w:rPr>
            <w:noProof/>
          </w:rPr>
        </w:r>
        <w:r w:rsidRPr="00493E39">
          <w:rPr>
            <w:noProof/>
          </w:rPr>
          <w:fldChar w:fldCharType="separate"/>
        </w:r>
        <w:del w:id="5699" w:author="Claude" w:date="2026-10-15T20:50:08Z">
          <w:r w:rsidR="000B39AF" w:rsidRPr="00493E39">
            <w:rPr>
              <w:noProof/>
              <w:lang w:val="pt-BR"/>
            </w:rPr>
            <w:delText>37</w:delText>
          </w:r>
        </w:del>
        <w:ins w:id="5700" w:author="Claude" w:date="2026-10-15T20:50:08Z">
          <w:r w:rsidR="000B39AF" w:rsidRPr="00493E39">
            <w:rPr>
              <w:noProof/>
              <w:lang w:val="pt-BR"/>
            </w:rPr>
            <w:t xml:space="preserve">41</w:t>
          </w:r>
        </w:ins>
        <w:r w:rsidRPr="00493E39">
          <w:rPr>
            <w:noProof/>
          </w:rPr>
          <w:fldChar w:fldCharType="end"/>
        </w:r>
      </w:hyperlink>
    </w:p>
    <w:p w14:paraId="16585199" w14:textId="687A0725" w:rsidR="00D34F92" w:rsidRPr="00493E39" w:rsidRDefault="00D34F92">
      <w:pPr>
        <w:pStyle w:val="TOC3"/>
        <w:tabs>
          <w:tab w:val="right" w:leader="dot" w:pos="9071"/>
        </w:tabs>
        <w:rPr>
          <w:noProof/>
          <w:kern w:val="2"/>
          <w:lang w:val="pt-BR" w:eastAsia="pt-BR"/>
          <w14:ligatures w14:val="standardContextual"/>
        </w:rPr>
      </w:pPr>
      <w:hyperlink w:anchor="_TocReviewed_388" w:history="1">
        <w:r w:rsidRPr="00493E39">
          <w:rPr>
            <w:noProof/>
            <w:lang w:val="pt-BR"/>
          </w:rPr>
          <w:t>4.7.1 Placebo em horizontes anteriores ao choque</w:t>
        </w:r>
        <w:r w:rsidRPr="00493E39">
          <w:rPr>
            <w:noProof/>
            <w:lang w:val="pt-BR"/>
          </w:rPr>
          <w:tab/>
        </w:r>
        <w:r w:rsidRPr="00493E39">
          <w:rPr>
            <w:noProof/>
          </w:rPr>
          <w:fldChar w:fldCharType="begin"/>
        </w:r>
        <w:r w:rsidRPr="00493E39">
          <w:rPr>
            <w:noProof/>
            <w:lang w:val="pt-BR"/>
          </w:rPr>
          <w:instrText xml:space="preserve"> PAGEREF _TocReviewed_388 \h </w:instrText>
        </w:r>
        <w:r w:rsidRPr="00493E39">
          <w:rPr>
            <w:noProof/>
          </w:rPr>
        </w:r>
        <w:r w:rsidRPr="00493E39">
          <w:rPr>
            <w:noProof/>
          </w:rPr>
          <w:fldChar w:fldCharType="separate"/>
        </w:r>
        <w:del w:id="5701" w:author="Claude" w:date="2026-10-15T20:50:08Z">
          <w:r w:rsidR="000B39AF" w:rsidRPr="00493E39">
            <w:rPr>
              <w:noProof/>
              <w:lang w:val="pt-BR"/>
            </w:rPr>
            <w:delText>38</w:delText>
          </w:r>
        </w:del>
        <w:ins w:id="5702" w:author="Claude" w:date="2026-10-15T20:50:08Z">
          <w:r w:rsidR="000B39AF" w:rsidRPr="00493E39">
            <w:rPr>
              <w:noProof/>
              <w:lang w:val="pt-BR"/>
            </w:rPr>
            <w:t xml:space="preserve">41</w:t>
          </w:r>
        </w:ins>
        <w:r w:rsidRPr="00493E39">
          <w:rPr>
            <w:noProof/>
          </w:rPr>
          <w:fldChar w:fldCharType="end"/>
        </w:r>
      </w:hyperlink>
    </w:p>
    <w:p w14:paraId="553F12DA" w14:textId="2C711572" w:rsidR="00D34F92" w:rsidRPr="00493E39" w:rsidRDefault="00D34F92">
      <w:pPr>
        <w:pStyle w:val="TOC3"/>
        <w:tabs>
          <w:tab w:val="right" w:leader="dot" w:pos="9071"/>
        </w:tabs>
        <w:rPr>
          <w:noProof/>
          <w:kern w:val="2"/>
          <w:lang w:val="pt-BR" w:eastAsia="pt-BR"/>
          <w14:ligatures w14:val="standardContextual"/>
        </w:rPr>
      </w:pPr>
      <w:hyperlink w:anchor="_TocReviewed_390" w:history="1">
        <w:r w:rsidRPr="00493E39">
          <w:rPr>
            <w:noProof/>
            <w:lang w:val="pt-BR"/>
          </w:rPr>
          <w:t>4.7.2 O fim da política de paridade e o tratamento da pandemia</w:t>
        </w:r>
        <w:r w:rsidRPr="00493E39">
          <w:rPr>
            <w:noProof/>
            <w:lang w:val="pt-BR"/>
          </w:rPr>
          <w:tab/>
        </w:r>
        <w:r w:rsidRPr="00493E39">
          <w:rPr>
            <w:noProof/>
          </w:rPr>
          <w:fldChar w:fldCharType="begin"/>
        </w:r>
        <w:r w:rsidRPr="00493E39">
          <w:rPr>
            <w:noProof/>
            <w:lang w:val="pt-BR"/>
          </w:rPr>
          <w:instrText xml:space="preserve"> PAGEREF _TocReviewed_390 \h </w:instrText>
        </w:r>
        <w:r w:rsidRPr="00493E39">
          <w:rPr>
            <w:noProof/>
          </w:rPr>
        </w:r>
        <w:r w:rsidRPr="00493E39">
          <w:rPr>
            <w:noProof/>
          </w:rPr>
          <w:fldChar w:fldCharType="separate"/>
        </w:r>
        <w:del w:id="5703" w:author="Claude" w:date="2026-10-15T20:50:08Z">
          <w:r w:rsidR="000B39AF" w:rsidRPr="00493E39">
            <w:rPr>
              <w:noProof/>
              <w:lang w:val="pt-BR"/>
            </w:rPr>
            <w:delText>38</w:delText>
          </w:r>
        </w:del>
        <w:ins w:id="5704" w:author="Claude" w:date="2026-10-15T20:50:08Z">
          <w:r w:rsidR="000B39AF" w:rsidRPr="00493E39">
            <w:rPr>
              <w:noProof/>
              <w:lang w:val="pt-BR"/>
            </w:rPr>
            <w:t xml:space="preserve">41</w:t>
          </w:r>
        </w:ins>
        <w:r w:rsidRPr="00493E39">
          <w:rPr>
            <w:noProof/>
          </w:rPr>
          <w:fldChar w:fldCharType="end"/>
        </w:r>
      </w:hyperlink>
    </w:p>
    <w:p w14:paraId="6FC31ED7" w14:textId="09508BB0" w:rsidR="00D34F92" w:rsidRPr="00493E39" w:rsidRDefault="00D34F92">
      <w:pPr>
        <w:pStyle w:val="TOC3"/>
        <w:tabs>
          <w:tab w:val="right" w:leader="dot" w:pos="9071"/>
        </w:tabs>
        <w:rPr>
          <w:noProof/>
          <w:kern w:val="2"/>
          <w:lang w:val="pt-BR" w:eastAsia="pt-BR"/>
          <w14:ligatures w14:val="standardContextual"/>
        </w:rPr>
      </w:pPr>
      <w:hyperlink w:anchor="_TocReviewed_397" w:history="1">
        <w:r w:rsidRPr="00493E39">
          <w:rPr>
            <w:noProof/>
            <w:lang w:val="pt-BR"/>
          </w:rPr>
          <w:t>4.7.3 A gasolina na refinaria</w:t>
        </w:r>
        <w:r w:rsidRPr="00493E39">
          <w:rPr>
            <w:noProof/>
            <w:lang w:val="pt-BR"/>
          </w:rPr>
          <w:tab/>
        </w:r>
        <w:r w:rsidRPr="00493E39">
          <w:rPr>
            <w:noProof/>
          </w:rPr>
          <w:fldChar w:fldCharType="begin"/>
        </w:r>
        <w:r w:rsidRPr="00493E39">
          <w:rPr>
            <w:noProof/>
            <w:lang w:val="pt-BR"/>
          </w:rPr>
          <w:instrText xml:space="preserve"> PAGEREF _TocReviewed_397 \h </w:instrText>
        </w:r>
        <w:r w:rsidRPr="00493E39">
          <w:rPr>
            <w:noProof/>
          </w:rPr>
        </w:r>
        <w:r w:rsidRPr="00493E39">
          <w:rPr>
            <w:noProof/>
          </w:rPr>
          <w:fldChar w:fldCharType="separate"/>
        </w:r>
        <w:del w:id="5705" w:author="Claude" w:date="2026-10-15T20:50:08Z">
          <w:r w:rsidR="000B39AF" w:rsidRPr="00493E39">
            <w:rPr>
              <w:noProof/>
              <w:lang w:val="pt-BR"/>
            </w:rPr>
            <w:delText>38</w:delText>
          </w:r>
        </w:del>
        <w:ins w:id="5706" w:author="Claude" w:date="2026-10-15T20:50:08Z">
          <w:r w:rsidR="000B39AF" w:rsidRPr="00493E39">
            <w:rPr>
              <w:noProof/>
              <w:lang w:val="pt-BR"/>
            </w:rPr>
            <w:t xml:space="preserve">42</w:t>
          </w:r>
        </w:ins>
        <w:r w:rsidRPr="00493E39">
          <w:rPr>
            <w:noProof/>
          </w:rPr>
          <w:fldChar w:fldCharType="end"/>
        </w:r>
      </w:hyperlink>
    </w:p>
    <w:p w14:paraId="2B8322A8" w14:textId="720B872C" w:rsidR="00D34F92" w:rsidRPr="00493E39" w:rsidRDefault="00D34F92">
      <w:pPr>
        <w:pStyle w:val="TOC3"/>
        <w:tabs>
          <w:tab w:val="right" w:leader="dot" w:pos="9071"/>
        </w:tabs>
        <w:rPr>
          <w:noProof/>
          <w:kern w:val="2"/>
          <w:lang w:val="pt-BR" w:eastAsia="pt-BR"/>
          <w14:ligatures w14:val="standardContextual"/>
        </w:rPr>
      </w:pPr>
      <w:hyperlink w:anchor="_TocReviewed_399" w:history="1">
        <w:r w:rsidRPr="00493E39">
          <w:rPr>
            <w:noProof/>
            <w:lang w:val="pt-BR"/>
          </w:rPr>
          <w:t>4.7.4 A data do anúncio da política como corte alternativo</w:t>
        </w:r>
        <w:r w:rsidRPr="00493E39">
          <w:rPr>
            <w:noProof/>
            <w:lang w:val="pt-BR"/>
          </w:rPr>
          <w:tab/>
        </w:r>
        <w:r w:rsidRPr="00493E39">
          <w:rPr>
            <w:noProof/>
          </w:rPr>
          <w:fldChar w:fldCharType="begin"/>
        </w:r>
        <w:r w:rsidRPr="00493E39">
          <w:rPr>
            <w:noProof/>
            <w:lang w:val="pt-BR"/>
          </w:rPr>
          <w:instrText xml:space="preserve"> PAGEREF _TocReviewed_399 \h </w:instrText>
        </w:r>
        <w:r w:rsidRPr="00493E39">
          <w:rPr>
            <w:noProof/>
          </w:rPr>
        </w:r>
        <w:r w:rsidRPr="00493E39">
          <w:rPr>
            <w:noProof/>
          </w:rPr>
          <w:fldChar w:fldCharType="separate"/>
        </w:r>
        <w:del w:id="5707" w:author="Claude" w:date="2026-10-15T20:50:08Z">
          <w:r w:rsidR="000B39AF" w:rsidRPr="00493E39">
            <w:rPr>
              <w:noProof/>
              <w:lang w:val="pt-BR"/>
            </w:rPr>
            <w:delText>39</w:delText>
          </w:r>
        </w:del>
        <w:ins w:id="5708" w:author="Claude" w:date="2026-10-15T20:50:08Z">
          <w:r w:rsidR="000B39AF" w:rsidRPr="00493E39">
            <w:rPr>
              <w:noProof/>
              <w:lang w:val="pt-BR"/>
            </w:rPr>
            <w:t xml:space="preserve">42</w:t>
          </w:r>
        </w:ins>
        <w:r w:rsidRPr="00493E39">
          <w:rPr>
            <w:noProof/>
          </w:rPr>
          <w:fldChar w:fldCharType="end"/>
        </w:r>
      </w:hyperlink>
    </w:p>
    <w:p w14:paraId="60D546F2" w14:textId="3F4D9194" w:rsidR="00D34F92" w:rsidRPr="00493E39" w:rsidRDefault="00D34F92">
      <w:pPr>
        <w:pStyle w:val="TOC3"/>
        <w:tabs>
          <w:tab w:val="right" w:leader="dot" w:pos="9071"/>
        </w:tabs>
        <w:rPr>
          <w:noProof/>
          <w:kern w:val="2"/>
          <w:lang w:val="pt-BR" w:eastAsia="pt-BR"/>
          <w14:ligatures w14:val="standardContextual"/>
        </w:rPr>
      </w:pPr>
      <w:hyperlink w:anchor="_TocReviewed_403" w:history="1">
        <w:r w:rsidRPr="00493E39">
          <w:rPr>
            <w:noProof/>
            <w:lang w:val="pt-BR"/>
          </w:rPr>
          <w:t>4.7.5 Um exercício contrafactual e a desagregação do índice</w:t>
        </w:r>
        <w:r w:rsidRPr="00493E39">
          <w:rPr>
            <w:noProof/>
            <w:lang w:val="pt-BR"/>
          </w:rPr>
          <w:tab/>
        </w:r>
        <w:r w:rsidRPr="00493E39">
          <w:rPr>
            <w:noProof/>
          </w:rPr>
          <w:fldChar w:fldCharType="begin"/>
        </w:r>
        <w:r w:rsidRPr="00493E39">
          <w:rPr>
            <w:noProof/>
            <w:lang w:val="pt-BR"/>
          </w:rPr>
          <w:instrText xml:space="preserve"> PAGEREF _TocReviewed_403 \h </w:instrText>
        </w:r>
        <w:r w:rsidRPr="00493E39">
          <w:rPr>
            <w:noProof/>
          </w:rPr>
        </w:r>
        <w:r w:rsidRPr="00493E39">
          <w:rPr>
            <w:noProof/>
          </w:rPr>
          <w:fldChar w:fldCharType="separate"/>
        </w:r>
        <w:del w:id="5709" w:author="Claude" w:date="2026-10-15T20:50:08Z">
          <w:r w:rsidR="000B39AF" w:rsidRPr="00493E39">
            <w:rPr>
              <w:noProof/>
              <w:lang w:val="pt-BR"/>
            </w:rPr>
            <w:delText>39</w:delText>
          </w:r>
        </w:del>
        <w:ins w:id="5710" w:author="Claude" w:date="2026-10-15T20:50:08Z">
          <w:r w:rsidR="000B39AF" w:rsidRPr="00493E39">
            <w:rPr>
              <w:noProof/>
              <w:lang w:val="pt-BR"/>
            </w:rPr>
            <w:t xml:space="preserve">42</w:t>
          </w:r>
        </w:ins>
        <w:r w:rsidRPr="00493E39">
          <w:rPr>
            <w:noProof/>
          </w:rPr>
          <w:fldChar w:fldCharType="end"/>
        </w:r>
      </w:hyperlink>
    </w:p>
    <w:p w14:paraId="43DC68BE" w14:textId="1DD6B881" w:rsidR="00D34F92" w:rsidRPr="00493E39" w:rsidRDefault="00D34F92">
      <w:pPr>
        <w:pStyle w:val="TOC2"/>
        <w:tabs>
          <w:tab w:val="right" w:leader="dot" w:pos="9071"/>
        </w:tabs>
        <w:rPr>
          <w:ins w:id="3564" w:author="Claude" w:date="2026-10-15T00:16:05Z"/>
          <w:noProof/>
          <w:kern w:val="2"/>
          <w:lang w:val="pt-BR" w:eastAsia="pt-BR"/>
          <w14:ligatures w14:val="standardContextual"/>
        </w:rPr>
      </w:pPr>
      <w:hyperlink w:anchor="_TocReviewed_iv48" w:history="1">
        <w:ins w:id="3556" w:author="Claude" w:date="2026-10-15T00:16:05Z">
          <w:r w:rsidRPr="00493E39">
            <w:rPr>
              <w:noProof/>
              <w:lang w:val="pt-BR"/>
            </w:rPr>
            <w:t>4.8 Identificação por variável instrumental</w:t>
          </w:r>
        </w:ins>
        <w:ins w:id="3557" w:author="Claude" w:date="2026-10-15T00:16:05Z">
          <w:r w:rsidRPr="00493E39">
            <w:rPr>
              <w:noProof/>
              <w:lang w:val="pt-BR"/>
            </w:rPr>
            <w:tab/>
          </w:r>
        </w:ins>
        <w:ins w:id="3558" w:author="Claude" w:date="2026-10-15T00:16:05Z">
          <w:r w:rsidRPr="00493E39">
            <w:rPr>
              <w:noProof/>
            </w:rPr>
            <w:fldChar w:fldCharType="begin"/>
          </w:r>
        </w:ins>
        <w:ins w:id="3559" w:author="Claude" w:date="2026-10-15T00:16:05Z">
          <w:r w:rsidRPr="00493E39">
            <w:rPr>
              <w:noProof/>
              <w:lang w:val="pt-BR"/>
            </w:rPr>
            <w:instrText xml:space="preserve"> PAGEREF _TocReviewed_iv48 \h </w:instrText>
          </w:r>
        </w:ins>
        <w:ins w:id="3560" w:author="Claude" w:date="2026-10-15T00:16:05Z">
          <w:r w:rsidRPr="00493E39">
            <w:rPr>
              <w:noProof/>
            </w:rPr>
          </w:r>
        </w:ins>
        <w:ins w:id="3561" w:author="Claude" w:date="2026-10-15T00:16:05Z">
          <w:r w:rsidRPr="00493E39">
            <w:rPr>
              <w:noProof/>
            </w:rPr>
            <w:fldChar w:fldCharType="separate"/>
          </w:r>
        </w:ins>
        <w:ins w:id="3562" w:author="Claude" w:date="2026-10-15T00:16:05Z">
          <w:r w:rsidR="000B39AF" w:rsidRPr="00493E39">
            <w:rPr>
              <w:noProof/>
              <w:lang w:val="pt-BR"/>
            </w:rPr>
            <w:t>43</w:t>
          </w:r>
        </w:ins>
        <w:ins w:id="3563" w:author="Claude" w:date="2026-10-15T00:16:05Z">
          <w:r w:rsidRPr="00493E39">
            <w:rPr>
              <w:noProof/>
            </w:rPr>
            <w:fldChar w:fldCharType="end"/>
          </w:r>
        </w:ins>
      </w:hyperlink>
    </w:p>
    <w:p w14:paraId="710F896D" w14:textId="1DD6B881" w:rsidR="00D34F92" w:rsidRPr="00493E39" w:rsidRDefault="00D34F92">
      <w:pPr>
        <w:pStyle w:val="TOC2"/>
        <w:tabs>
          <w:tab w:val="right" w:leader="dot" w:pos="9071"/>
        </w:tabs>
        <w:rPr>
          <w:noProof/>
          <w:kern w:val="2"/>
          <w:lang w:val="pt-BR" w:eastAsia="pt-BR"/>
          <w14:ligatures w14:val="standardContextual"/>
        </w:rPr>
      </w:pPr>
      <w:hyperlink w:anchor="_TocReviewed_414" w:history="1">
        <w:del w:id="3565" w:author="Claude" w:date="2026-10-15T00:16:05Z">
          <w:r w:rsidRPr="00493E39">
            <w:rPr>
              <w:noProof/>
              <w:lang w:val="pt-BR"/>
            </w:rPr>
            <w:delText xml:space="preserve">4.8</w:delText>
          </w:r>
        </w:del>
        <w:ins w:id="3566" w:author="Claude" w:date="2026-10-15T00:16:05Z">
          <w:r w:rsidRPr="00493E39">
            <w:rPr>
              <w:noProof/>
              <w:lang w:val="pt-BR"/>
            </w:rPr>
            <w:t xml:space="preserve">4.9</w:t>
          </w:r>
        </w:ins>
        <w:r w:rsidRPr="00493E39">
          <w:rPr>
            <w:noProof/>
            <w:lang w:val="pt-BR"/>
          </w:rPr>
          <w:t xml:space="preserve"> O resultado em perspectiva internacional</w:t>
        </w:r>
        <w:r w:rsidRPr="00493E39">
          <w:rPr>
            <w:noProof/>
            <w:lang w:val="pt-BR"/>
          </w:rPr>
          <w:tab/>
        </w:r>
        <w:r w:rsidRPr="00493E39">
          <w:rPr>
            <w:noProof/>
          </w:rPr>
          <w:fldChar w:fldCharType="begin"/>
        </w:r>
        <w:r w:rsidRPr="00493E39">
          <w:rPr>
            <w:noProof/>
            <w:lang w:val="pt-BR"/>
          </w:rPr>
          <w:instrText xml:space="preserve"> PAGEREF _TocReviewed_414 \h </w:instrText>
        </w:r>
        <w:r w:rsidRPr="00493E39">
          <w:rPr>
            <w:noProof/>
          </w:rPr>
        </w:r>
        <w:r w:rsidRPr="00493E39">
          <w:rPr>
            <w:noProof/>
          </w:rPr>
          <w:fldChar w:fldCharType="separate"/>
        </w:r>
        <w:del w:id="5711" w:author="Claude" w:date="2026-10-15T20:50:08Z">
          <w:r w:rsidR="000B39AF" w:rsidRPr="00493E39">
            <w:rPr>
              <w:noProof/>
              <w:lang w:val="pt-BR"/>
            </w:rPr>
            <w:delText>40</w:delText>
          </w:r>
        </w:del>
        <w:ins w:id="5712" w:author="Claude" w:date="2026-10-15T20:50:08Z">
          <w:r w:rsidR="000B39AF" w:rsidRPr="00493E39">
            <w:rPr>
              <w:noProof/>
              <w:lang w:val="pt-BR"/>
            </w:rPr>
            <w:t xml:space="preserve">46</w:t>
          </w:r>
        </w:ins>
        <w:r w:rsidRPr="00493E39">
          <w:rPr>
            <w:noProof/>
          </w:rPr>
          <w:fldChar w:fldCharType="end"/>
        </w:r>
      </w:hyperlink>
    </w:p>
    <w:p w14:paraId="7C1820CA" w14:textId="73B14BE2" w:rsidR="00D34F92" w:rsidRPr="00493E39" w:rsidRDefault="00D34F92">
      <w:pPr>
        <w:pStyle w:val="TOC2"/>
        <w:tabs>
          <w:tab w:val="right" w:leader="dot" w:pos="9071"/>
        </w:tabs>
        <w:rPr>
          <w:noProof/>
          <w:kern w:val="2"/>
          <w:lang w:val="pt-BR" w:eastAsia="pt-BR"/>
          <w14:ligatures w14:val="standardContextual"/>
        </w:rPr>
      </w:pPr>
      <w:hyperlink w:anchor="_TocReviewed_418" w:history="1">
        <w:del w:id="3567" w:author="Claude" w:date="2026-10-15T00:16:05Z">
          <w:r w:rsidRPr="00493E39">
            <w:rPr>
              <w:noProof/>
              <w:lang w:val="pt-BR"/>
            </w:rPr>
            <w:delText xml:space="preserve">4.9</w:delText>
          </w:r>
        </w:del>
        <w:ins w:id="3568" w:author="Claude" w:date="2026-10-15T00:16:05Z">
          <w:r w:rsidRPr="00493E39">
            <w:rPr>
              <w:noProof/>
              <w:lang w:val="pt-BR"/>
            </w:rPr>
            <w:t xml:space="preserve">4.10</w:t>
          </w:r>
        </w:ins>
        <w:r w:rsidRPr="00493E39">
          <w:rPr>
            <w:noProof/>
            <w:lang w:val="pt-BR"/>
          </w:rPr>
          <w:t xml:space="preserve"> O resultado à luz da literatura</w:t>
        </w:r>
        <w:r w:rsidRPr="00493E39">
          <w:rPr>
            <w:noProof/>
            <w:lang w:val="pt-BR"/>
          </w:rPr>
          <w:tab/>
        </w:r>
        <w:r w:rsidRPr="00493E39">
          <w:rPr>
            <w:noProof/>
          </w:rPr>
          <w:fldChar w:fldCharType="begin"/>
        </w:r>
        <w:r w:rsidRPr="00493E39">
          <w:rPr>
            <w:noProof/>
            <w:lang w:val="pt-BR"/>
          </w:rPr>
          <w:instrText xml:space="preserve"> PAGEREF _TocReviewed_418 \h </w:instrText>
        </w:r>
        <w:r w:rsidRPr="00493E39">
          <w:rPr>
            <w:noProof/>
          </w:rPr>
        </w:r>
        <w:r w:rsidRPr="00493E39">
          <w:rPr>
            <w:noProof/>
          </w:rPr>
          <w:fldChar w:fldCharType="separate"/>
        </w:r>
        <w:del w:id="5713" w:author="Claude" w:date="2026-10-15T20:50:08Z">
          <w:r w:rsidR="000B39AF" w:rsidRPr="00493E39">
            <w:rPr>
              <w:noProof/>
              <w:lang w:val="pt-BR"/>
            </w:rPr>
            <w:delText>41</w:delText>
          </w:r>
        </w:del>
        <w:ins w:id="5714" w:author="Claude" w:date="2026-10-15T20:50:08Z">
          <w:r w:rsidR="000B39AF" w:rsidRPr="00493E39">
            <w:rPr>
              <w:noProof/>
              <w:lang w:val="pt-BR"/>
            </w:rPr>
            <w:t xml:space="preserve">47</w:t>
          </w:r>
        </w:ins>
        <w:r w:rsidRPr="00493E39">
          <w:rPr>
            <w:noProof/>
          </w:rPr>
          <w:fldChar w:fldCharType="end"/>
        </w:r>
      </w:hyperlink>
    </w:p>
    <w:p w14:paraId="3E044FA8" w14:textId="6C1B257C" w:rsidR="00D34F92" w:rsidRPr="00493E39" w:rsidRDefault="00D34F92">
      <w:pPr>
        <w:pStyle w:val="TOC2"/>
        <w:tabs>
          <w:tab w:val="right" w:leader="dot" w:pos="9071"/>
        </w:tabs>
        <w:rPr>
          <w:ins w:id="4647" w:author="Claude" w:date="2026-10-15T20:50:07Z"/>
          <w:noProof/>
          <w:kern w:val="2"/>
          <w:lang w:val="pt-BR" w:eastAsia="pt-BR"/>
          <w14:ligatures w14:val="standardContextual"/>
        </w:rPr>
      </w:pPr>
      <w:hyperlink w:anchor="_TocReviewed_pol411" w:history="1">
        <w:ins w:id="4639" w:author="Claude" w:date="2026-10-15T20:50:07Z">
          <w:r w:rsidRPr="00493E39">
            <w:rPr>
              <w:noProof/>
              <w:lang w:val="pt-BR"/>
            </w:rPr>
            <w:t>4.11 Implicações de política</w:t>
          </w:r>
        </w:ins>
        <w:ins w:id="4640" w:author="Claude" w:date="2026-10-15T20:50:07Z">
          <w:r w:rsidRPr="00493E39">
            <w:rPr>
              <w:noProof/>
              <w:lang w:val="pt-BR"/>
            </w:rPr>
            <w:tab/>
          </w:r>
        </w:ins>
        <w:ins w:id="4641" w:author="Claude" w:date="2026-10-15T20:50:07Z">
          <w:r w:rsidRPr="00493E39">
            <w:rPr>
              <w:noProof/>
            </w:rPr>
            <w:fldChar w:fldCharType="begin"/>
          </w:r>
        </w:ins>
        <w:ins w:id="4642" w:author="Claude" w:date="2026-10-15T20:50:07Z">
          <w:r w:rsidRPr="00493E39">
            <w:rPr>
              <w:noProof/>
              <w:lang w:val="pt-BR"/>
            </w:rPr>
            <w:instrText xml:space="preserve"> PAGEREF _TocReviewed_pol411 \h </w:instrText>
          </w:r>
        </w:ins>
        <w:ins w:id="4643" w:author="Claude" w:date="2026-10-15T20:50:07Z">
          <w:r w:rsidRPr="00493E39">
            <w:rPr>
              <w:noProof/>
            </w:rPr>
          </w:r>
        </w:ins>
        <w:ins w:id="4644" w:author="Claude" w:date="2026-10-15T20:50:07Z">
          <w:r w:rsidRPr="00493E39">
            <w:rPr>
              <w:noProof/>
            </w:rPr>
            <w:fldChar w:fldCharType="separate"/>
          </w:r>
        </w:ins>
        <w:ins w:id="4645" w:author="Claude" w:date="2026-10-15T20:50:07Z">
          <w:r w:rsidR="000B39AF" w:rsidRPr="00493E39">
            <w:rPr>
              <w:noProof/>
              <w:lang w:val="pt-BR"/>
            </w:rPr>
            <w:t>48</w:t>
          </w:r>
        </w:ins>
        <w:ins w:id="4646" w:author="Claude" w:date="2026-10-15T20:50:07Z">
          <w:r w:rsidRPr="00493E39">
            <w:rPr>
              <w:noProof/>
            </w:rPr>
            <w:fldChar w:fldCharType="end"/>
          </w:r>
        </w:ins>
      </w:hyperlink>
    </w:p>
    <w:p w14:paraId="44AEF1E0" w14:textId="73B9252B" w:rsidR="00D34F92" w:rsidRPr="00493E39" w:rsidRDefault="00D34F92">
      <w:pPr>
        <w:pStyle w:val="TOC1"/>
        <w:tabs>
          <w:tab w:val="right" w:leader="dot" w:pos="9071"/>
        </w:tabs>
        <w:rPr>
          <w:noProof/>
          <w:kern w:val="2"/>
          <w:lang w:val="pt-BR" w:eastAsia="pt-BR"/>
          <w14:ligatures w14:val="standardContextual"/>
        </w:rPr>
      </w:pPr>
      <w:hyperlink w:anchor="_TocReviewed_432" w:history="1">
        <w:r w:rsidRPr="00493E39">
          <w:rPr>
            <w:noProof/>
            <w:lang w:val="pt-BR"/>
          </w:rPr>
          <w:t>5 CONCLUSÃO</w:t>
        </w:r>
        <w:r w:rsidRPr="00493E39">
          <w:rPr>
            <w:noProof/>
            <w:lang w:val="pt-BR"/>
          </w:rPr>
          <w:tab/>
        </w:r>
        <w:r w:rsidRPr="00493E39">
          <w:rPr>
            <w:noProof/>
          </w:rPr>
          <w:fldChar w:fldCharType="begin"/>
        </w:r>
        <w:r w:rsidRPr="00493E39">
          <w:rPr>
            <w:noProof/>
            <w:lang w:val="pt-BR"/>
          </w:rPr>
          <w:instrText xml:space="preserve"> PAGEREF _TocReviewed_432 \h </w:instrText>
        </w:r>
        <w:r w:rsidRPr="00493E39">
          <w:rPr>
            <w:noProof/>
          </w:rPr>
        </w:r>
        <w:r w:rsidRPr="00493E39">
          <w:rPr>
            <w:noProof/>
          </w:rPr>
          <w:fldChar w:fldCharType="separate"/>
        </w:r>
        <w:del w:id="5715" w:author="Claude" w:date="2026-10-15T20:50:08Z">
          <w:r w:rsidR="000B39AF" w:rsidRPr="00493E39">
            <w:rPr>
              <w:noProof/>
              <w:lang w:val="pt-BR"/>
            </w:rPr>
            <w:delText>43</w:delText>
          </w:r>
        </w:del>
        <w:ins w:id="5716" w:author="Claude" w:date="2026-10-15T20:50:08Z">
          <w:r w:rsidR="000B39AF" w:rsidRPr="00493E39">
            <w:rPr>
              <w:noProof/>
              <w:lang w:val="pt-BR"/>
            </w:rPr>
            <w:t xml:space="preserve">50</w:t>
          </w:r>
        </w:ins>
        <w:r w:rsidRPr="00493E39">
          <w:rPr>
            <w:noProof/>
          </w:rPr>
          <w:fldChar w:fldCharType="end"/>
        </w:r>
      </w:hyperlink>
    </w:p>
    <w:p w14:paraId="0681E809" w14:textId="20D3DD6E" w:rsidR="00D34F92" w:rsidRPr="00493E39" w:rsidRDefault="00D34F92">
      <w:pPr>
        <w:pStyle w:val="TOC1"/>
        <w:tabs>
          <w:tab w:val="right" w:leader="dot" w:pos="9071"/>
        </w:tabs>
        <w:rPr>
          <w:noProof/>
          <w:kern w:val="2"/>
          <w:lang w:val="pt-BR" w:eastAsia="pt-BR"/>
          <w14:ligatures w14:val="standardContextual"/>
        </w:rPr>
      </w:pPr>
      <w:hyperlink w:anchor="_TocReviewed_442" w:history="1">
        <w:r w:rsidRPr="00493E39">
          <w:rPr>
            <w:noProof/>
            <w:lang w:val="pt-BR"/>
          </w:rPr>
          <w:t>REFERÊNCIAS</w:t>
        </w:r>
        <w:r w:rsidRPr="00493E39">
          <w:rPr>
            <w:noProof/>
            <w:lang w:val="pt-BR"/>
          </w:rPr>
          <w:tab/>
        </w:r>
        <w:r w:rsidRPr="00493E39">
          <w:rPr>
            <w:noProof/>
          </w:rPr>
          <w:fldChar w:fldCharType="begin"/>
        </w:r>
        <w:r w:rsidRPr="00493E39">
          <w:rPr>
            <w:noProof/>
            <w:lang w:val="pt-BR"/>
          </w:rPr>
          <w:instrText xml:space="preserve"> PAGEREF _TocReviewed_442 \h </w:instrText>
        </w:r>
        <w:r w:rsidRPr="00493E39">
          <w:rPr>
            <w:noProof/>
          </w:rPr>
        </w:r>
        <w:r w:rsidRPr="00493E39">
          <w:rPr>
            <w:noProof/>
          </w:rPr>
          <w:fldChar w:fldCharType="separate"/>
        </w:r>
        <w:del w:id="5717" w:author="Claude" w:date="2026-10-15T20:50:08Z">
          <w:r w:rsidR="000B39AF" w:rsidRPr="00493E39">
            <w:rPr>
              <w:noProof/>
              <w:lang w:val="pt-BR"/>
            </w:rPr>
            <w:delText>44</w:delText>
          </w:r>
        </w:del>
        <w:ins w:id="5718" w:author="Claude" w:date="2026-10-15T20:50:08Z">
          <w:r w:rsidR="000B39AF" w:rsidRPr="00493E39">
            <w:rPr>
              <w:noProof/>
              <w:lang w:val="pt-BR"/>
            </w:rPr>
            <w:t xml:space="preserve">52</w:t>
          </w:r>
        </w:ins>
        <w:r w:rsidRPr="00493E39">
          <w:rPr>
            <w:noProof/>
          </w:rPr>
          <w:fldChar w:fldCharType="end"/>
        </w:r>
      </w:hyperlink>
    </w:p>
    <w:p w14:paraId="40AF4396" w14:textId="7AE293B5" w:rsidR="00D34F92" w:rsidRPr="00493E39" w:rsidRDefault="00D34F92">
      <w:pPr>
        <w:pStyle w:val="TOC1"/>
        <w:tabs>
          <w:tab w:val="right" w:leader="dot" w:pos="9071"/>
        </w:tabs>
        <w:rPr>
          <w:noProof/>
          <w:kern w:val="2"/>
          <w:lang w:val="pt-BR" w:eastAsia="pt-BR"/>
          <w14:ligatures w14:val="standardContextual"/>
        </w:rPr>
      </w:pPr>
      <w:hyperlink w:anchor="_TocReviewed_489" w:history="1">
        <w:r w:rsidRPr="00493E39">
          <w:rPr>
            <w:noProof/>
            <w:lang w:val="pt-BR"/>
          </w:rPr>
          <w:t>APÊNDICE A – SÉRIES UTILIZADAS, EM NÍVEL</w:t>
        </w:r>
        <w:r w:rsidRPr="00493E39">
          <w:rPr>
            <w:noProof/>
            <w:lang w:val="pt-BR"/>
          </w:rPr>
          <w:tab/>
        </w:r>
        <w:r w:rsidRPr="00493E39">
          <w:rPr>
            <w:noProof/>
          </w:rPr>
          <w:fldChar w:fldCharType="begin"/>
        </w:r>
        <w:r w:rsidRPr="00493E39">
          <w:rPr>
            <w:noProof/>
            <w:lang w:val="pt-BR"/>
          </w:rPr>
          <w:instrText xml:space="preserve"> PAGEREF _TocReviewed_489 \h </w:instrText>
        </w:r>
        <w:r w:rsidRPr="00493E39">
          <w:rPr>
            <w:noProof/>
          </w:rPr>
        </w:r>
        <w:r w:rsidRPr="00493E39">
          <w:rPr>
            <w:noProof/>
          </w:rPr>
          <w:fldChar w:fldCharType="separate"/>
        </w:r>
        <w:del w:id="5719" w:author="Claude" w:date="2026-10-15T20:50:08Z">
          <w:r w:rsidR="000B39AF" w:rsidRPr="00493E39">
            <w:rPr>
              <w:noProof/>
              <w:lang w:val="pt-BR"/>
            </w:rPr>
            <w:delText>48</w:delText>
          </w:r>
        </w:del>
        <w:ins w:id="5720" w:author="Claude" w:date="2026-10-15T20:50:08Z">
          <w:r w:rsidR="000B39AF" w:rsidRPr="00493E39">
            <w:rPr>
              <w:noProof/>
              <w:lang w:val="pt-BR"/>
            </w:rPr>
            <w:t xml:space="preserve">56</w:t>
          </w:r>
        </w:ins>
        <w:r w:rsidRPr="00493E39">
          <w:rPr>
            <w:noProof/>
          </w:rPr>
          <w:fldChar w:fldCharType="end"/>
        </w:r>
      </w:hyperlink>
    </w:p>
    <w:p w14:paraId="1EC0B2AD" w14:textId="61498348" w:rsidR="00D34F92" w:rsidRPr="00493E39" w:rsidRDefault="00D34F92">
      <w:pPr>
        <w:pStyle w:val="TOC1"/>
        <w:tabs>
          <w:tab w:val="right" w:leader="dot" w:pos="9071"/>
        </w:tabs>
        <w:rPr>
          <w:noProof/>
          <w:kern w:val="2"/>
          <w:lang w:val="pt-BR" w:eastAsia="pt-BR"/>
          <w14:ligatures w14:val="standardContextual"/>
        </w:rPr>
      </w:pPr>
      <w:hyperlink w:anchor="_TocReviewed_496" w:history="1">
        <w:r w:rsidRPr="00493E39">
          <w:rPr>
            <w:noProof/>
            <w:lang w:val="pt-BR"/>
          </w:rPr>
          <w:t>APÊNDICE B – SÉRIES EM ESCALA LOGARÍTMICA</w:t>
        </w:r>
        <w:r w:rsidRPr="00493E39">
          <w:rPr>
            <w:noProof/>
            <w:lang w:val="pt-BR"/>
          </w:rPr>
          <w:tab/>
        </w:r>
        <w:r w:rsidRPr="00493E39">
          <w:rPr>
            <w:noProof/>
          </w:rPr>
          <w:fldChar w:fldCharType="begin"/>
        </w:r>
        <w:r w:rsidRPr="00493E39">
          <w:rPr>
            <w:noProof/>
            <w:lang w:val="pt-BR"/>
          </w:rPr>
          <w:instrText xml:space="preserve"> PAGEREF _TocReviewed_496 \h </w:instrText>
        </w:r>
        <w:r w:rsidRPr="00493E39">
          <w:rPr>
            <w:noProof/>
          </w:rPr>
        </w:r>
        <w:r w:rsidRPr="00493E39">
          <w:rPr>
            <w:noProof/>
          </w:rPr>
          <w:fldChar w:fldCharType="separate"/>
        </w:r>
        <w:del w:id="5721" w:author="Claude" w:date="2026-10-15T20:50:08Z">
          <w:r w:rsidR="000B39AF" w:rsidRPr="00493E39">
            <w:rPr>
              <w:noProof/>
              <w:lang w:val="pt-BR"/>
            </w:rPr>
            <w:delText>49</w:delText>
          </w:r>
        </w:del>
        <w:ins w:id="5722" w:author="Claude" w:date="2026-10-15T20:50:08Z">
          <w:r w:rsidR="000B39AF" w:rsidRPr="00493E39">
            <w:rPr>
              <w:noProof/>
              <w:lang w:val="pt-BR"/>
            </w:rPr>
            <w:t xml:space="preserve">57</w:t>
          </w:r>
        </w:ins>
        <w:r w:rsidRPr="00493E39">
          <w:rPr>
            <w:noProof/>
          </w:rPr>
          <w:fldChar w:fldCharType="end"/>
        </w:r>
      </w:hyperlink>
    </w:p>
    <w:p w14:paraId="619360E0" w14:textId="5C3E5D29" w:rsidR="00D34F92" w:rsidRPr="00493E39" w:rsidRDefault="00D34F92">
      <w:pPr>
        <w:pStyle w:val="TOC1"/>
        <w:tabs>
          <w:tab w:val="right" w:leader="dot" w:pos="9071"/>
        </w:tabs>
        <w:rPr>
          <w:noProof/>
          <w:kern w:val="2"/>
          <w:lang w:val="pt-BR" w:eastAsia="pt-BR"/>
          <w14:ligatures w14:val="standardContextual"/>
        </w:rPr>
      </w:pPr>
      <w:hyperlink w:anchor="_TocReviewed_503" w:history="1">
        <w:r w:rsidRPr="00493E39">
          <w:rPr>
            <w:noProof/>
            <w:lang w:val="pt-BR"/>
          </w:rPr>
          <w:t>APÊNDICE C – IDENTIFICAÇÃO POR INSTRUMENTO EXTERNO</w:t>
        </w:r>
        <w:r w:rsidRPr="00493E39">
          <w:rPr>
            <w:noProof/>
            <w:lang w:val="pt-BR"/>
          </w:rPr>
          <w:tab/>
        </w:r>
        <w:r w:rsidRPr="00493E39">
          <w:rPr>
            <w:noProof/>
          </w:rPr>
          <w:fldChar w:fldCharType="begin"/>
        </w:r>
        <w:r w:rsidRPr="00493E39">
          <w:rPr>
            <w:noProof/>
            <w:lang w:val="pt-BR"/>
          </w:rPr>
          <w:instrText xml:space="preserve"> PAGEREF _TocReviewed_503 \h </w:instrText>
        </w:r>
        <w:r w:rsidRPr="00493E39">
          <w:rPr>
            <w:noProof/>
          </w:rPr>
        </w:r>
        <w:r w:rsidRPr="00493E39">
          <w:rPr>
            <w:noProof/>
          </w:rPr>
          <w:fldChar w:fldCharType="separate"/>
        </w:r>
        <w:del w:id="5723" w:author="Claude" w:date="2026-10-15T20:50:08Z">
          <w:r w:rsidR="000B39AF" w:rsidRPr="00493E39">
            <w:rPr>
              <w:noProof/>
              <w:lang w:val="pt-BR"/>
            </w:rPr>
            <w:delText>50</w:delText>
          </w:r>
        </w:del>
        <w:ins w:id="5724" w:author="Claude" w:date="2026-10-15T20:50:08Z">
          <w:r w:rsidR="000B39AF" w:rsidRPr="00493E39">
            <w:rPr>
              <w:noProof/>
              <w:lang w:val="pt-BR"/>
            </w:rPr>
            <w:t xml:space="preserve">58</w:t>
          </w:r>
        </w:ins>
        <w:r w:rsidRPr="00493E39">
          <w:rPr>
            <w:noProof/>
          </w:rPr>
          <w:fldChar w:fldCharType="end"/>
        </w:r>
      </w:hyperlink>
    </w:p>
    <w:p w14:paraId="6DF85CE5" w14:textId="5F88DF56" w:rsidR="00D34F92" w:rsidRPr="00493E39" w:rsidRDefault="00D34F92">
      <w:pPr>
        <w:pStyle w:val="TOC1"/>
        <w:tabs>
          <w:tab w:val="right" w:leader="dot" w:pos="9071"/>
        </w:tabs>
        <w:rPr>
          <w:noProof/>
          <w:kern w:val="2"/>
          <w:lang w:val="pt-BR" w:eastAsia="pt-BR"/>
          <w14:ligatures w14:val="standardContextual"/>
        </w:rPr>
      </w:pPr>
      <w:hyperlink w:anchor="_TocReviewed_510" w:history="1">
        <w:r w:rsidRPr="00493E39">
          <w:rPr>
            <w:noProof/>
            <w:lang w:val="pt-BR"/>
          </w:rPr>
          <w:t>APÊNDICE D – DIAGNÓSTICO DA GASOLINA NA REFINARIA</w:t>
        </w:r>
        <w:r w:rsidRPr="00493E39">
          <w:rPr>
            <w:noProof/>
            <w:lang w:val="pt-BR"/>
          </w:rPr>
          <w:tab/>
        </w:r>
        <w:r w:rsidRPr="00493E39">
          <w:rPr>
            <w:noProof/>
          </w:rPr>
          <w:fldChar w:fldCharType="begin"/>
        </w:r>
        <w:r w:rsidRPr="00493E39">
          <w:rPr>
            <w:noProof/>
            <w:lang w:val="pt-BR"/>
          </w:rPr>
          <w:instrText xml:space="preserve"> PAGEREF _TocReviewed_510 \h </w:instrText>
        </w:r>
        <w:r w:rsidRPr="00493E39">
          <w:rPr>
            <w:noProof/>
          </w:rPr>
        </w:r>
        <w:r w:rsidRPr="00493E39">
          <w:rPr>
            <w:noProof/>
          </w:rPr>
          <w:fldChar w:fldCharType="separate"/>
        </w:r>
        <w:del w:id="5725" w:author="Claude" w:date="2026-10-15T20:50:08Z">
          <w:r w:rsidR="000B39AF" w:rsidRPr="00493E39">
            <w:rPr>
              <w:noProof/>
              <w:lang w:val="pt-BR"/>
            </w:rPr>
            <w:delText>51</w:delText>
          </w:r>
        </w:del>
        <w:ins w:id="5726" w:author="Claude" w:date="2026-10-15T20:50:08Z">
          <w:r w:rsidR="000B39AF" w:rsidRPr="00493E39">
            <w:rPr>
              <w:noProof/>
              <w:lang w:val="pt-BR"/>
            </w:rPr>
            <w:t xml:space="preserve">59</w:t>
          </w:r>
        </w:ins>
        <w:r w:rsidRPr="00493E39">
          <w:rPr>
            <w:noProof/>
          </w:rPr>
          <w:fldChar w:fldCharType="end"/>
        </w:r>
      </w:hyperlink>
    </w:p>
    <w:p w14:paraId="6C10B021" w14:textId="20ECC03C" w:rsidR="00D34F92" w:rsidRPr="00493E39" w:rsidRDefault="00D34F92">
      <w:pPr>
        <w:pStyle w:val="TOC1"/>
        <w:tabs>
          <w:tab w:val="right" w:leader="dot" w:pos="9071"/>
        </w:tabs>
        <w:rPr>
          <w:noProof/>
          <w:kern w:val="2"/>
          <w:lang w:val="pt-BR" w:eastAsia="pt-BR"/>
          <w14:ligatures w14:val="standardContextual"/>
        </w:rPr>
      </w:pPr>
      <w:hyperlink w:anchor="_TocReviewed_521" w:history="1">
        <w:r w:rsidRPr="00493E39">
          <w:rPr>
            <w:noProof/>
            <w:lang w:val="pt-BR"/>
          </w:rPr>
          <w:t>APÊNDICE E – SENSIBILIDADE AO NÚMERO DE DEFASAGENS</w:t>
        </w:r>
        <w:r w:rsidRPr="00493E39">
          <w:rPr>
            <w:noProof/>
            <w:lang w:val="pt-BR"/>
          </w:rPr>
          <w:tab/>
        </w:r>
        <w:r w:rsidRPr="00493E39">
          <w:rPr>
            <w:noProof/>
          </w:rPr>
          <w:fldChar w:fldCharType="begin"/>
        </w:r>
        <w:r w:rsidRPr="00493E39">
          <w:rPr>
            <w:noProof/>
            <w:lang w:val="pt-BR"/>
          </w:rPr>
          <w:instrText xml:space="preserve"> PAGEREF _TocReviewed_521 \h </w:instrText>
        </w:r>
        <w:r w:rsidRPr="00493E39">
          <w:rPr>
            <w:noProof/>
          </w:rPr>
        </w:r>
        <w:r w:rsidRPr="00493E39">
          <w:rPr>
            <w:noProof/>
          </w:rPr>
          <w:fldChar w:fldCharType="separate"/>
        </w:r>
        <w:del w:id="5727" w:author="Claude" w:date="2026-10-15T20:50:08Z">
          <w:r w:rsidR="000B39AF" w:rsidRPr="00493E39">
            <w:rPr>
              <w:noProof/>
              <w:lang w:val="pt-BR"/>
            </w:rPr>
            <w:delText>53</w:delText>
          </w:r>
        </w:del>
        <w:ins w:id="5728" w:author="Claude" w:date="2026-10-15T20:50:08Z">
          <w:r w:rsidR="000B39AF" w:rsidRPr="00493E39">
            <w:rPr>
              <w:noProof/>
              <w:lang w:val="pt-BR"/>
            </w:rPr>
            <w:t xml:space="preserve">61</w:t>
          </w:r>
        </w:ins>
        <w:r w:rsidRPr="00493E39">
          <w:rPr>
            <w:noProof/>
          </w:rPr>
          <w:fldChar w:fldCharType="end"/>
        </w:r>
      </w:hyperlink>
    </w:p>
    <w:p w14:paraId="5741D467" w14:textId="3597770B" w:rsidR="00D34F92" w:rsidRPr="00493E39" w:rsidRDefault="00D34F92">
      <w:pPr>
        <w:pStyle w:val="TOC1"/>
        <w:tabs>
          <w:tab w:val="right" w:leader="dot" w:pos="9071"/>
        </w:tabs>
        <w:rPr>
          <w:noProof/>
          <w:kern w:val="2"/>
          <w:lang w:val="pt-BR" w:eastAsia="pt-BR"/>
          <w14:ligatures w14:val="standardContextual"/>
        </w:rPr>
      </w:pPr>
      <w:hyperlink w:anchor="_TocReviewed_528" w:history="1">
        <w:r w:rsidRPr="00493E39">
          <w:rPr>
            <w:noProof/>
            <w:lang w:val="pt-BR"/>
          </w:rPr>
          <w:t>APÊNDICE F – COMPARAÇÃO ENTRE A DATA ESTIMADA E A DATA DO ANÚNCIO</w:t>
        </w:r>
        <w:r w:rsidRPr="00493E39">
          <w:rPr>
            <w:noProof/>
            <w:lang w:val="pt-BR"/>
          </w:rPr>
          <w:tab/>
        </w:r>
        <w:r w:rsidRPr="00493E39">
          <w:rPr>
            <w:noProof/>
          </w:rPr>
          <w:fldChar w:fldCharType="begin"/>
        </w:r>
        <w:r w:rsidRPr="00493E39">
          <w:rPr>
            <w:noProof/>
            <w:lang w:val="pt-BR"/>
          </w:rPr>
          <w:instrText xml:space="preserve"> PAGEREF _TocReviewed_528 \h </w:instrText>
        </w:r>
        <w:r w:rsidRPr="00493E39">
          <w:rPr>
            <w:noProof/>
          </w:rPr>
        </w:r>
        <w:r w:rsidRPr="00493E39">
          <w:rPr>
            <w:noProof/>
          </w:rPr>
          <w:fldChar w:fldCharType="separate"/>
        </w:r>
        <w:del w:id="5729" w:author="Claude" w:date="2026-10-15T20:50:08Z">
          <w:r w:rsidR="000B39AF" w:rsidRPr="00493E39">
            <w:rPr>
              <w:noProof/>
              <w:lang w:val="pt-BR"/>
            </w:rPr>
            <w:delText>54</w:delText>
          </w:r>
        </w:del>
        <w:ins w:id="5730" w:author="Claude" w:date="2026-10-15T20:50:08Z">
          <w:r w:rsidR="000B39AF" w:rsidRPr="00493E39">
            <w:rPr>
              <w:noProof/>
              <w:lang w:val="pt-BR"/>
            </w:rPr>
            <w:t xml:space="preserve">62</w:t>
          </w:r>
        </w:ins>
        <w:r w:rsidRPr="00493E39">
          <w:rPr>
            <w:noProof/>
          </w:rPr>
          <w:fldChar w:fldCharType="end"/>
        </w:r>
      </w:hyperlink>
    </w:p>
    <w:p w14:paraId="137E5B59" w14:textId="0EBEB226" w:rsidR="00D34F92" w:rsidRPr="00493E39" w:rsidRDefault="00D34F92">
      <w:pPr>
        <w:pStyle w:val="TOC1"/>
        <w:tabs>
          <w:tab w:val="right" w:leader="dot" w:pos="9071"/>
        </w:tabs>
        <w:rPr>
          <w:noProof/>
          <w:kern w:val="2"/>
          <w:lang w:val="pt-BR" w:eastAsia="pt-BR"/>
          <w14:ligatures w14:val="standardContextual"/>
        </w:rPr>
      </w:pPr>
      <w:hyperlink w:anchor="_TocReviewed_536" w:history="1">
        <w:r w:rsidRPr="00493E39">
          <w:rPr>
            <w:noProof/>
            <w:lang w:val="pt-BR"/>
          </w:rPr>
          <w:t>APÊNDICE G – INSTRUMENTOS EXTERNOS TESTADOS E NÃO ADOTADOS</w:t>
        </w:r>
        <w:r w:rsidRPr="00493E39">
          <w:rPr>
            <w:noProof/>
            <w:lang w:val="pt-BR"/>
          </w:rPr>
          <w:tab/>
        </w:r>
        <w:r w:rsidRPr="00493E39">
          <w:rPr>
            <w:noProof/>
          </w:rPr>
          <w:fldChar w:fldCharType="begin"/>
        </w:r>
        <w:r w:rsidRPr="00493E39">
          <w:rPr>
            <w:noProof/>
            <w:lang w:val="pt-BR"/>
          </w:rPr>
          <w:instrText xml:space="preserve"> PAGEREF _TocReviewed_536 \h </w:instrText>
        </w:r>
        <w:r w:rsidRPr="00493E39">
          <w:rPr>
            <w:noProof/>
          </w:rPr>
        </w:r>
        <w:r w:rsidRPr="00493E39">
          <w:rPr>
            <w:noProof/>
          </w:rPr>
          <w:fldChar w:fldCharType="separate"/>
        </w:r>
        <w:del w:id="5731" w:author="Claude" w:date="2026-10-15T20:50:08Z">
          <w:r w:rsidR="000B39AF" w:rsidRPr="00493E39">
            <w:rPr>
              <w:noProof/>
              <w:lang w:val="pt-BR"/>
            </w:rPr>
            <w:delText>55</w:delText>
          </w:r>
        </w:del>
        <w:ins w:id="5732" w:author="Claude" w:date="2026-10-15T20:50:08Z">
          <w:r w:rsidR="000B39AF" w:rsidRPr="00493E39">
            <w:rPr>
              <w:noProof/>
              <w:lang w:val="pt-BR"/>
            </w:rPr>
            <w:t xml:space="preserve">63</w:t>
          </w:r>
        </w:ins>
        <w:r w:rsidRPr="00493E39">
          <w:rPr>
            <w:noProof/>
          </w:rPr>
          <w:fldChar w:fldCharType="end"/>
        </w:r>
      </w:hyperlink>
    </w:p>
    <w:p w14:paraId="71831655" w14:textId="44C5046A" w:rsidR="00D34F92" w:rsidRPr="00493E39" w:rsidRDefault="00D34F92">
      <w:pPr>
        <w:pStyle w:val="TOC1"/>
        <w:tabs>
          <w:tab w:val="right" w:leader="dot" w:pos="9071"/>
        </w:tabs>
        <w:rPr>
          <w:noProof/>
          <w:kern w:val="2"/>
          <w:lang w:val="pt-BR" w:eastAsia="pt-BR"/>
          <w14:ligatures w14:val="standardContextual"/>
        </w:rPr>
      </w:pPr>
      <w:hyperlink w:anchor="_TocReviewed_548" w:history="1">
        <w:r w:rsidRPr="00493E39">
          <w:rPr>
            <w:noProof/>
            <w:lang w:val="pt-BR"/>
          </w:rPr>
          <w:t>APÊNDICE H – CONTRAFACTUAL E DESAGREGAÇÃO DO ÍNDICE</w:t>
        </w:r>
        <w:r w:rsidRPr="00493E39">
          <w:rPr>
            <w:noProof/>
            <w:lang w:val="pt-BR"/>
          </w:rPr>
          <w:tab/>
        </w:r>
        <w:r w:rsidRPr="00493E39">
          <w:rPr>
            <w:noProof/>
          </w:rPr>
          <w:fldChar w:fldCharType="begin"/>
        </w:r>
        <w:r w:rsidRPr="00493E39">
          <w:rPr>
            <w:noProof/>
            <w:lang w:val="pt-BR"/>
          </w:rPr>
          <w:instrText xml:space="preserve"> PAGEREF _TocReviewed_548 \h </w:instrText>
        </w:r>
        <w:r w:rsidRPr="00493E39">
          <w:rPr>
            <w:noProof/>
          </w:rPr>
        </w:r>
        <w:r w:rsidRPr="00493E39">
          <w:rPr>
            <w:noProof/>
          </w:rPr>
          <w:fldChar w:fldCharType="separate"/>
        </w:r>
        <w:del w:id="5733" w:author="Claude" w:date="2026-10-15T20:50:08Z">
          <w:r w:rsidR="000B39AF" w:rsidRPr="00493E39">
            <w:rPr>
              <w:noProof/>
              <w:lang w:val="pt-BR"/>
            </w:rPr>
            <w:delText>57</w:delText>
          </w:r>
        </w:del>
        <w:ins w:id="5734" w:author="Claude" w:date="2026-10-15T20:50:08Z">
          <w:r w:rsidR="000B39AF" w:rsidRPr="00493E39">
            <w:rPr>
              <w:noProof/>
              <w:lang w:val="pt-BR"/>
            </w:rPr>
            <w:t xml:space="preserve">65</w:t>
          </w:r>
        </w:ins>
        <w:r w:rsidRPr="00493E39">
          <w:rPr>
            <w:noProof/>
          </w:rPr>
          <w:fldChar w:fldCharType="end"/>
        </w:r>
      </w:hyperlink>
    </w:p>
    <w:p w14:paraId="4CFCB323" w14:textId="55474194" w:rsidR="00D34F92" w:rsidRPr="00493E39" w:rsidRDefault="00D34F92">
      <w:pPr>
        <w:pStyle w:val="TOC1"/>
        <w:tabs>
          <w:tab w:val="right" w:leader="dot" w:pos="9071"/>
        </w:tabs>
        <w:rPr>
          <w:noProof/>
          <w:kern w:val="2"/>
          <w:lang w:val="pt-BR" w:eastAsia="pt-BR"/>
          <w14:ligatures w14:val="standardContextual"/>
        </w:rPr>
      </w:pPr>
      <w:hyperlink w:anchor="_TocReviewed_559" w:history="1">
        <w:r w:rsidRPr="00493E39">
          <w:rPr>
            <w:noProof/>
            <w:lang w:val="pt-BR"/>
          </w:rPr>
          <w:t>APÊNDICE I – O REPASSE BRASILEIRO EM PERSPECTIVA INTERNACIONAL</w:t>
        </w:r>
        <w:r w:rsidRPr="00493E39">
          <w:rPr>
            <w:noProof/>
            <w:lang w:val="pt-BR"/>
          </w:rPr>
          <w:tab/>
        </w:r>
        <w:r w:rsidRPr="00493E39">
          <w:rPr>
            <w:noProof/>
          </w:rPr>
          <w:fldChar w:fldCharType="begin"/>
        </w:r>
        <w:r w:rsidRPr="00493E39">
          <w:rPr>
            <w:noProof/>
            <w:lang w:val="pt-BR"/>
          </w:rPr>
          <w:instrText xml:space="preserve"> PAGEREF _TocReviewed_559 \h </w:instrText>
        </w:r>
        <w:r w:rsidRPr="00493E39">
          <w:rPr>
            <w:noProof/>
          </w:rPr>
        </w:r>
        <w:r w:rsidRPr="00493E39">
          <w:rPr>
            <w:noProof/>
          </w:rPr>
          <w:fldChar w:fldCharType="separate"/>
        </w:r>
        <w:del w:id="5735" w:author="Claude" w:date="2026-10-15T20:50:08Z">
          <w:r w:rsidR="000B39AF" w:rsidRPr="00493E39">
            <w:rPr>
              <w:noProof/>
              <w:lang w:val="pt-BR"/>
            </w:rPr>
            <w:delText>59</w:delText>
          </w:r>
        </w:del>
        <w:ins w:id="5736" w:author="Claude" w:date="2026-10-15T20:50:08Z">
          <w:r w:rsidR="000B39AF" w:rsidRPr="00493E39">
            <w:rPr>
              <w:noProof/>
              <w:lang w:val="pt-BR"/>
            </w:rPr>
            <w:t xml:space="preserve">67</w:t>
          </w:r>
        </w:ins>
        <w:r w:rsidRPr="00493E39">
          <w:rPr>
            <w:noProof/>
          </w:rPr>
          <w:fldChar w:fldCharType="end"/>
        </w:r>
      </w:hyperlink>
    </w:p>
    <w:p w14:paraId="15713416" w14:textId="29ABBA43" w:rsidR="00D34F92" w:rsidRPr="00493E39" w:rsidRDefault="00D34F92">
      <w:pPr>
        <w:pStyle w:val="TOC1"/>
        <w:tabs>
          <w:tab w:val="right" w:leader="dot" w:pos="9071"/>
        </w:tabs>
        <w:rPr>
          <w:noProof/>
          <w:kern w:val="2"/>
          <w:lang w:val="pt-BR" w:eastAsia="pt-BR"/>
          <w14:ligatures w14:val="standardContextual"/>
        </w:rPr>
      </w:pPr>
      <w:hyperlink w:anchor="_TocReviewed_570" w:history="1">
        <w:r w:rsidRPr="00493E39">
          <w:rPr>
            <w:noProof/>
            <w:lang w:val="pt-BR"/>
          </w:rPr>
          <w:t>APÊNDICE J – ESTATÍSTICAS DESCRITIVAS, PESOS E RAIZ UNITÁRIA</w:t>
        </w:r>
        <w:r w:rsidRPr="00493E39">
          <w:rPr>
            <w:noProof/>
            <w:lang w:val="pt-BR"/>
          </w:rPr>
          <w:tab/>
        </w:r>
        <w:r w:rsidRPr="00493E39">
          <w:rPr>
            <w:noProof/>
          </w:rPr>
          <w:fldChar w:fldCharType="begin"/>
        </w:r>
        <w:r w:rsidRPr="00493E39">
          <w:rPr>
            <w:noProof/>
            <w:lang w:val="pt-BR"/>
          </w:rPr>
          <w:instrText xml:space="preserve"> PAGEREF _TocReviewed_570 \h </w:instrText>
        </w:r>
        <w:r w:rsidRPr="00493E39">
          <w:rPr>
            <w:noProof/>
          </w:rPr>
        </w:r>
        <w:r w:rsidRPr="00493E39">
          <w:rPr>
            <w:noProof/>
          </w:rPr>
          <w:fldChar w:fldCharType="separate"/>
        </w:r>
        <w:del w:id="5737" w:author="Claude" w:date="2026-10-15T20:50:08Z">
          <w:r w:rsidR="000B39AF" w:rsidRPr="00493E39">
            <w:rPr>
              <w:noProof/>
              <w:lang w:val="pt-BR"/>
            </w:rPr>
            <w:delText>61</w:delText>
          </w:r>
        </w:del>
        <w:ins w:id="5738" w:author="Claude" w:date="2026-10-15T20:50:08Z">
          <w:r w:rsidR="000B39AF" w:rsidRPr="00493E39">
            <w:rPr>
              <w:noProof/>
              <w:lang w:val="pt-BR"/>
            </w:rPr>
            <w:t xml:space="preserve">69</w:t>
          </w:r>
        </w:ins>
        <w:r w:rsidRPr="00493E39">
          <w:rPr>
            <w:noProof/>
          </w:rPr>
          <w:fldChar w:fldCharType="end"/>
        </w:r>
      </w:hyperlink>
    </w:p>
    <w:p w14:paraId="32E7F8D3" w14:textId="3C155A9B" w:rsidR="00D34F92" w:rsidRPr="00493E39" w:rsidRDefault="00D34F92">
      <w:pPr>
        <w:pStyle w:val="TOC1"/>
        <w:tabs>
          <w:tab w:val="right" w:leader="dot" w:pos="9071"/>
        </w:tabs>
        <w:rPr>
          <w:noProof/>
          <w:kern w:val="2"/>
          <w:lang w:val="pt-BR" w:eastAsia="pt-BR"/>
          <w14:ligatures w14:val="standardContextual"/>
        </w:rPr>
      </w:pPr>
      <w:hyperlink w:anchor="_TocReviewed_585" w:history="1">
        <w:r w:rsidRPr="00493E39">
          <w:rPr>
            <w:noProof/>
            <w:lang w:val="pt-BR"/>
          </w:rPr>
          <w:t>APÊNDICE K – VERIFICAÇÕES DE ROBUSTEZ ADICIONAIS</w:t>
        </w:r>
        <w:r w:rsidRPr="00493E39">
          <w:rPr>
            <w:noProof/>
            <w:lang w:val="pt-BR"/>
          </w:rPr>
          <w:tab/>
        </w:r>
        <w:r w:rsidRPr="00493E39">
          <w:rPr>
            <w:noProof/>
          </w:rPr>
          <w:fldChar w:fldCharType="begin"/>
        </w:r>
        <w:r w:rsidRPr="00493E39">
          <w:rPr>
            <w:noProof/>
            <w:lang w:val="pt-BR"/>
          </w:rPr>
          <w:instrText xml:space="preserve"> PAGEREF _TocReviewed_585 \h </w:instrText>
        </w:r>
        <w:r w:rsidRPr="00493E39">
          <w:rPr>
            <w:noProof/>
          </w:rPr>
        </w:r>
        <w:r w:rsidRPr="00493E39">
          <w:rPr>
            <w:noProof/>
          </w:rPr>
          <w:fldChar w:fldCharType="separate"/>
        </w:r>
        <w:del w:id="5739" w:author="Claude" w:date="2026-10-15T20:50:08Z">
          <w:r w:rsidR="000B39AF" w:rsidRPr="00493E39">
            <w:rPr>
              <w:noProof/>
              <w:lang w:val="pt-BR"/>
            </w:rPr>
            <w:delText>63</w:delText>
          </w:r>
        </w:del>
        <w:ins w:id="5740" w:author="Claude" w:date="2026-10-15T20:50:08Z">
          <w:r w:rsidR="000B39AF" w:rsidRPr="00493E39">
            <w:rPr>
              <w:noProof/>
              <w:lang w:val="pt-BR"/>
            </w:rPr>
            <w:t xml:space="preserve">71</w:t>
          </w:r>
        </w:ins>
        <w:r w:rsidRPr="00493E39">
          <w:rPr>
            <w:noProof/>
          </w:rPr>
          <w:fldChar w:fldCharType="end"/>
        </w:r>
      </w:hyperlink>
    </w:p>
    <w:p w14:paraId="08417F69" w14:textId="1A41C3FA" w:rsidR="00D34F92" w:rsidRPr="00493E39" w:rsidRDefault="00D34F92">
      <w:pPr>
        <w:pStyle w:val="TOC3"/>
        <w:tabs>
          <w:tab w:val="right" w:leader="dot" w:pos="9071"/>
        </w:tabs>
        <w:rPr>
          <w:noProof/>
          <w:kern w:val="2"/>
          <w:lang w:val="pt-BR" w:eastAsia="pt-BR"/>
          <w14:ligatures w14:val="standardContextual"/>
        </w:rPr>
      </w:pPr>
      <w:hyperlink w:anchor="_TocReviewed_587" w:history="1">
        <w:r w:rsidRPr="00493E39">
          <w:rPr>
            <w:noProof/>
            <w:lang w:val="pt-BR"/>
          </w:rPr>
          <w:t>K.1 Identificação por choque de oferta externo</w:t>
        </w:r>
        <w:r w:rsidRPr="00493E39">
          <w:rPr>
            <w:noProof/>
            <w:lang w:val="pt-BR"/>
          </w:rPr>
          <w:tab/>
        </w:r>
        <w:r w:rsidRPr="00493E39">
          <w:rPr>
            <w:noProof/>
          </w:rPr>
          <w:fldChar w:fldCharType="begin"/>
        </w:r>
        <w:r w:rsidRPr="00493E39">
          <w:rPr>
            <w:noProof/>
            <w:lang w:val="pt-BR"/>
          </w:rPr>
          <w:instrText xml:space="preserve"> PAGEREF _TocReviewed_587 \h </w:instrText>
        </w:r>
        <w:r w:rsidRPr="00493E39">
          <w:rPr>
            <w:noProof/>
          </w:rPr>
        </w:r>
        <w:r w:rsidRPr="00493E39">
          <w:rPr>
            <w:noProof/>
          </w:rPr>
          <w:fldChar w:fldCharType="separate"/>
        </w:r>
        <w:del w:id="5741" w:author="Claude" w:date="2026-10-15T20:50:08Z">
          <w:r w:rsidR="000B39AF" w:rsidRPr="00493E39">
            <w:rPr>
              <w:noProof/>
              <w:lang w:val="pt-BR"/>
            </w:rPr>
            <w:delText>63</w:delText>
          </w:r>
        </w:del>
        <w:ins w:id="5742" w:author="Claude" w:date="2026-10-15T20:50:08Z">
          <w:r w:rsidR="000B39AF" w:rsidRPr="00493E39">
            <w:rPr>
              <w:noProof/>
              <w:lang w:val="pt-BR"/>
            </w:rPr>
            <w:t xml:space="preserve">71</w:t>
          </w:r>
        </w:ins>
        <w:r w:rsidRPr="00493E39">
          <w:rPr>
            <w:noProof/>
          </w:rPr>
          <w:fldChar w:fldCharType="end"/>
        </w:r>
      </w:hyperlink>
    </w:p>
    <w:p w14:paraId="53C1A0EE" w14:textId="6808153A" w:rsidR="00D34F92" w:rsidRPr="00493E39" w:rsidRDefault="00D34F92">
      <w:pPr>
        <w:pStyle w:val="TOC3"/>
        <w:tabs>
          <w:tab w:val="right" w:leader="dot" w:pos="9071"/>
        </w:tabs>
        <w:rPr>
          <w:noProof/>
          <w:kern w:val="2"/>
          <w:lang w:val="pt-BR" w:eastAsia="pt-BR"/>
          <w14:ligatures w14:val="standardContextual"/>
        </w:rPr>
      </w:pPr>
      <w:hyperlink w:anchor="_TocReviewed_593" w:history="1">
        <w:r w:rsidRPr="00493E39">
          <w:rPr>
            <w:noProof/>
            <w:lang w:val="pt-BR"/>
          </w:rPr>
          <w:t>K.2 Defasagens e correção para choques subsequentes</w:t>
        </w:r>
        <w:r w:rsidRPr="00493E39">
          <w:rPr>
            <w:noProof/>
            <w:lang w:val="pt-BR"/>
          </w:rPr>
          <w:tab/>
        </w:r>
        <w:r w:rsidRPr="00493E39">
          <w:rPr>
            <w:noProof/>
          </w:rPr>
          <w:fldChar w:fldCharType="begin"/>
        </w:r>
        <w:r w:rsidRPr="00493E39">
          <w:rPr>
            <w:noProof/>
            <w:lang w:val="pt-BR"/>
          </w:rPr>
          <w:instrText xml:space="preserve"> PAGEREF _TocReviewed_593 \h </w:instrText>
        </w:r>
        <w:r w:rsidRPr="00493E39">
          <w:rPr>
            <w:noProof/>
          </w:rPr>
        </w:r>
        <w:r w:rsidRPr="00493E39">
          <w:rPr>
            <w:noProof/>
          </w:rPr>
          <w:fldChar w:fldCharType="separate"/>
        </w:r>
        <w:del w:id="5743" w:author="Claude" w:date="2026-10-15T20:50:08Z">
          <w:r w:rsidR="000B39AF" w:rsidRPr="00493E39">
            <w:rPr>
              <w:noProof/>
              <w:lang w:val="pt-BR"/>
            </w:rPr>
            <w:delText>65</w:delText>
          </w:r>
        </w:del>
        <w:ins w:id="5744" w:author="Claude" w:date="2026-10-15T20:50:08Z">
          <w:r w:rsidR="000B39AF" w:rsidRPr="00493E39">
            <w:rPr>
              <w:noProof/>
              <w:lang w:val="pt-BR"/>
            </w:rPr>
            <w:t xml:space="preserve">73</w:t>
          </w:r>
        </w:ins>
        <w:r w:rsidRPr="00493E39">
          <w:rPr>
            <w:noProof/>
          </w:rPr>
          <w:fldChar w:fldCharType="end"/>
        </w:r>
      </w:hyperlink>
    </w:p>
    <w:p w14:paraId="4647B6BB" w14:textId="19232FE2" w:rsidR="00D34F92" w:rsidRPr="00493E39" w:rsidRDefault="00D34F92">
      <w:pPr>
        <w:pStyle w:val="TOC3"/>
        <w:tabs>
          <w:tab w:val="right" w:leader="dot" w:pos="9071"/>
        </w:tabs>
        <w:rPr>
          <w:noProof/>
          <w:kern w:val="2"/>
          <w:lang w:val="pt-BR" w:eastAsia="pt-BR"/>
          <w14:ligatures w14:val="standardContextual"/>
        </w:rPr>
      </w:pPr>
      <w:hyperlink w:anchor="_TocReviewed_595" w:history="1">
        <w:r w:rsidRPr="00493E39">
          <w:rPr>
            <w:noProof/>
            <w:lang w:val="pt-BR"/>
          </w:rPr>
          <w:t>K.3 Composição dos choques nos dois regimes</w:t>
        </w:r>
        <w:r w:rsidRPr="00493E39">
          <w:rPr>
            <w:noProof/>
            <w:lang w:val="pt-BR"/>
          </w:rPr>
          <w:tab/>
        </w:r>
        <w:r w:rsidRPr="00493E39">
          <w:rPr>
            <w:noProof/>
          </w:rPr>
          <w:fldChar w:fldCharType="begin"/>
        </w:r>
        <w:r w:rsidRPr="00493E39">
          <w:rPr>
            <w:noProof/>
            <w:lang w:val="pt-BR"/>
          </w:rPr>
          <w:instrText xml:space="preserve"> PAGEREF _TocReviewed_595 \h </w:instrText>
        </w:r>
        <w:r w:rsidRPr="00493E39">
          <w:rPr>
            <w:noProof/>
          </w:rPr>
        </w:r>
        <w:r w:rsidRPr="00493E39">
          <w:rPr>
            <w:noProof/>
          </w:rPr>
          <w:fldChar w:fldCharType="separate"/>
        </w:r>
        <w:del w:id="5745" w:author="Claude" w:date="2026-10-15T20:50:08Z">
          <w:r w:rsidR="000B39AF" w:rsidRPr="00493E39">
            <w:rPr>
              <w:noProof/>
              <w:lang w:val="pt-BR"/>
            </w:rPr>
            <w:delText>65</w:delText>
          </w:r>
        </w:del>
        <w:ins w:id="5746" w:author="Claude" w:date="2026-10-15T20:50:08Z">
          <w:r w:rsidR="000B39AF" w:rsidRPr="00493E39">
            <w:rPr>
              <w:noProof/>
              <w:lang w:val="pt-BR"/>
            </w:rPr>
            <w:t xml:space="preserve">73</w:t>
          </w:r>
        </w:ins>
        <w:r w:rsidRPr="00493E39">
          <w:rPr>
            <w:noProof/>
          </w:rPr>
          <w:fldChar w:fldCharType="end"/>
        </w:r>
      </w:hyperlink>
    </w:p>
    <w:p w14:paraId="483A0FD5" w14:textId="75F0B476" w:rsidR="00D34F92" w:rsidRPr="00493E39" w:rsidRDefault="00D34F92">
      <w:pPr>
        <w:pStyle w:val="TOC3"/>
        <w:tabs>
          <w:tab w:val="right" w:leader="dot" w:pos="9071"/>
        </w:tabs>
        <w:rPr>
          <w:noProof/>
          <w:kern w:val="2"/>
          <w:lang w:val="pt-BR" w:eastAsia="pt-BR"/>
          <w14:ligatures w14:val="standardContextual"/>
        </w:rPr>
      </w:pPr>
      <w:hyperlink w:anchor="_TocReviewed_604" w:history="1">
        <w:r w:rsidRPr="00493E39">
          <w:rPr>
            <w:noProof/>
            <w:lang w:val="pt-BR"/>
          </w:rPr>
          <w:t>K.4 Assimetria entre altas e quedas</w:t>
        </w:r>
        <w:r w:rsidRPr="00493E39">
          <w:rPr>
            <w:noProof/>
            <w:lang w:val="pt-BR"/>
          </w:rPr>
          <w:tab/>
        </w:r>
        <w:r w:rsidRPr="00493E39">
          <w:rPr>
            <w:noProof/>
          </w:rPr>
          <w:fldChar w:fldCharType="begin"/>
        </w:r>
        <w:r w:rsidRPr="00493E39">
          <w:rPr>
            <w:noProof/>
            <w:lang w:val="pt-BR"/>
          </w:rPr>
          <w:instrText xml:space="preserve"> PAGEREF _TocReviewed_604 \h </w:instrText>
        </w:r>
        <w:r w:rsidRPr="00493E39">
          <w:rPr>
            <w:noProof/>
          </w:rPr>
        </w:r>
        <w:r w:rsidRPr="00493E39">
          <w:rPr>
            <w:noProof/>
          </w:rPr>
          <w:fldChar w:fldCharType="separate"/>
        </w:r>
        <w:del w:id="5747" w:author="Claude" w:date="2026-10-15T20:50:08Z">
          <w:r w:rsidR="000B39AF" w:rsidRPr="00493E39">
            <w:rPr>
              <w:noProof/>
              <w:lang w:val="pt-BR"/>
            </w:rPr>
            <w:delText>67</w:delText>
          </w:r>
        </w:del>
        <w:ins w:id="5748" w:author="Claude" w:date="2026-10-15T20:50:08Z">
          <w:r w:rsidR="000B39AF" w:rsidRPr="00493E39">
            <w:rPr>
              <w:noProof/>
              <w:lang w:val="pt-BR"/>
            </w:rPr>
            <w:t xml:space="preserve">75</w:t>
          </w:r>
        </w:ins>
        <w:r w:rsidRPr="00493E39">
          <w:rPr>
            <w:noProof/>
          </w:rPr>
          <w:fldChar w:fldCharType="end"/>
        </w:r>
      </w:hyperlink>
    </w:p>
    <w:p w14:paraId="767E276E" w14:textId="2E47F806" w:rsidR="00D34F92" w:rsidRPr="00493E39" w:rsidRDefault="00D34F92">
      <w:pPr>
        <w:pStyle w:val="TOC3"/>
        <w:tabs>
          <w:tab w:val="right" w:leader="dot" w:pos="9071"/>
        </w:tabs>
        <w:rPr>
          <w:noProof/>
          <w:kern w:val="2"/>
          <w:lang w:val="pt-BR" w:eastAsia="pt-BR"/>
          <w14:ligatures w14:val="standardContextual"/>
        </w:rPr>
      </w:pPr>
      <w:hyperlink w:anchor="_TocReviewed_610" w:history="1">
        <w:r w:rsidRPr="00493E39">
          <w:rPr>
            <w:noProof/>
            <w:lang w:val="pt-BR"/>
          </w:rPr>
          <w:t>K.5 Quatro verificações de especificação</w:t>
        </w:r>
        <w:r w:rsidRPr="00493E39">
          <w:rPr>
            <w:noProof/>
            <w:lang w:val="pt-BR"/>
          </w:rPr>
          <w:tab/>
        </w:r>
        <w:r w:rsidRPr="00493E39">
          <w:rPr>
            <w:noProof/>
          </w:rPr>
          <w:fldChar w:fldCharType="begin"/>
        </w:r>
        <w:r w:rsidRPr="00493E39">
          <w:rPr>
            <w:noProof/>
            <w:lang w:val="pt-BR"/>
          </w:rPr>
          <w:instrText xml:space="preserve"> PAGEREF _TocReviewed_610 \h </w:instrText>
        </w:r>
        <w:r w:rsidRPr="00493E39">
          <w:rPr>
            <w:noProof/>
          </w:rPr>
        </w:r>
        <w:r w:rsidRPr="00493E39">
          <w:rPr>
            <w:noProof/>
          </w:rPr>
          <w:fldChar w:fldCharType="separate"/>
        </w:r>
        <w:del w:id="5749" w:author="Claude" w:date="2026-10-15T20:50:08Z">
          <w:r w:rsidR="000B39AF" w:rsidRPr="00493E39">
            <w:rPr>
              <w:noProof/>
              <w:lang w:val="pt-BR"/>
            </w:rPr>
            <w:delText>68</w:delText>
          </w:r>
        </w:del>
        <w:ins w:id="5750" w:author="Claude" w:date="2026-10-15T20:50:08Z">
          <w:r w:rsidR="000B39AF" w:rsidRPr="00493E39">
            <w:rPr>
              <w:noProof/>
              <w:lang w:val="pt-BR"/>
            </w:rPr>
            <w:t xml:space="preserve">76</w:t>
          </w:r>
        </w:ins>
        <w:r w:rsidRPr="00493E39">
          <w:rPr>
            <w:noProof/>
          </w:rPr>
          <w:fldChar w:fldCharType="end"/>
        </w:r>
      </w:hyperlink>
    </w:p>
    <w:p w14:paraId="3D416C2C" w14:textId="77777777" w:rsidR="00D34F92" w:rsidRPr="00493E39" w:rsidRDefault="00D34F92">
      <w:pPr>
        <w:pStyle w:val="TOC3"/>
        <w:tabs>
          <w:tab w:val="right" w:leader="dot" w:pos="9071"/>
        </w:tabs>
        <w:rPr>
          <w:noProof/>
          <w:kern w:val="2"/>
          <w:lang w:val="pt-BR" w:eastAsia="pt-BR"/>
          <w14:ligatures w14:val="standardContextual"/>
        </w:rPr>
      </w:pPr>
      <w:hyperlink w:anchor="_TocReviewed_616">
        <w:r w:rsidRPr="005B4637">
          <w:rPr>
            <w:lang w:val="pt-BR"/>
          </w:rPr>
          <w:t>K.6 Dinâmica específica a cada regime</w:t>
        </w:r>
        <w:r w:rsidRPr="005B4637">
          <w:rPr>
            <w:lang w:val="pt-BR"/>
          </w:rPr>
          <w:tab/>
        </w:r>
        <w:r>
          <w:fldChar w:fldCharType="begin"/>
        </w:r>
        <w:r w:rsidRPr="005B4637">
          <w:rPr>
            <w:lang w:val="pt-BR"/>
          </w:rPr>
          <w:instrText>PAGEREF _TocReviewed_616 \h</w:instrText>
        </w:r>
        <w:r>
          <w:fldChar w:fldCharType="separate"/>
        </w:r>
        <w:del w:id="5751" w:author="Claude" w:date="2026-10-15T20:50:08Z">
          <w:r w:rsidRPr="005B4637">
            <w:rPr>
              <w:lang w:val="pt-BR"/>
            </w:rPr>
            <w:delText>71</w:delText>
          </w:r>
        </w:del>
        <w:ins w:id="5752" w:author="Claude" w:date="2026-10-15T20:50:08Z">
          <w:r w:rsidRPr="005B4637">
            <w:rPr>
              <w:lang w:val="pt-BR"/>
            </w:rPr>
            <w:t xml:space="preserve">79</w:t>
          </w:r>
        </w:ins>
        <w:r>
          <w:fldChar w:fldCharType="end"/>
        </w:r>
      </w:hyperlink>
    </w:p>
    <w:p w14:paraId="11DFAE93" w14:textId="77777777" w:rsidR="00D34F92" w:rsidRPr="00493E39" w:rsidRDefault="00D34F92">
      <w:pPr>
        <w:pStyle w:val="TOC3"/>
        <w:tabs>
          <w:tab w:val="right" w:leader="dot" w:pos="9071"/>
        </w:tabs>
        <w:rPr>
          <w:noProof/>
          <w:kern w:val="2"/>
          <w:lang w:val="pt-BR" w:eastAsia="pt-BR"/>
          <w14:ligatures w14:val="standardContextual"/>
        </w:rPr>
      </w:pPr>
      <w:hyperlink w:anchor="_TocReviewed_618">
        <w:r w:rsidRPr="005B4637">
          <w:rPr>
            <w:lang w:val="pt-BR"/>
          </w:rPr>
          <w:t>K.7 Vetor autorregressivo com identificação recursiva</w:t>
        </w:r>
        <w:r w:rsidRPr="005B4637">
          <w:rPr>
            <w:lang w:val="pt-BR"/>
          </w:rPr>
          <w:tab/>
        </w:r>
        <w:r>
          <w:fldChar w:fldCharType="begin"/>
        </w:r>
        <w:r w:rsidRPr="005B4637">
          <w:rPr>
            <w:lang w:val="pt-BR"/>
          </w:rPr>
          <w:instrText>PAGEREF _TocReviewed_618 \h</w:instrText>
        </w:r>
        <w:r>
          <w:fldChar w:fldCharType="separate"/>
        </w:r>
        <w:del w:id="5753" w:author="Claude" w:date="2026-10-15T20:50:08Z">
          <w:r w:rsidRPr="005B4637">
            <w:rPr>
              <w:lang w:val="pt-BR"/>
            </w:rPr>
            <w:delText>71</w:delText>
          </w:r>
        </w:del>
        <w:ins w:id="5754" w:author="Claude" w:date="2026-10-15T20:50:08Z">
          <w:r w:rsidRPr="005B4637">
            <w:rPr>
              <w:lang w:val="pt-BR"/>
            </w:rPr>
            <w:t xml:space="preserve">79</w:t>
          </w:r>
        </w:ins>
        <w:r>
          <w:fldChar w:fldCharType="end"/>
        </w:r>
      </w:hyperlink>
    </w:p>
    <w:p w14:paraId="60BBAAFC" w14:textId="1A02BA0D" w:rsidR="00D34F92" w:rsidRPr="00493E39" w:rsidRDefault="00D34F92">
      <w:pPr>
        <w:pStyle w:val="TOC1"/>
        <w:tabs>
          <w:tab w:val="right" w:leader="dot" w:pos="9071"/>
        </w:tabs>
        <w:rPr>
          <w:noProof/>
          <w:kern w:val="2"/>
          <w:lang w:val="pt-BR" w:eastAsia="pt-BR"/>
          <w14:ligatures w14:val="standardContextual"/>
        </w:rPr>
      </w:pPr>
      <w:hyperlink w:anchor="_TocReviewed_622" w:history="1">
        <w:r w:rsidRPr="00493E39">
          <w:rPr>
            <w:noProof/>
            <w:lang w:val="pt-BR"/>
          </w:rPr>
          <w:t>APÊNDICE L – TABELAS E FIGURAS COMPLEMENTARES</w:t>
        </w:r>
        <w:r w:rsidRPr="00493E39">
          <w:rPr>
            <w:noProof/>
            <w:lang w:val="pt-BR"/>
          </w:rPr>
          <w:tab/>
        </w:r>
        <w:r w:rsidRPr="00493E39">
          <w:rPr>
            <w:noProof/>
          </w:rPr>
          <w:fldChar w:fldCharType="begin"/>
        </w:r>
        <w:r w:rsidRPr="00493E39">
          <w:rPr>
            <w:noProof/>
            <w:lang w:val="pt-BR"/>
          </w:rPr>
          <w:instrText xml:space="preserve"> PAGEREF _TocReviewed_622 \h </w:instrText>
        </w:r>
        <w:r w:rsidRPr="00493E39">
          <w:rPr>
            <w:noProof/>
          </w:rPr>
        </w:r>
        <w:r w:rsidRPr="00493E39">
          <w:rPr>
            <w:noProof/>
          </w:rPr>
          <w:fldChar w:fldCharType="separate"/>
        </w:r>
        <w:del w:id="5755" w:author="Claude" w:date="2026-10-15T20:50:08Z">
          <w:r w:rsidR="000B39AF" w:rsidRPr="00493E39">
            <w:rPr>
              <w:noProof/>
              <w:lang w:val="pt-BR"/>
            </w:rPr>
            <w:delText>73</w:delText>
          </w:r>
        </w:del>
        <w:ins w:id="5756" w:author="Claude" w:date="2026-10-15T20:50:08Z">
          <w:r w:rsidR="000B39AF" w:rsidRPr="00493E39">
            <w:rPr>
              <w:noProof/>
              <w:lang w:val="pt-BR"/>
            </w:rPr>
            <w:t xml:space="preserve">81</w:t>
          </w:r>
        </w:ins>
        <w:r w:rsidRPr="00493E39">
          <w:rPr>
            <w:noProof/>
          </w:rPr>
          <w:fldChar w:fldCharType="end"/>
        </w:r>
      </w:hyperlink>
    </w:p>
    <w:p w14:paraId="1A9B617D" w14:textId="75A83D37" w:rsidR="00D34F92" w:rsidRPr="00493E39" w:rsidRDefault="00D34F92">
      <w:pPr>
        <w:pStyle w:val="TOC1"/>
        <w:tabs>
          <w:tab w:val="right" w:leader="dot" w:pos="9071"/>
        </w:tabs>
        <w:rPr>
          <w:noProof/>
          <w:kern w:val="2"/>
          <w:lang w:val="pt-BR" w:eastAsia="pt-BR"/>
          <w14:ligatures w14:val="standardContextual"/>
        </w:rPr>
      </w:pPr>
      <w:hyperlink w:anchor="_TocReviewed_652" w:history="1">
        <w:r w:rsidRPr="00493E39">
          <w:rPr>
            <w:noProof/>
            <w:lang w:val="pt-BR"/>
          </w:rPr>
          <w:t>APÊNDICE M – QUADRO DE VARIÁVEIS E FONTES</w:t>
        </w:r>
        <w:r w:rsidRPr="00493E39">
          <w:rPr>
            <w:noProof/>
            <w:lang w:val="pt-BR"/>
          </w:rPr>
          <w:tab/>
        </w:r>
        <w:r w:rsidRPr="00493E39">
          <w:rPr>
            <w:noProof/>
          </w:rPr>
          <w:fldChar w:fldCharType="begin"/>
        </w:r>
        <w:r w:rsidRPr="00493E39">
          <w:rPr>
            <w:noProof/>
            <w:lang w:val="pt-BR"/>
          </w:rPr>
          <w:instrText xml:space="preserve"> PAGEREF _TocReviewed_652 \h </w:instrText>
        </w:r>
        <w:r w:rsidRPr="00493E39">
          <w:rPr>
            <w:noProof/>
          </w:rPr>
        </w:r>
        <w:r w:rsidRPr="00493E39">
          <w:rPr>
            <w:noProof/>
          </w:rPr>
          <w:fldChar w:fldCharType="separate"/>
        </w:r>
        <w:del w:id="5757" w:author="Claude" w:date="2026-10-15T20:50:08Z">
          <w:r w:rsidR="000B39AF" w:rsidRPr="00493E39">
            <w:rPr>
              <w:noProof/>
              <w:lang w:val="pt-BR"/>
            </w:rPr>
            <w:delText>76</w:delText>
          </w:r>
        </w:del>
        <w:ins w:id="5758" w:author="Claude" w:date="2026-10-15T20:50:08Z">
          <w:r w:rsidR="000B39AF" w:rsidRPr="00493E39">
            <w:rPr>
              <w:noProof/>
              <w:lang w:val="pt-BR"/>
            </w:rPr>
            <w:t xml:space="preserve">84</w:t>
          </w:r>
        </w:ins>
        <w:r w:rsidRPr="00493E39">
          <w:rPr>
            <w:noProof/>
          </w:rPr>
          <w:fldChar w:fldCharType="end"/>
        </w:r>
      </w:hyperlink>
    </w:p>
    <w:p w14:paraId="55F7A704" w14:textId="52416589" w:rsidR="00D34F92" w:rsidRPr="00493E39" w:rsidRDefault="00D34F92">
      <w:pPr>
        <w:pStyle w:val="TOC1"/>
        <w:tabs>
          <w:tab w:val="right" w:leader="dot" w:pos="9071"/>
        </w:tabs>
        <w:rPr>
          <w:noProof/>
          <w:kern w:val="2"/>
          <w:lang w:val="pt-BR" w:eastAsia="pt-BR"/>
          <w14:ligatures w14:val="standardContextual"/>
        </w:rPr>
        <w:sectPr w:rsidR="00D34F92" w:rsidRPr="00493E39">
          <w:pgSz w:w="11906" w:h="16838"/>
          <w:pgMar w:top="1701" w:right="1134" w:bottom="1134" w:left="1701" w:header="720" w:footer="720" w:gutter="0"/>
          <w:cols w:space="720"/>
          <w:docGrid w:linePitch="360"/>
        </w:sectPr>
      </w:pPr>
      <w:hyperlink w:anchor="_TocReviewed_658" w:history="1">
        <w:r w:rsidRPr="00493E39">
          <w:rPr>
            <w:noProof/>
            <w:lang w:val="pt-BR"/>
          </w:rPr>
          <w:t>APÊNDICE N – FIGURAS DO CAPÍTULO DE RESULTADOS</w:t>
        </w:r>
        <w:r w:rsidRPr="00493E39">
          <w:rPr>
            <w:noProof/>
            <w:lang w:val="pt-BR"/>
          </w:rPr>
          <w:tab/>
        </w:r>
        <w:r w:rsidRPr="00493E39">
          <w:rPr>
            <w:noProof/>
          </w:rPr>
          <w:fldChar w:fldCharType="begin"/>
        </w:r>
        <w:r w:rsidRPr="00493E39">
          <w:rPr>
            <w:noProof/>
            <w:lang w:val="pt-BR"/>
          </w:rPr>
          <w:instrText xml:space="preserve"> PAGEREF _TocReviewed_658 \h </w:instrText>
        </w:r>
        <w:r w:rsidRPr="00493E39">
          <w:rPr>
            <w:noProof/>
          </w:rPr>
        </w:r>
        <w:r w:rsidRPr="00493E39">
          <w:rPr>
            <w:noProof/>
          </w:rPr>
          <w:fldChar w:fldCharType="separate"/>
        </w:r>
        <w:del w:id="5759" w:author="Claude" w:date="2026-10-15T20:50:08Z">
          <w:r w:rsidR="000B39AF" w:rsidRPr="00493E39">
            <w:rPr>
              <w:noProof/>
              <w:lang w:val="pt-BR"/>
            </w:rPr>
            <w:delText>77</w:delText>
          </w:r>
        </w:del>
        <w:ins w:id="5760" w:author="Claude" w:date="2026-10-15T20:50:08Z">
          <w:r w:rsidR="000B39AF" w:rsidRPr="00493E39">
            <w:rPr>
              <w:noProof/>
              <w:lang w:val="pt-BR"/>
            </w:rPr>
            <w:t xml:space="preserve">85</w:t>
          </w:r>
        </w:ins>
        <w:r w:rsidRPr="00493E39">
          <w:rPr>
            <w:noProof/>
          </w:rPr>
          <w:fldChar w:fldCharType="end"/>
        </w:r>
      </w:hyperlink>
    </w:p>
    <w:p w14:paraId="18CF1D8C" w14:textId="77777777" w:rsidR="00D64459" w:rsidRPr="00493E39" w:rsidRDefault="008B2120">
      <w:pPr>
        <w:pStyle w:val="Heading1"/>
        <w:pageBreakBefore/>
        <w:spacing w:before="280" w:after="160"/>
        <w:rPr>
          <w:lang w:val="pt-BR"/>
        </w:rPr>
      </w:pPr>
      <w:bookmarkStart w:id="17" w:name="_Toc239713549"/>
      <w:bookmarkStart w:id="18" w:name="_TocReviewed_197"/>
      <w:commentRangeStart w:id="19"/>
      <w:commentRangeStart w:id="20"/>
      <w:commentRangeStart w:id="21"/>
      <w:commentRangeStart w:id="22"/>
      <w:r w:rsidRPr="00493E39">
        <w:rPr>
          <w:lang w:val="pt-BR"/>
        </w:rPr>
        <w:lastRenderedPageBreak/>
        <w:t>1 INTRODUÇÃO</w:t>
      </w:r>
      <w:bookmarkEnd w:id="17"/>
      <w:bookmarkEnd w:id="18"/>
      <w:commentRangeEnd w:id="21"/>
      <w:r w:rsidRPr="00493E39">
        <w:rPr>
          <w:rStyle w:val="CommentReference"/>
          <w:sz w:val="24"/>
          <w:szCs w:val="24"/>
          <w:lang w:val="pt-BR"/>
        </w:rPr>
        <w:commentReference w:id="21"/>
      </w:r>
      <w:commentRangeEnd w:id="22"/>
      <w:r w:rsidR="00962AB9" w:rsidRPr="00493E39">
        <w:rPr>
          <w:rStyle w:val="CommentReference"/>
          <w:sz w:val="24"/>
          <w:szCs w:val="24"/>
          <w:lang w:val="pt-BR"/>
        </w:rPr>
        <w:commentReference w:id="22"/>
      </w:r>
      <w:commentRangeEnd w:id="19"/>
      <w:r w:rsidR="00EB0BC5" w:rsidRPr="00493E39">
        <w:rPr>
          <w:rStyle w:val="CommentReference"/>
          <w:sz w:val="24"/>
          <w:szCs w:val="24"/>
          <w:lang w:val="pt-BR"/>
        </w:rPr>
        <w:commentReference w:id="19"/>
      </w:r>
      <w:commentRangeEnd w:id="20"/>
      <w:r w:rsidR="00962AB9" w:rsidRPr="00493E39">
        <w:rPr>
          <w:rStyle w:val="CommentReference"/>
          <w:sz w:val="24"/>
          <w:szCs w:val="24"/>
          <w:lang w:val="pt-BR"/>
        </w:rPr>
        <w:commentReference w:id="20"/>
      </w:r>
    </w:p>
    <w:p w14:paraId="5D1EF6F2">
      <w:pPr>
        <w:ind w:firstLine="709"/>
        <w:jc w:val="both"/>
        <w:rPr>
          <w:ins w:id="2483" w:author="Claude" w:date="2026-10-14T23:28:47Z"/>
        </w:rPr>
      </w:pPr>
      <w:commentRangeStart w:id="23"/>
      <w:commentRangeStart w:id="24"/>
      <w:ins w:id="2482" w:author="Claude" w:date="2026-10-14T23:28:47Z">
        <w:r w:rsidRPr="00493E39">
          <w:rPr>
            <w:lang w:val="pt-BR"/>
          </w:rPr>
          <w:t xml:space="preserve">Conflitos armados no Oriente Médio e ameaças ao tráfego marítimo em rotas de escoamento recolocaram o preço do petróleo no centro da discussão econômica mundial, e com ele uma pergunta que a política monetária precisa responder rapidamente: quanto de um choque no preço internacional chega à inflação doméstica, e em quanto tempo. A pergunta é antiga, mas a urgência é recorrente, porque episódios dessa natureza voltam a ocorrer sem aviso e exigem que a autoridade monetária saiba, de antemão, qual repasse esperar.</w:t>
        </w:r>
      </w:ins>
      <w:commentRangeEnd w:id="23"/>
      <w:r w:rsidRPr="00493E39">
        <w:rPr>
          <w:rStyle w:val="CommentReference"/>
          <w:sz w:val="24"/>
          <w:szCs w:val="24"/>
          <w:lang w:val="pt-BR"/>
        </w:rPr>
        <w:commentReference w:id="23"/>
      </w:r>
      <w:commentRangeEnd w:id="24"/>
      <w:r w:rsidR="00962AB9" w:rsidRPr="00493E39">
        <w:rPr>
          <w:rStyle w:val="CommentReference"/>
          <w:sz w:val="24"/>
          <w:szCs w:val="24"/>
          <w:lang w:val="pt-BR"/>
        </w:rPr>
        <w:commentReference w:id="24"/>
      </w:r>
    </w:p>
    <w:p w14:paraId="45D735C9">
      <w:pPr>
        <w:ind w:firstLine="709"/>
        <w:jc w:val="both"/>
        <w:rPr>
          <w:ins w:id="2485" w:author="Claude" w:date="2026-10-14T23:28:47Z"/>
        </w:rPr>
      </w:pPr>
      <w:commentRangeStart w:id="25"/>
      <w:commentRangeStart w:id="26"/>
      <w:commentRangeStart w:id="27"/>
      <w:commentRangeStart w:id="28"/>
      <w:ins w:id="2484" w:author="Claude" w:date="2026-10-14T23:28:47Z">
        <w:r w:rsidRPr="00493E39">
          <w:rPr>
            <w:lang w:val="pt-BR"/>
          </w:rPr>
          <w:t xml:space="preserve">A resposta encontrada é que ela mudou. No mês de um choque típico de petróleo, o repasse ao IPCA cheio passa de 0,005 ponto percentual antes de 2017 para algo entre 0,088 e 0,176 depois, faixa cujos extremos correspondem a dois tratamentos defensáveis das observações da pandemia. Mais importante que o nível, porém, é o padrão: nas dezoito estimativas do regime anterior nos horizontes de impacto, um e três meses, nenhuma é estatisticamente distinguível de zero, ao passo que todas as do regime posterior são, e isso vale sob os dois tratamentos. No índice cheio, o coeficiente anterior tampouco é impreciso: com erro-padrão de 0,024 no impacto, seu intervalo de 90% vai de −0,034 a 0,045 e fica bem abaixo da resposta posterior, de modo que o repasse passou de indetectável a sistemático. Nos combustíveis, com dinâmica livre entre regimes, o repasse anterior aparece positivo, mas pequeno.</w:t>
        </w:r>
      </w:ins>
      <w:commentRangeEnd w:id="27"/>
      <w:r w:rsidRPr="00493E39">
        <w:rPr>
          <w:rStyle w:val="CommentReference"/>
          <w:sz w:val="24"/>
          <w:szCs w:val="24"/>
          <w:lang w:val="pt-BR"/>
        </w:rPr>
        <w:commentReference w:id="27"/>
      </w:r>
      <w:commentRangeEnd w:id="28"/>
      <w:r w:rsidR="00962AB9" w:rsidRPr="00493E39">
        <w:rPr>
          <w:rStyle w:val="CommentReference"/>
          <w:sz w:val="24"/>
          <w:szCs w:val="24"/>
          <w:lang w:val="pt-BR"/>
        </w:rPr>
        <w:commentReference w:id="28"/>
      </w:r>
      <w:commentRangeEnd w:id="25"/>
      <w:r w:rsidR="00CF13FA" w:rsidRPr="00493E39">
        <w:rPr>
          <w:rStyle w:val="CommentReference"/>
          <w:sz w:val="24"/>
          <w:szCs w:val="24"/>
          <w:lang w:val="pt-BR"/>
        </w:rPr>
        <w:commentReference w:id="25"/>
      </w:r>
      <w:commentRangeEnd w:id="26"/>
      <w:r w:rsidR="00962AB9" w:rsidRPr="00493E39">
        <w:rPr>
          <w:rStyle w:val="CommentReference"/>
          <w:sz w:val="24"/>
          <w:szCs w:val="24"/>
          <w:lang w:val="pt-BR"/>
        </w:rPr>
        <w:commentReference w:id="26"/>
      </w:r>
    </w:p>
    <w:p w14:paraId="1661489B">
      <w:pPr>
        <w:ind w:firstLine="709"/>
        <w:jc w:val="both"/>
        <w:rPr>
          <w:ins w:id="2487" w:author="Claude" w:date="2026-10-14T23:28:47Z"/>
        </w:rPr>
      </w:pPr>
      <w:commentRangeStart w:id="29"/>
      <w:commentRangeStart w:id="30"/>
      <w:commentRangeStart w:id="31"/>
      <w:commentRangeStart w:id="32"/>
      <w:ins w:id="2486" w:author="Claude" w:date="2026-10-14T23:28:47Z">
        <w:r w:rsidRPr="00493E39">
          <w:rPr>
            <w:lang w:val="pt-BR"/>
          </w:rPr>
          <w:t xml:space="preserve">A pergunta depende de um elo que a literatura internacional raramente examina, porque nas economias que ela estuda esse elo é estável: a regra pela qual o preço internacional se converte em preço doméstico de combustível. Onde essa regra é de mercado, o repasse tende a ser característica mais estável da economia. Onde é administrativa, o repasse é uma decisão, e pode mudar de um ano para o outro sem que nada mude na estrutura produtiva, na cesta de consumo ou no regime monetário.</w:t>
        </w:r>
      </w:ins>
      <w:commentRangeEnd w:id="29"/>
      <w:r w:rsidRPr="00493E39">
        <w:rPr>
          <w:rStyle w:val="CommentReference"/>
          <w:sz w:val="24"/>
          <w:szCs w:val="24"/>
          <w:lang w:val="pt-BR"/>
        </w:rPr>
        <w:commentReference w:id="29"/>
      </w:r>
      <w:commentRangeEnd w:id="30"/>
      <w:r w:rsidR="008710A5" w:rsidRPr="00493E39">
        <w:rPr>
          <w:rStyle w:val="CommentReference"/>
          <w:sz w:val="24"/>
          <w:szCs w:val="24"/>
          <w:lang w:val="pt-BR"/>
        </w:rPr>
        <w:commentReference w:id="30"/>
      </w:r>
      <w:commentRangeEnd w:id="31"/>
      <w:r w:rsidR="00174A0E" w:rsidRPr="00493E39">
        <w:rPr>
          <w:rStyle w:val="CommentReference"/>
          <w:sz w:val="24"/>
          <w:szCs w:val="24"/>
          <w:lang w:val="pt-BR"/>
        </w:rPr>
        <w:commentReference w:id="31"/>
      </w:r>
      <w:commentRangeEnd w:id="32"/>
      <w:r w:rsidR="00962AB9" w:rsidRPr="00493E39">
        <w:rPr>
          <w:rStyle w:val="CommentReference"/>
          <w:sz w:val="24"/>
          <w:szCs w:val="24"/>
          <w:lang w:val="pt-BR"/>
        </w:rPr>
        <w:commentReference w:id="32"/>
      </w:r>
    </w:p>
    <w:p w14:paraId="56B8A06D">
      <w:pPr>
        <w:ind w:firstLine="709"/>
        <w:jc w:val="both"/>
        <w:rPr>
          <w:ins w:id="2489" w:author="Claude" w:date="2026-10-14T23:28:47Z"/>
        </w:rPr>
      </w:pPr>
      <w:ins w:id="2488" w:author="Claude" w:date="2026-10-14T23:28:47Z">
        <w:r w:rsidRPr="00493E39">
          <w:rPr>
            <w:lang w:val="pt-BR"/>
          </w:rPr>
          <w:t xml:space="preserve">Há razão adicional para que a pergunta importe no Brasil. O país adotou o regime de metas apenas em 1999, de modo que a construção de credibilidade monetária é fenômeno recente, e Choi et al. (2018) atribuem o declínio do repasse do petróleo, em grande parte, à melhor condução da política monetária. O achado deste trabalho vai na direção oposta: o repasse aumenta num período em que o regime monetário não se deteriorou. A explicação dificilmente está na política monetária, e a regra de formação de preços é a candidata natural, ainda que o desenho do trabalho não permita excluir outras (seção 3.4).</w:t>
        </w:r>
      </w:ins>
    </w:p>
    <w:p w14:paraId="6253E71E">
      <w:pPr>
        <w:ind w:firstLine="709"/>
        <w:jc w:val="both"/>
        <w:rPr>
          <w:ins w:id="2491" w:author="Claude" w:date="2026-10-14T23:28:47Z"/>
        </w:rPr>
      </w:pPr>
      <w:ins w:id="2490" w:author="Claude" w:date="2026-10-14T23:28:47Z">
        <w:r w:rsidRPr="00493E39">
          <w:rPr>
            <w:lang w:val="pt-BR"/>
          </w:rPr>
          <w:t xml:space="preserve">O Brasil é um caso dessa segunda espécie. Entre 2011 e 2014 a Petrobras vendeu derivados sistematicamente abaixo da referência internacional, política cuja perda de receita Almeida, Oliveira e Losekann (2015) estimam em cerca de R$ 98 bilhões; em 2016 a empresa adotou a política de paridade de importação, que vinculou o preço doméstico à cotação externa. Em pouco mais de uma década a regra de transmissão mudou, e mudou por decisão administrativa, não por alteração de mercado. Dessa configuração decorrem duas lacunas na literatura, e é delas que este trabalho se ocupa.</w:t>
        </w:r>
      </w:ins>
    </w:p>
    <w:p w14:paraId="1323CF98">
      <w:pPr>
        <w:ind w:firstLine="709"/>
        <w:jc w:val="both"/>
        <w:rPr>
          <w:ins w:id="2493" w:author="Claude" w:date="2026-10-14T23:28:47Z"/>
        </w:rPr>
      </w:pPr>
      <w:ins w:id="2492" w:author="Claude" w:date="2026-10-14T23:28:47Z">
        <w:r w:rsidRPr="00493E39">
          <w:rPr>
            <w:lang w:val="pt-BR"/>
          </w:rPr>
          <w:t xml:space="preserve">A primeira é de objeto. Os trabalhos de referência tratam o grau de regulação dos preços domésticos como característica fixa de cada país: Choi et al. (2018) o medem pelo subsídio médio a derivados em proporção do PIB, em corte transversal. A opção é razoável nas economias examinadas, mas descarta justamente a variação que o caso brasileiro oferece. Duas perguntas resultam disso: quanto vale o repasse, magnitude que importa à condução da política monetária, e se essa magnitude é estável, isto é, se o repasse é função da regra vigente ou parâmetro estrutural da economia.</w:t>
        </w:r>
      </w:ins>
    </w:p>
    <w:p w14:paraId="67574149">
      <w:pPr>
        <w:ind w:firstLine="709"/>
        <w:jc w:val="both"/>
        <w:rPr>
          <w:ins w:id="2495" w:author="Claude" w:date="2026-10-14T23:28:47Z"/>
        </w:rPr>
      </w:pPr>
      <w:ins w:id="2494" w:author="Claude" w:date="2026-10-14T23:28:47Z">
        <w:r w:rsidRPr="00493E39">
          <w:rPr>
            <w:lang w:val="pt-BR"/>
          </w:rPr>
          <w:t xml:space="preserve">A segunda é de mecanismo. Afirmar que o petróleo alcança a inflação pelos combustíveis é intuitivo, e a literatura o afirma com frequência, mas raramente o mede. Medir exige separar o efeito aritmético, ou primeiro efeito, que decorre de gasolina, diesel e etanol integrarem a cesta do IPCA, do efeito econômico, ou segundo efeito, que é o encarecimento dos demais preços por frete, transporte e insumos. Sem essa separação não se pode dizer se o repasse observado é contabilidade de cesta ou propagação de custos, e apenas a segunda justifica reação da política monetária.</w:t>
        </w:r>
      </w:ins>
    </w:p>
    <w:p w14:paraId="3DA45CD5">
      <w:pPr>
        <w:ind w:firstLine="709"/>
        <w:jc w:val="both"/>
        <w:rPr>
          <w:ins w:id="2497" w:author="Claude" w:date="2026-10-14T23:28:47Z"/>
        </w:rPr>
      </w:pPr>
      <w:ins w:id="2496" w:author="Claude" w:date="2026-10-14T23:28:47Z">
        <w:r w:rsidRPr="00493E39">
          <w:rPr>
            <w:lang w:val="pt-BR"/>
          </w:rPr>
          <w:t xml:space="preserve">O trabalho ocupa as duas lacunas com um único desenho. O repasse é estimado por projeções locais (JORDÀ, 2005), permitindo que o coeficiente do choque difira entre regimes de política de preços. A data que separa os regimes é estimada pelos próprios dados (ANDREWS, 1993), com valores críticos por reamostragem (HANSEN, 2000), e o resultado é reproduzido também com a data institucional imposta, sem depender da estimação da data. O efeito é decomposto entre o canal dos combustíveis e o restante e, dentro daquele, entre primeiro e segundo efeito. A amostra é mensal, de janeiro de 2003 a setembro de 2025. Como o instrumento externo disponível para o choque se mostrou fraco, o choque é tratado como endógeno, e o contraste entre regimes é lido como efeito da regra sob a hipótese de vieses comparáveis nos dois períodos. O elo entre combustíveis e inflação é testado também por variável instrumental, com a margem de refino do diesel.</w:t>
        </w:r>
      </w:ins>
    </w:p>
    <w:p w14:paraId="4BA727C6">
      <w:pPr>
        <w:ind w:firstLine="709"/>
        <w:jc w:val="both"/>
        <w:rPr>
          <w:ins w:id="2499" w:author="Claude" w:date="2026-10-14T23:28:47Z"/>
        </w:rPr>
      </w:pPr>
      <w:ins w:id="2498" w:author="Claude" w:date="2026-10-14T23:28:47Z">
        <w:r w:rsidRPr="00493E39">
          <w:rPr>
            <w:lang w:val="pt-BR"/>
          </w:rPr>
          <w:t xml:space="preserve">Os resultados sustentam quatro proposições. A transmissão aumentou de forma acentuada em torno do primeiro trimestre de 2017, data que os dados elegem com o tratamento principal da pandemia e que a cronologia institucional corrobora. O repasse concentra-se nos dois primeiros meses após o choque. Está associado aos preços de combustíveis, cuja parcela é de 0,003 ponto percentual em três meses no regime anterior e de 0,249 no posterior, diferença com p inferior a 0,001. E, na estimativa pontual, passa a vir majoritariamente do segundo efeito a partir do terceiro mês, ainda que este não seja significativo em três meses (p = 0,124) e que as duas construções usadas não sejam confirmações independentes. A identificação por variável instrumental, possível para o preço do diesel a partir do primeiro mês depois de 2017, confirma o efeito dos combustíveis sobre o IPCA Geral e o IPCA Transportes nos primeiros meses e não encontra efeito sobre os demais preços em até seis meses.</w:t>
        </w:r>
      </w:ins>
    </w:p>
    <w:p w14:paraId="41039D15">
      <w:pPr>
        <w:ind w:firstLine="709"/>
        <w:jc w:val="both"/>
        <w:rPr>
          <w:ins w:id="2501" w:author="Claude" w:date="2026-10-14T23:28:47Z"/>
        </w:rPr>
      </w:pPr>
      <w:ins w:id="2500" w:author="Claude" w:date="2026-10-14T23:28:47Z">
        <w:r w:rsidRPr="00493E39">
          <w:rPr>
            <w:lang w:val="pt-BR"/>
          </w:rPr>
          <w:t xml:space="preserve">A implicação de política é direta. A magnitude com que um choque internacional de petróleo atinge a inflação brasileira não é constante da economia: depende da regra de formação de preços vigente. Um choque como o de março de 2026 produz efeitos muito distintos conforme a regra em vigor no momento em que ocorre.</w:t>
        </w:r>
      </w:ins>
    </w:p>
    <w:p w14:paraId="2A55D35F">
      <w:pPr>
        <w:ind w:firstLine="709"/>
        <w:jc w:val="both"/>
        <w:rPr>
          <w:ins w:id="2503" w:author="Claude" w:date="2026-10-14T23:28:47Z"/>
        </w:rPr>
      </w:pPr>
      <w:ins w:id="2502" w:author="Claude" w:date="2026-10-14T23:28:47Z">
        <w:r w:rsidRPr="00493E39">
          <w:rPr>
            <w:lang w:val="pt-BR"/>
          </w:rPr>
          <w:t xml:space="preserve">Além desta introdução, o trabalho está organizado em quatro capítulos. O segundo apresenta o referencial teórico, cobrindo a literatura sobre repasse do petróleo à inflação, a crítica de identificação de Kilian (2009), a experiência brasileira de preços administrados e as ferramentas econométricas empregadas. O terceiro detalha os dados e a metodologia. O quarto apresenta e discute os resultados. O quinto conclui.</w:t>
        </w:r>
      </w:ins>
    </w:p>
    <w:p w14:paraId="5CAD3636" w14:textId="70D800BF" w:rsidR="00D64459" w:rsidRPr="00493E39" w:rsidRDefault="008B2120">
      <w:pPr>
        <w:ind w:firstLine="709"/>
        <w:jc w:val="both"/>
        <w:rPr>
          <w:del w:id="2505" w:author="Claude" w:date="2026-10-14T23:28:47Z"/>
          <w:lang w:val="pt-BR"/>
        </w:rPr>
      </w:pPr>
      <w:del w:id="2504" w:author="Claude" w:date="2026-10-14T23:28:47Z">
        <w:r w:rsidRPr="00493E39">
          <w:rPr>
            <w:lang w:val="pt-BR"/>
          </w:rPr>
          <w:delText xml:space="preserve">A recorrência de choques no preço internacional do petróleo exige estimativas da magnitude e do prazo de sua transmissão à inflação doméstica. No Brasil, essa transmissão depende também da regra de formação dos preços dos combustíveis, alterada por decisões administrativas da Petrobras.</w:delText>
        </w:r>
      </w:del>
    </w:p>
    <w:p w14:paraId="7C0591DA" w14:textId="30D17108" w:rsidR="00D64459" w:rsidRPr="00493E39" w:rsidRDefault="008B2120">
      <w:pPr>
        <w:ind w:firstLine="709"/>
        <w:jc w:val="both"/>
        <w:rPr>
          <w:del w:id="2507" w:author="Claude" w:date="2026-10-14T23:28:47Z"/>
          <w:lang w:val="pt-BR"/>
        </w:rPr>
      </w:pPr>
      <w:del w:id="2506" w:author="Claude" w:date="2026-10-14T23:28:47Z">
        <w:r w:rsidRPr="00493E39">
          <w:rPr>
            <w:lang w:val="pt-BR"/>
          </w:rPr>
          <w:delText xml:space="preserve">As estimativas indicam aumento do repasse ao IPCA Geral em torno de 2017. No mês do choque, a resposta passa de 0,005 para entre 0,088 e 0,176 ponto percentual, conforme o tratamento da pandemia. Na especificação de referência, os coeficientes anteriores não diferem de zero nos horizontes curtos, enquanto os posteriores são significativos. Ao liberar a dinâmica entre regimes, aparecem respostas anteriores pequenas nos combustíveis, sem alteração desse padrão para o índice cheio.</w:delText>
        </w:r>
      </w:del>
    </w:p>
    <w:p w14:paraId="7CB94909" w14:textId="6D57178A" w:rsidR="00D64459" w:rsidRPr="00493E39" w:rsidRDefault="008B2120">
      <w:pPr>
        <w:ind w:firstLine="709"/>
        <w:jc w:val="both"/>
        <w:rPr>
          <w:del w:id="2509" w:author="Claude" w:date="2026-10-14T23:28:47Z"/>
          <w:lang w:val="pt-BR"/>
        </w:rPr>
      </w:pPr>
      <w:del w:id="2508" w:author="Claude" w:date="2026-10-14T23:28:47Z">
        <w:r w:rsidRPr="00493E39">
          <w:rPr>
            <w:lang w:val="pt-BR"/>
          </w:rPr>
          <w:delText xml:space="preserve">Regras de preços podem alterar a transmissão sem mudanças equivalentes na estrutura produtiva ou na cesta de consumo. A contenção dos preços pela Petrobras entre 2011 e 2014 e a adoção da paridade de importação em 2016 oferecem um caso para investigar essa hipótese.</w:delText>
        </w:r>
      </w:del>
    </w:p>
    <w:p w14:paraId="6F611FC0" w14:textId="03336E4B" w:rsidR="00D64459" w:rsidRPr="00493E39" w:rsidRDefault="008B2120">
      <w:pPr>
        <w:ind w:firstLine="709"/>
        <w:jc w:val="both"/>
        <w:rPr>
          <w:del w:id="2511" w:author="Claude" w:date="2026-10-14T23:28:47Z"/>
          <w:lang w:val="pt-BR"/>
        </w:rPr>
      </w:pPr>
      <w:del w:id="2510" w:author="Claude" w:date="2026-10-14T23:28:47Z">
        <w:r w:rsidRPr="00493E39">
          <w:rPr>
            <w:lang w:val="pt-BR"/>
          </w:rPr>
          <w:delText xml:space="preserve">O trabalho examina duas questões. A primeira é se o repasse varia dentro do mesmo país quando muda a política de preços, dimensão que os indicadores de regulação em corte transversal de Choi et al. (2018) não captam diretamente. A segunda é quanto da resposta está associado aos combustíveis e quanto decorre de sua participação direta na cesta do IPCA, em comparação com a resposta dos demais preços.</w:delText>
        </w:r>
      </w:del>
    </w:p>
    <w:p w14:paraId="72228898" w14:textId="0E3C7724" w:rsidR="00D64459" w:rsidRPr="00493E39" w:rsidRDefault="008B2120">
      <w:pPr>
        <w:ind w:firstLine="709"/>
        <w:jc w:val="both"/>
        <w:rPr>
          <w:del w:id="2513" w:author="Claude" w:date="2026-10-14T23:28:47Z"/>
          <w:lang w:val="pt-BR"/>
        </w:rPr>
      </w:pPr>
      <w:del w:id="2512" w:author="Claude" w:date="2026-10-14T23:28:47Z">
        <w:r w:rsidRPr="00493E39">
          <w:rPr>
            <w:lang w:val="pt-BR"/>
          </w:rPr>
          <w:delText xml:space="preserve">Utilizam-se projeções locais (JORDÀ, 2005), com coeficientes do choque distintos entre regimes, em dados mensais de janeiro de 2003 a setembro de 2025. A quebra é datada pelos dados (ANDREWS, 1993), com valores críticos por reamostragem (HANSEN, 2000), e comparada ao corte definido pelo anúncio da política. A decomposição distingue a parcela associada aos combustíveis, sua contribuição aritmética ao índice e a resposta residual. Como os instrumentos externos testados se mostraram fracos, o choque é tratado como endógeno, e o contraste entre regimes é lido como efeito da regra sob a hipótese de vieses comparáveis nos dois períodos.</w:delText>
        </w:r>
      </w:del>
    </w:p>
    <w:p w14:paraId="4EAF62EF" w14:textId="4CF72114" w:rsidR="009215FE" w:rsidRPr="00493E39" w:rsidRDefault="008B2120" w:rsidP="004B2E9D">
      <w:pPr>
        <w:ind w:firstLine="709"/>
        <w:jc w:val="both"/>
        <w:rPr>
          <w:del w:id="2515" w:author="Claude" w:date="2026-10-14T23:28:47Z"/>
          <w:lang w:val="pt-BR"/>
        </w:rPr>
      </w:pPr>
      <w:del w:id="2514" w:author="Claude" w:date="2026-10-14T23:28:47Z">
        <w:r w:rsidRPr="00493E39">
          <w:rPr>
            <w:lang w:val="pt-BR"/>
          </w:rPr>
          <w:delText xml:space="preserve">O Capítulo 2 apresenta a literatura; o terceiro, os dados e a metodologia; o quarto, os resultados e as verificações; e o quinto, as conclusões e limitações.</w:delText>
        </w:r>
      </w:del>
    </w:p>
    <w:p w14:paraId="2EACF287" w14:textId="77777777" w:rsidR="00D64459" w:rsidRPr="00493E39" w:rsidRDefault="008B2120">
      <w:pPr>
        <w:pStyle w:val="Heading1"/>
        <w:pageBreakBefore/>
        <w:spacing w:before="280" w:after="160"/>
        <w:rPr>
          <w:lang w:val="pt-BR"/>
        </w:rPr>
      </w:pPr>
      <w:bookmarkStart w:id="33" w:name="_Toc239713550"/>
      <w:bookmarkStart w:id="34" w:name="_TocReviewed_209"/>
      <w:commentRangeStart w:id="35"/>
      <w:commentRangeStart w:id="36"/>
      <w:r w:rsidRPr="00493E39">
        <w:rPr>
          <w:lang w:val="pt-BR"/>
        </w:rPr>
        <w:lastRenderedPageBreak/>
        <w:t>2 REFERENCIAL TEÓRICO</w:t>
      </w:r>
      <w:bookmarkEnd w:id="33"/>
      <w:bookmarkEnd w:id="34"/>
      <w:commentRangeEnd w:id="35"/>
      <w:r w:rsidR="00EB0BC5" w:rsidRPr="00493E39">
        <w:rPr>
          <w:rStyle w:val="CommentReference"/>
          <w:sz w:val="24"/>
          <w:szCs w:val="24"/>
          <w:lang w:val="pt-BR"/>
        </w:rPr>
        <w:commentReference w:id="35"/>
      </w:r>
      <w:commentRangeEnd w:id="36"/>
      <w:r w:rsidR="00962AB9" w:rsidRPr="00493E39">
        <w:rPr>
          <w:rStyle w:val="CommentReference"/>
          <w:sz w:val="24"/>
          <w:szCs w:val="24"/>
          <w:lang w:val="pt-BR"/>
        </w:rPr>
        <w:commentReference w:id="36"/>
      </w:r>
    </w:p>
    <w:p w14:paraId="3BE0F178" w14:textId="77777777" w:rsidR="00D64459" w:rsidRPr="00493E39" w:rsidRDefault="008B2120">
      <w:pPr>
        <w:pStyle w:val="Heading2"/>
        <w:spacing w:before="280" w:after="160"/>
        <w:rPr>
          <w:lang w:val="pt-BR"/>
        </w:rPr>
      </w:pPr>
      <w:bookmarkStart w:id="37" w:name="_Toc239713551"/>
      <w:bookmarkStart w:id="38" w:name="_TocReviewed_210"/>
      <w:r w:rsidRPr="00493E39">
        <w:rPr>
          <w:lang w:val="pt-BR"/>
        </w:rPr>
        <w:t>2.1 O repasse do petróleo à inflação</w:t>
      </w:r>
      <w:bookmarkEnd w:id="37"/>
      <w:bookmarkEnd w:id="38"/>
    </w:p>
    <w:p w14:paraId="3F9C6CEC" w14:textId="77777777" w:rsidR="00D64459" w:rsidRPr="00493E39" w:rsidRDefault="008B2120">
      <w:pPr>
        <w:ind w:firstLine="709"/>
        <w:jc w:val="both"/>
        <w:rPr>
          <w:lang w:val="pt-BR"/>
        </w:rPr>
      </w:pPr>
      <w:r w:rsidRPr="00493E39">
        <w:rPr>
          <w:lang w:val="pt-BR"/>
        </w:rPr>
        <w:t>A estimativa de referência é a de Choi et al. (2018). Em painel de 72 economias entre 1970 e 2015, uma elevação de 10% no preço do petróleo eleva a inflação doméstica em cerca de 0,4 ponto percentual no ano do choque. O trabalho é a comparação natural porque usa projeções locais, cobre economias avançadas e em desenvolvimento, e reporta o repasse ao índice cheio.</w:t>
      </w:r>
    </w:p>
    <w:p w14:paraId="6F0B7BE3" w14:textId="4DF43D6F" w:rsidR="00D64459" w:rsidRPr="00493E39" w:rsidRDefault="008B2120">
      <w:pPr>
        <w:ind w:firstLine="709"/>
        <w:jc w:val="both"/>
        <w:rPr>
          <w:lang w:val="pt-BR"/>
        </w:rPr>
      </w:pPr>
      <w:r w:rsidRPr="00493E39">
        <w:rPr>
          <w:lang w:val="pt-BR"/>
        </w:rPr>
        <w:t>Dois resultados daquele artigo orientam esta análise. O primeiro é que o repasse declinou ao longo do tempo, atribuído ao ganho de credibilidade da política monetária. O segundo é que o repasse é maior onde a participação da energia na cesta é maior e onde os preços domésticos de combustíveis são menos regulados. Essa segunda constatação reconhece que a regulação condiciona a transmissão, mas a trata como característica fixa de cada país, e não como algo que possa mudar dentro de um mesmo país ao longo da amostra.</w:t>
      </w:r>
    </w:p>
    <w:p w14:paraId="269CB1B9" w14:textId="2B63BE77" w:rsidR="00D64459" w:rsidRPr="00493E39" w:rsidRDefault="008B2120">
      <w:pPr>
        <w:ind w:firstLine="709"/>
        <w:jc w:val="both"/>
        <w:rPr>
          <w:lang w:val="pt-BR"/>
        </w:rPr>
      </w:pPr>
      <w:r w:rsidRPr="00493E39">
        <w:rPr>
          <w:lang w:val="pt-BR"/>
        </w:rPr>
        <w:t>Blanchard e Galí (2007) perguntam por que os choques dos anos 2000 tiveram efeito muito menor sobre inflação e atividade do que os da década de 1970, e avaliam quatro hipóteses: ausência de choques adversos simultâneos, menor participação do petróleo na produção, mercados de trabalho mais flexíveis e melhora da política monetária. Essas hipóteses tratam de características da economia que recebe o choque e da ocorrência de choques simultâneos. A regra de conversão do preço internacional em preço doméstico não aparece como hipótese específica nessa enumeração.</w:t>
      </w:r>
    </w:p>
    <w:p w14:paraId="645ABC3A" w14:textId="77777777" w:rsidR="00D64459" w:rsidRPr="00493E39" w:rsidRDefault="008B2120">
      <w:pPr>
        <w:ind w:firstLine="709"/>
        <w:jc w:val="both"/>
        <w:rPr>
          <w:lang w:val="pt-BR"/>
        </w:rPr>
      </w:pPr>
      <w:r w:rsidRPr="00493E39">
        <w:rPr>
          <w:lang w:val="pt-BR"/>
        </w:rPr>
        <w:t>Gelos e Ustyugova (2017) relacionam o impacto inflacionário de choques de commodities a uma bateria ampla de características estruturais e de arranjos de política. Encontram efeito mais persistente onde a participação de alimentos na cesta é maior, onde a intensidade no uso de combustíveis é maior e onde a inflação prévia já era alta, e efeito contido sob bancos centrais mais independentes.</w:t>
      </w:r>
    </w:p>
    <w:p w14:paraId="07F3FBDA" w14:textId="2DFAF96D" w:rsidR="00D64459" w:rsidRPr="00493E39" w:rsidRDefault="008B2120">
      <w:pPr>
        <w:ind w:firstLine="709"/>
        <w:jc w:val="both"/>
        <w:rPr>
          <w:lang w:val="pt-BR"/>
        </w:rPr>
      </w:pPr>
      <w:r w:rsidRPr="00493E39">
        <w:rPr>
          <w:lang w:val="pt-BR"/>
        </w:rPr>
        <w:t xml:space="preserve">Baba e Lee (2022) avançam sobre o mecanismo. Examinando economias europeias por projeções locais, medem os efeitos de segunda ordem, que vão além da participação direta dos combustíveis no índice e chegam a salários, núcleo e expectativas. Encontram repasse ao núcleo que cresce lentamente, de cerca de </w:t>
      </w:r>
      <w:r w:rsidR="00634E1D">
        <w:rPr>
          <w:lang w:val="pt-BR"/>
        </w:rPr>
        <w:lastRenderedPageBreak/>
        <w:t>0,2%</w:t>
      </w:r>
      <w:r w:rsidRPr="00493E39">
        <w:rPr>
          <w:lang w:val="pt-BR"/>
        </w:rPr>
        <w:t xml:space="preserve"> no primeiro trimestre a </w:t>
      </w:r>
      <w:r w:rsidR="00634E1D">
        <w:rPr>
          <w:lang w:val="pt-BR"/>
        </w:rPr>
        <w:t>3%</w:t>
      </w:r>
      <w:r w:rsidRPr="00493E39">
        <w:rPr>
          <w:lang w:val="pt-BR"/>
        </w:rPr>
        <w:t xml:space="preserve"> em três anos, e mais intenso nas economias emergentes do bloco do que nas avançadas.</w:t>
      </w:r>
    </w:p>
    <w:p w14:paraId="36119A8F" w14:textId="64226A83" w:rsidR="00D64459" w:rsidRPr="00493E39" w:rsidRDefault="008B2120">
      <w:pPr>
        <w:ind w:firstLine="709"/>
        <w:jc w:val="both"/>
        <w:rPr>
          <w:lang w:val="pt-BR"/>
        </w:rPr>
      </w:pPr>
      <w:r w:rsidRPr="00493E39">
        <w:rPr>
          <w:lang w:val="pt-BR"/>
        </w:rPr>
        <w:t>Conflitti e Luciani (2019) chegam ao mesmo mecanismo por caminho distinto. Estimando um modelo de fatores dinâmicos sobre preços desagregados, separam o efeito específico de uma variação do petróleo sobre cada preço do efeito que ela exerce por afetar a economia inteira, e concluem que o petróleo alcança o núcleo apenas por esta segunda vi</w:t>
      </w:r>
      <w:r w:rsidR="007610D5">
        <w:rPr>
          <w:lang w:val="pt-BR"/>
        </w:rPr>
        <w:t>a</w:t>
      </w:r>
      <w:r w:rsidRPr="00493E39">
        <w:rPr>
          <w:lang w:val="pt-BR"/>
        </w:rPr>
        <w:t>.</w:t>
      </w:r>
    </w:p>
    <w:p w14:paraId="5C633AE9" w14:textId="7CE9E81D" w:rsidR="00D64459" w:rsidRPr="00493E39" w:rsidRDefault="00D64459">
      <w:pPr>
        <w:ind w:firstLine="709"/>
        <w:jc w:val="both"/>
        <w:rPr>
          <w:lang w:val="pt-BR"/>
        </w:rPr>
      </w:pPr>
    </w:p>
    <w:p w14:paraId="65D7EA1D" w14:textId="77777777" w:rsidR="00D64459" w:rsidRPr="00493E39" w:rsidRDefault="008B2120">
      <w:pPr>
        <w:pStyle w:val="Heading2"/>
        <w:spacing w:before="280" w:after="160"/>
        <w:rPr>
          <w:lang w:val="pt-BR"/>
        </w:rPr>
      </w:pPr>
      <w:bookmarkStart w:id="39" w:name="_Toc239713552"/>
      <w:bookmarkStart w:id="40" w:name="_TocReviewed_218"/>
      <w:r w:rsidRPr="00493E39">
        <w:rPr>
          <w:lang w:val="pt-BR"/>
        </w:rPr>
        <w:t>2.2 Nem todo choque de petróleo é igual</w:t>
      </w:r>
      <w:bookmarkEnd w:id="39"/>
      <w:bookmarkEnd w:id="40"/>
    </w:p>
    <w:p w14:paraId="273D42D6" w14:textId="7EFC8D5C" w:rsidR="00D64459" w:rsidRPr="00493E39" w:rsidRDefault="008B2120">
      <w:pPr>
        <w:ind w:firstLine="709"/>
        <w:jc w:val="both"/>
        <w:rPr>
          <w:lang w:val="pt-BR"/>
        </w:rPr>
      </w:pPr>
      <w:r w:rsidRPr="00493E39">
        <w:rPr>
          <w:lang w:val="pt-BR"/>
        </w:rPr>
        <w:t>A objeção metodológica mais séria a regressões de agregados sobre o preço do petróleo é a de Kilian (2009). O autor argumenta que o preço é ele próprio endógeno e decompõe sua variação em três choques estruturais distintos: interrupções de oferta, variações da demanda global por commodities e demanda específica por petróleo, que inclui a demanda precaucional associada à incerteza sobre oferta futura. Como os três têm efeitos macroeconômicos diferentes, a resposta estimada a uma variação bruta é média ponderada cuja composição varia no tempo, o que ajuda a explicar a instabilidade dos coeficientes.</w:t>
      </w:r>
    </w:p>
    <w:p w14:paraId="7439DF96" w14:textId="67391ADE" w:rsidR="00D64459" w:rsidRPr="00493E39" w:rsidRDefault="008B2120">
      <w:pPr>
        <w:ind w:firstLine="709"/>
        <w:jc w:val="both"/>
        <w:rPr>
          <w:lang w:val="pt-BR"/>
        </w:rPr>
      </w:pPr>
      <w:r w:rsidRPr="00493E39">
        <w:rPr>
          <w:lang w:val="pt-BR"/>
        </w:rPr>
        <w:t>Consequentemente, uma quebra estimada na relação entre petróleo e inflação pode refletir mudança na composição dos choques internacionais, e não mudança na regra doméstica. Ryan e Michieka (2025) replicam o artigo com dados até 2024 e confirmam seus resultados centrais.</w:t>
      </w:r>
    </w:p>
    <w:p w14:paraId="6B436125" w14:textId="77777777" w:rsidR="00D64459" w:rsidRPr="00493E39" w:rsidRDefault="008B2120">
      <w:pPr>
        <w:ind w:firstLine="709"/>
        <w:jc w:val="both"/>
        <w:rPr>
          <w:lang w:val="pt-BR"/>
        </w:rPr>
      </w:pPr>
      <w:commentRangeStart w:id="41"/>
      <w:commentRangeStart w:id="42"/>
      <w:r w:rsidRPr="00493E39">
        <w:rPr>
          <w:lang w:val="pt-BR"/>
        </w:rPr>
        <w:t>A resposta metodológica usual é identificar o choque fora do modelo. Känzig (2021) constrói medida de choque de oferta a partir de surpresas de preços de futuros em torno de anúncios da OPEP, isolando variação que não responde a condições macroeconômicas correntes. Ramey (2016) sistematiza essa família de estratégias e mostra que vários desses choques são instrumentos fracos em parte das amostras.</w:t>
      </w:r>
      <w:commentRangeEnd w:id="41"/>
      <w:r w:rsidRPr="00493E39">
        <w:rPr>
          <w:rStyle w:val="CommentReference"/>
          <w:sz w:val="24"/>
          <w:szCs w:val="24"/>
          <w:lang w:val="pt-BR"/>
        </w:rPr>
        <w:commentReference w:id="41"/>
      </w:r>
      <w:commentRangeEnd w:id="42"/>
      <w:r w:rsidR="00962AB9" w:rsidRPr="00493E39">
        <w:rPr>
          <w:rStyle w:val="CommentReference"/>
          <w:sz w:val="24"/>
          <w:szCs w:val="24"/>
          <w:lang w:val="pt-BR"/>
        </w:rPr>
        <w:commentReference w:id="42"/>
      </w:r>
    </w:p>
    <w:p w14:paraId="12F2B8C3" w14:textId="77777777" w:rsidR="00D64459" w:rsidRPr="00493E39" w:rsidRDefault="008B2120">
      <w:pPr>
        <w:ind w:firstLine="709"/>
        <w:jc w:val="both"/>
        <w:rPr>
          <w:lang w:val="pt-BR"/>
        </w:rPr>
      </w:pPr>
      <w:commentRangeStart w:id="43"/>
      <w:commentRangeStart w:id="44"/>
      <w:r w:rsidRPr="00493E39">
        <w:rPr>
          <w:lang w:val="pt-BR"/>
        </w:rPr>
        <w:t xml:space="preserve">Hamilton (2003) acrescenta advertência de natureza diferente: a relação entre preço do petróleo e atividade é não linear, pois altas afetam a economia de modo que quedas não espelham. O resultado adverte contra a leitura de um coeficiente único como se valesse para qualquer choque, e motiva o exercício do Apêndice K.4, que segue Mork (1989) na assimetria em relação à atividade e Bacon (1991) e </w:t>
      </w:r>
      <w:r w:rsidRPr="00493E39">
        <w:rPr>
          <w:lang w:val="pt-BR"/>
        </w:rPr>
        <w:lastRenderedPageBreak/>
        <w:t>Borenstein, Cameron e Gilbert (1997) no padrão de foguetes e penas dos preços de varejo, na forma funcional de Shin, Yu e Greenwood-Nimmo (2014).</w:t>
      </w:r>
      <w:commentRangeEnd w:id="43"/>
      <w:r w:rsidRPr="00493E39">
        <w:rPr>
          <w:rStyle w:val="CommentReference"/>
          <w:sz w:val="24"/>
          <w:szCs w:val="24"/>
          <w:lang w:val="pt-BR"/>
        </w:rPr>
        <w:commentReference w:id="43"/>
      </w:r>
      <w:commentRangeEnd w:id="44"/>
      <w:r w:rsidR="00962AB9" w:rsidRPr="00493E39">
        <w:rPr>
          <w:rStyle w:val="CommentReference"/>
          <w:sz w:val="24"/>
          <w:szCs w:val="24"/>
          <w:lang w:val="pt-BR"/>
        </w:rPr>
        <w:commentReference w:id="44"/>
      </w:r>
    </w:p>
    <w:p w14:paraId="04A6CF1C" w14:textId="29A1106D" w:rsidR="00D64459" w:rsidRPr="00493E39" w:rsidRDefault="00D64459">
      <w:pPr>
        <w:ind w:firstLine="709"/>
        <w:jc w:val="both"/>
        <w:rPr>
          <w:lang w:val="pt-BR"/>
        </w:rPr>
      </w:pPr>
    </w:p>
    <w:p w14:paraId="0E64167A" w14:textId="77777777" w:rsidR="00D64459" w:rsidRPr="00493E39" w:rsidRDefault="008B2120">
      <w:pPr>
        <w:pStyle w:val="Heading2"/>
        <w:spacing w:before="280" w:after="160"/>
        <w:rPr>
          <w:lang w:val="pt-BR"/>
        </w:rPr>
      </w:pPr>
      <w:bookmarkStart w:id="45" w:name="_Toc239713553"/>
      <w:bookmarkStart w:id="46" w:name="_TocReviewed_224"/>
      <w:r w:rsidRPr="00493E39">
        <w:rPr>
          <w:lang w:val="pt-BR"/>
        </w:rPr>
        <w:t>2.3 Preços de combustíveis no Brasil: da contenção à paridade</w:t>
      </w:r>
      <w:bookmarkEnd w:id="45"/>
      <w:bookmarkEnd w:id="46"/>
    </w:p>
    <w:p w14:paraId="30BF0DBA" w14:textId="77777777" w:rsidR="00D64459" w:rsidRPr="00493E39" w:rsidRDefault="008B2120">
      <w:pPr>
        <w:ind w:firstLine="709"/>
        <w:jc w:val="both"/>
        <w:rPr>
          <w:lang w:val="pt-BR"/>
        </w:rPr>
      </w:pPr>
      <w:r w:rsidRPr="00493E39">
        <w:rPr>
          <w:lang w:val="pt-BR"/>
        </w:rPr>
        <w:t>A literatura brasileira documentou o período de contenção por via contábil e institucional, e não econométrica. Almeida, Oliveira e Losekann (2015) reconstroem a política de 2011 a 2014, estimando em cerca de R$ 98 bilhões a perda de receita da Petrobras com a venda de derivados abaixo da referência internacional. Azevedo e Serigati (2015) mostram que os preços administrados se desviaram mais quanto maior seu peso no IPCA. Nenhum dos dois estima o que a interrupção significou para o repasse à inflação, nem examina o período posterior.</w:t>
      </w:r>
    </w:p>
    <w:p w14:paraId="2C7E7662" w14:textId="77777777" w:rsidR="00D64459" w:rsidRPr="00493E39" w:rsidRDefault="008B2120">
      <w:pPr>
        <w:ind w:firstLine="709"/>
        <w:jc w:val="both"/>
        <w:rPr>
          <w:lang w:val="pt-BR"/>
        </w:rPr>
      </w:pPr>
      <w:r w:rsidRPr="00493E39">
        <w:rPr>
          <w:lang w:val="pt-BR"/>
        </w:rPr>
        <w:t>O comportamento distinto dos preços administrados é anterior à paridade. Figueiredo e Ferreira (2002) mostram que, entre 1995 e 2002, os administrados variaram bem mais que os livres, com comportamento inercial, e apontam o preço do petróleo entre os fatores que os movem: os combustíveis já constituíam categoria com dinâmica própria antes de 2016.</w:t>
      </w:r>
    </w:p>
    <w:p w14:paraId="0A9050F7" w14:textId="5D98E9C8" w:rsidR="00D64459" w:rsidRPr="00493E39" w:rsidRDefault="008B2120">
      <w:pPr>
        <w:ind w:firstLine="709"/>
        <w:jc w:val="both"/>
        <w:rPr>
          <w:lang w:val="pt-BR"/>
        </w:rPr>
      </w:pPr>
      <w:commentRangeStart w:id="47"/>
      <w:commentRangeStart w:id="48"/>
      <w:r w:rsidRPr="00493E39">
        <w:rPr>
          <w:lang w:val="pt-BR"/>
        </w:rPr>
        <w:t>A autoridade monetária produziu a estimativa mais próxima dessa pergunta. O Banco Central do Brasil (2022) calibra o repasse do petróleo em reais à gasolina a partir da estrutura de custos e obtém, para 2021, impacto sobre o IPCA entre 0,20 e 0,27 ponto percentual para elevação de 10%, considerando apenas o canal direto. A calibração supõe que o preço da gasolina na refinaria acompanhe integralmente o petróleo em reais e obtém, para o preço ao consumidor, grau de repasse entre 39,8% e 54,4%. Comparar esse parâmetro suposto com o repasse efetivamente ocorrido, e verificar se ele descreve toda a amostra ou apenas parte dela, é um dos exercícios deste trabalho.</w:t>
      </w:r>
      <w:commentRangeEnd w:id="47"/>
      <w:r w:rsidRPr="00493E39">
        <w:rPr>
          <w:rStyle w:val="CommentReference"/>
          <w:sz w:val="24"/>
          <w:szCs w:val="24"/>
          <w:lang w:val="pt-BR"/>
        </w:rPr>
        <w:commentReference w:id="47"/>
      </w:r>
      <w:commentRangeEnd w:id="48"/>
      <w:r w:rsidR="00962AB9" w:rsidRPr="00493E39">
        <w:rPr>
          <w:rStyle w:val="CommentReference"/>
          <w:sz w:val="24"/>
          <w:szCs w:val="24"/>
          <w:lang w:val="pt-BR"/>
        </w:rPr>
        <w:commentReference w:id="48"/>
      </w:r>
    </w:p>
    <w:p w14:paraId="5D7ED285" w14:textId="77777777" w:rsidR="00D64459" w:rsidRPr="00493E39" w:rsidRDefault="008B2120">
      <w:pPr>
        <w:ind w:firstLine="709"/>
        <w:jc w:val="both"/>
        <w:rPr>
          <w:lang w:val="pt-BR"/>
        </w:rPr>
      </w:pPr>
      <w:r w:rsidRPr="00493E39">
        <w:rPr>
          <w:lang w:val="pt-BR"/>
        </w:rPr>
        <w:t>Registre-se que a própria autoridade emprega projeções locais para medir repasse no Brasil: o Banco Central do Brasil (2026) estima por esse método o repasse cambial à inflação.</w:t>
      </w:r>
    </w:p>
    <w:p w14:paraId="655F1A65" w14:textId="40B0745A" w:rsidR="00D64459" w:rsidRPr="00493E39" w:rsidRDefault="008B2120">
      <w:pPr>
        <w:ind w:firstLine="709"/>
        <w:jc w:val="both"/>
        <w:rPr>
          <w:lang w:val="pt-BR"/>
        </w:rPr>
      </w:pPr>
      <w:commentRangeStart w:id="49"/>
      <w:commentRangeStart w:id="50"/>
      <w:commentRangeStart w:id="51"/>
      <w:r w:rsidRPr="00493E39">
        <w:rPr>
          <w:lang w:val="pt-BR"/>
        </w:rPr>
        <w:t xml:space="preserve">A Figura 1 documenta graficamente essa transição. O painel superior contrapõe o preço doméstico da gasolina, na refinaria e ao consumidor, à cotação internacional do produto refinado convertida em reais; o intermediário mostra a razão entre o crescimento acumulado do preço na refinaria e o da paridade; e o inferior traz a correlação móvel de vinte e quatro meses entre a variação mensal do preço </w:t>
      </w:r>
      <w:r w:rsidRPr="00493E39">
        <w:rPr>
          <w:lang w:val="pt-BR"/>
        </w:rPr>
        <w:lastRenderedPageBreak/>
        <w:t>na refinaria e a da referência internacional. Ela tem média de +0,00 no período anterior a outubro de 2016 e salta para uma média de +0,58 depois, sem recorrer ao procedimento econométrico de datação da quebra.</w:t>
      </w:r>
      <w:commentRangeEnd w:id="49"/>
      <w:r w:rsidRPr="00493E39">
        <w:rPr>
          <w:rStyle w:val="CommentReference"/>
          <w:sz w:val="24"/>
          <w:szCs w:val="24"/>
          <w:lang w:val="pt-BR"/>
        </w:rPr>
        <w:commentReference w:id="49"/>
      </w:r>
      <w:commentRangeEnd w:id="50"/>
      <w:r w:rsidR="00465AF2" w:rsidRPr="00493E39">
        <w:rPr>
          <w:rStyle w:val="CommentReference"/>
          <w:sz w:val="24"/>
          <w:szCs w:val="24"/>
          <w:lang w:val="pt-BR"/>
        </w:rPr>
        <w:commentReference w:id="50"/>
      </w:r>
      <w:commentRangeEnd w:id="51"/>
      <w:r w:rsidR="00962AB9" w:rsidRPr="00493E39">
        <w:rPr>
          <w:rStyle w:val="CommentReference"/>
          <w:sz w:val="24"/>
          <w:szCs w:val="24"/>
          <w:lang w:val="pt-BR"/>
        </w:rPr>
        <w:commentReference w:id="51"/>
      </w:r>
    </w:p>
    <w:p w14:paraId="0C848BFB" w14:textId="77777777" w:rsidR="00D64459" w:rsidRPr="00493E39" w:rsidRDefault="008B2120">
      <w:pPr>
        <w:ind w:firstLine="709"/>
        <w:jc w:val="both"/>
        <w:rPr>
          <w:del w:id="1481" w:author="Claude" w:date="2026-10-14T23:15:06Z"/>
          <w:lang w:val="pt-BR"/>
        </w:rPr>
      </w:pPr>
      <w:del w:id="1480" w:author="Claude" w:date="2026-10-14T23:15:06Z">
        <w:r w:rsidRPr="00493E39">
          <w:rPr>
            <w:lang w:val="pt-BR"/>
          </w:rPr>
          <w:delText xml:space="preserve">Existe, por fim, precedente brasileiro para a ideia central deste trabalho, aplicado a outro preço. Correa e Minella (2010) estimam curva de Phillips com limiar e mostram que o repasse cambial no Brasil não é constante. O repasse já foi tratado, portanto, como função do estado da economia. A diferença está na natureza do estado: os limiares daquele trabalho são cíclicos e de mercado, ao passo que o estado relevante aqui é institucional, descontínuo e datável.</w:delText>
        </w:r>
      </w:del>
    </w:p>
    <w:p w14:paraId="53FAD641" w14:textId="77777777" w:rsidR="00D64459" w:rsidRPr="00493E39" w:rsidRDefault="008B2120">
      <w:pPr>
        <w:keepNext/>
        <w:spacing w:before="200" w:after="40" w:line="240" w:lineRule="auto"/>
        <w:jc w:val="center"/>
        <w:rPr>
          <w:sz w:val="20"/>
          <w:szCs w:val="20"/>
          <w:lang w:val="pt-BR"/>
        </w:rPr>
      </w:pPr>
      <w:r w:rsidRPr="00493E39">
        <w:rPr>
          <w:sz w:val="20"/>
          <w:szCs w:val="20"/>
          <w:lang w:val="pt-BR"/>
        </w:rPr>
        <w:t>Figura 1 – Preço doméstico da gasolina e referência internacional</w:t>
      </w:r>
    </w:p>
    <w:p w14:paraId="58FA4CAF" w14:textId="77777777" w:rsidR="00D64459" w:rsidRPr="00493E39" w:rsidRDefault="008B2120">
      <w:pPr>
        <w:spacing w:after="40"/>
        <w:jc w:val="center"/>
      </w:pPr>
      <w:r w:rsidRPr="00493E39">
        <w:rPr>
          <w:noProof/>
        </w:rPr>
        <w:drawing>
          <wp:inline distT="0" distB="0" distL="0" distR="0" wp14:anchorId="4D4DD76C" wp14:editId="3E4E3169">
            <wp:extent cx="4590000" cy="476508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aridade_golfo.png"/>
                    <pic:cNvPicPr/>
                  </pic:nvPicPr>
                  <pic:blipFill>
                    <a:blip r:embed="rId13"/>
                    <a:stretch>
                      <a:fillRect/>
                    </a:stretch>
                  </pic:blipFill>
                  <pic:spPr>
                    <a:xfrm>
                      <a:off x="0" y="0"/>
                      <a:ext cx="4590000" cy="4765086"/>
                    </a:xfrm>
                    <a:prstGeom prst="rect">
                      <a:avLst/>
                    </a:prstGeom>
                  </pic:spPr>
                </pic:pic>
              </a:graphicData>
            </a:graphic>
          </wp:inline>
        </w:drawing>
      </w:r>
    </w:p>
    <w:p w14:paraId="155CC3F2" w14:textId="77777777" w:rsidR="00D64459" w:rsidRPr="00493E39" w:rsidRDefault="008B2120">
      <w:pPr>
        <w:spacing w:line="240" w:lineRule="auto"/>
        <w:jc w:val="both"/>
        <w:rPr>
          <w:sz w:val="20"/>
          <w:szCs w:val="20"/>
          <w:lang w:val="pt-BR"/>
        </w:rPr>
      </w:pPr>
      <w:r w:rsidRPr="00493E39">
        <w:rPr>
          <w:sz w:val="20"/>
          <w:szCs w:val="20"/>
          <w:lang w:val="pt-BR"/>
        </w:rPr>
        <w:t>Nota: a cotação da gasolina na Costa do Golfo dos Estados Unidos entra como termo de comparação e não é variável do modelo, cujo choque é o preço do Brent. A conversão em reais por litro usa apenas o câmbio, sem frete, seguro, internação ou tributos, de modo que a comparação é de dinâmica e não de nível. No painel intermediário, valores acima de 1 indicam que o preço doméstico cresceu mais que a paridade desde 2003, e não que esteja acima dela em reais por litro.</w:t>
      </w:r>
    </w:p>
    <w:p w14:paraId="22D5E3BF" w14:textId="77777777" w:rsidR="00D64459" w:rsidRPr="00493E39" w:rsidRDefault="008B2120">
      <w:pPr>
        <w:spacing w:after="200" w:line="240" w:lineRule="auto"/>
        <w:jc w:val="center"/>
        <w:rPr>
          <w:sz w:val="20"/>
          <w:szCs w:val="20"/>
          <w:lang w:val="pt-BR"/>
        </w:rPr>
      </w:pPr>
      <w:r w:rsidRPr="00493E39">
        <w:rPr>
          <w:sz w:val="20"/>
          <w:szCs w:val="20"/>
          <w:lang w:val="pt-BR"/>
        </w:rPr>
        <w:t>Fonte: Elaboração própria a partir de dados da EIA, da ANP e do Banco Central do Brasil.</w:t>
      </w:r>
    </w:p>
    <w:p w14:paraId="4CAA2A1C" w14:textId="77777777" w:rsidR="00D64459" w:rsidRPr="00493E39" w:rsidRDefault="008B2120">
      <w:pPr>
        <w:ind w:firstLine="709"/>
        <w:jc w:val="both"/>
        <w:rPr>
          <w:ins w:id="1479" w:author="Claude" w:date="2026-10-14T23:15:06Z"/>
          <w:lang w:val="pt-BR"/>
        </w:rPr>
      </w:pPr>
      <w:commentRangeStart w:id="52"/>
      <w:commentRangeStart w:id="53"/>
      <w:ins w:id="1478" w:author="Claude" w:date="2026-10-14T23:15:06Z">
        <w:r w:rsidRPr="00493E39">
          <w:rPr>
            <w:lang w:val="pt-BR"/>
          </w:rPr>
          <w:t>Existe, por fim, precedente brasileiro para a ideia central deste trabalho, aplicado a outro preço. Correa e Minella (2010) estimam curva de Phillips com limiar e mostram que o repasse cambial no Brasil não é constante. O repasse já foi tratado, portanto, como função do estado da economia. A diferença está na natureza do estado: os limiares daquele trabalho são cíclicos e de mercado, ao passo que o estado relevante aqui é institucional, descontínuo e datável.</w:t>
        </w:r>
      </w:ins>
      <w:commentRangeEnd w:id="52"/>
      <w:commentRangeEnd w:id="53"/>
      <w:r w:rsidR="00947056" w:rsidRPr="00493E39">
        <w:rPr>
          <w:rStyle w:val="CommentReference"/>
          <w:sz w:val="24"/>
          <w:szCs w:val="24"/>
          <w:lang w:val="pt-BR"/>
        </w:rPr>
        <w:commentReference w:id="52"/>
      </w:r>
      <w:r w:rsidR="00962AB9" w:rsidRPr="00493E39">
        <w:rPr>
          <w:rStyle w:val="CommentReference"/>
          <w:sz w:val="24"/>
          <w:szCs w:val="24"/>
          <w:lang w:val="pt-BR"/>
        </w:rPr>
        <w:commentReference w:id="53"/>
      </w:r>
    </w:p>
    <w:p w14:paraId="028EDF25" w14:textId="60602C39" w:rsidR="00D64459" w:rsidRPr="00493E39" w:rsidRDefault="008B2120">
      <w:pPr>
        <w:ind w:firstLine="709"/>
        <w:jc w:val="both"/>
        <w:rPr>
          <w:lang w:val="pt-BR"/>
        </w:rPr>
      </w:pPr>
      <w:r w:rsidRPr="00493E39">
        <w:rPr>
          <w:lang w:val="pt-BR"/>
        </w:rPr>
        <w:lastRenderedPageBreak/>
        <w:t>A literatura recente confirma a relevância da pergunta e delimita o que resta fazer. Jesus Jr., Uchôa e Fernandes (2025) estimam um vetor autorregressivo com restrições de sinal sobre dados semanais de 2004 a 2022 e documentam um dilema de economia política: manter o preço doméstico abaixo da referência eleva a satisfação social e pouco afeta a inflação, ao custo do desempenho financeiro da estatal. Naquele trabalho a data da mudança é imposta pela cronologia e a amostra encerra-se em 2022, de modo que restam a datação endógena, a decomposição do canal e a extensão da amostra, que são os três eixos deste.</w:t>
      </w:r>
    </w:p>
    <w:p w14:paraId="3E13503B" w14:textId="77777777" w:rsidR="00D64459" w:rsidRPr="00493E39" w:rsidRDefault="008B2120">
      <w:pPr>
        <w:pStyle w:val="Heading2"/>
        <w:spacing w:before="280" w:after="160"/>
        <w:rPr>
          <w:lang w:val="pt-BR"/>
        </w:rPr>
      </w:pPr>
      <w:bookmarkStart w:id="54" w:name="_Toc239713554"/>
      <w:bookmarkStart w:id="55" w:name="_TocReviewed_236"/>
      <w:r w:rsidRPr="00493E39">
        <w:rPr>
          <w:lang w:val="pt-BR"/>
        </w:rPr>
        <w:t>2.4 Projeções locais</w:t>
      </w:r>
      <w:bookmarkEnd w:id="54"/>
      <w:bookmarkEnd w:id="55"/>
    </w:p>
    <w:p w14:paraId="05F9AD59" w14:textId="5239238F" w:rsidR="00D64459" w:rsidRPr="00493E39" w:rsidRDefault="008B2120">
      <w:pPr>
        <w:ind w:firstLine="709"/>
        <w:jc w:val="both"/>
        <w:rPr>
          <w:lang w:val="pt-BR"/>
        </w:rPr>
      </w:pPr>
      <w:commentRangeStart w:id="56"/>
      <w:commentRangeStart w:id="57"/>
      <w:commentRangeStart w:id="58"/>
      <w:commentRangeStart w:id="59"/>
      <w:r w:rsidRPr="00493E39">
        <w:rPr>
          <w:lang w:val="pt-BR"/>
        </w:rPr>
        <w:t>Jordà (2005) propôs estimar funções de resposta a impulso por uma sequência de regressões, uma para cada horizonte, em lugar de iterar um modelo de vetores autorregressivos. Uma vantagem é estimar diretamente a resposta em cada horizonte, sem iterar a dinâmica de um sistema autorregressivo. Isso reduz a dependência de uma única especificação dinâmica para toda a função de resposta. O custo é perda de eficiência.</w:t>
      </w:r>
      <w:commentRangeEnd w:id="56"/>
      <w:r w:rsidRPr="00493E39">
        <w:rPr>
          <w:rStyle w:val="CommentReference"/>
          <w:sz w:val="24"/>
          <w:szCs w:val="24"/>
          <w:lang w:val="pt-BR"/>
        </w:rPr>
        <w:commentReference w:id="56"/>
      </w:r>
      <w:commentRangeEnd w:id="57"/>
      <w:r w:rsidR="0054595F" w:rsidRPr="00493E39">
        <w:rPr>
          <w:rStyle w:val="CommentReference"/>
          <w:sz w:val="24"/>
          <w:szCs w:val="24"/>
          <w:lang w:val="pt-BR"/>
        </w:rPr>
        <w:commentReference w:id="57"/>
      </w:r>
      <w:commentRangeEnd w:id="58"/>
      <w:r w:rsidR="00CC0644" w:rsidRPr="00493E39">
        <w:rPr>
          <w:rStyle w:val="CommentReference"/>
          <w:sz w:val="24"/>
          <w:szCs w:val="24"/>
          <w:lang w:val="pt-BR"/>
        </w:rPr>
        <w:commentReference w:id="58"/>
      </w:r>
      <w:commentRangeEnd w:id="59"/>
      <w:r w:rsidR="00962AB9" w:rsidRPr="00493E39">
        <w:rPr>
          <w:rStyle w:val="CommentReference"/>
          <w:sz w:val="24"/>
          <w:szCs w:val="24"/>
          <w:lang w:val="pt-BR"/>
        </w:rPr>
        <w:commentReference w:id="59"/>
      </w:r>
    </w:p>
    <w:p w14:paraId="567BE581" w14:textId="5C19F3F4" w:rsidR="00D64459" w:rsidRPr="00493E39" w:rsidRDefault="008B2120">
      <w:pPr>
        <w:ind w:firstLine="709"/>
        <w:jc w:val="both"/>
        <w:rPr>
          <w:lang w:val="pt-BR"/>
        </w:rPr>
      </w:pPr>
      <w:r w:rsidRPr="00493E39">
        <w:rPr>
          <w:lang w:val="pt-BR"/>
        </w:rPr>
        <w:t xml:space="preserve">Para o problema examinado aqui há uma segunda vantagem. Permitir que o coeficiente do choque difira entre regimes é, em projeções locais, apenas a inclusão de um termo de interação, e o teste de igualdade entre regimes é um teste de Wald sobre dois coeficientes da mesma equação. </w:t>
      </w:r>
      <w:commentRangeStart w:id="60"/>
      <w:commentRangeStart w:id="61"/>
      <w:r w:rsidRPr="00493E39">
        <w:rPr>
          <w:lang w:val="pt-BR"/>
        </w:rPr>
        <w:t>Em um modelo de vetores autorregressivos, a heterogeneidade também pode ser incorporada por modelos dependentes do regime ou por sistemas estimados em cada subamostra, com maior demanda de parâmetros.</w:t>
      </w:r>
      <w:commentRangeEnd w:id="60"/>
      <w:r w:rsidR="00573566" w:rsidRPr="00493E39">
        <w:rPr>
          <w:rStyle w:val="CommentReference"/>
          <w:sz w:val="24"/>
          <w:szCs w:val="24"/>
          <w:lang w:val="pt-BR"/>
        </w:rPr>
        <w:commentReference w:id="60"/>
      </w:r>
      <w:commentRangeEnd w:id="61"/>
      <w:r w:rsidR="00962AB9" w:rsidRPr="00493E39">
        <w:rPr>
          <w:rStyle w:val="CommentReference"/>
          <w:sz w:val="24"/>
          <w:szCs w:val="24"/>
          <w:lang w:val="pt-BR"/>
        </w:rPr>
        <w:commentReference w:id="61"/>
      </w:r>
    </w:p>
    <w:p w14:paraId="6A206C37" w14:textId="77777777" w:rsidR="00D64459" w:rsidRPr="00493E39" w:rsidRDefault="008B2120">
      <w:pPr>
        <w:ind w:firstLine="709"/>
        <w:jc w:val="both"/>
        <w:rPr>
          <w:lang w:val="pt-BR"/>
        </w:rPr>
      </w:pPr>
      <w:commentRangeStart w:id="62"/>
      <w:commentRangeStart w:id="63"/>
      <w:commentRangeStart w:id="64"/>
      <w:r w:rsidRPr="00493E39">
        <w:rPr>
          <w:lang w:val="pt-BR"/>
        </w:rPr>
        <w:t>A inferência recebeu tratamento recente. Montiel Olea e Plagborg-Møller (2021) mostram que a inclusão de defasagens adicionais de todas as variáveis, que denominam aumento de defasagem, torna a inferência uniformemente válida mesmo quando os regressores são persistentes. Os mesmos autores (2019) observam que uma função de resposta avaliada em vários horizontes exige bandas simultâneas, sob pena de a cobertura conjunta ficar abaixo do nível nominal, e propõem bandas do tipo sup-t, que preservam o erro-padrão e alteram apenas o valor crítico.</w:t>
      </w:r>
      <w:commentRangeEnd w:id="62"/>
      <w:r w:rsidRPr="00493E39">
        <w:rPr>
          <w:rStyle w:val="CommentReference"/>
          <w:sz w:val="24"/>
          <w:szCs w:val="24"/>
          <w:lang w:val="pt-BR"/>
        </w:rPr>
        <w:commentReference w:id="62"/>
      </w:r>
      <w:commentRangeEnd w:id="63"/>
      <w:r w:rsidR="00CB0841" w:rsidRPr="00493E39">
        <w:rPr>
          <w:rStyle w:val="CommentReference"/>
          <w:sz w:val="24"/>
          <w:szCs w:val="24"/>
          <w:lang w:val="pt-BR"/>
        </w:rPr>
        <w:commentReference w:id="63"/>
      </w:r>
      <w:commentRangeEnd w:id="64"/>
      <w:r w:rsidR="00962AB9" w:rsidRPr="00493E39">
        <w:rPr>
          <w:rStyle w:val="CommentReference"/>
          <w:sz w:val="24"/>
          <w:szCs w:val="24"/>
          <w:lang w:val="pt-BR"/>
        </w:rPr>
        <w:commentReference w:id="64"/>
      </w:r>
    </w:p>
    <w:p w14:paraId="78E45876" w14:textId="55A4615F" w:rsidR="00D64459" w:rsidRPr="00493E39" w:rsidRDefault="008B2120">
      <w:pPr>
        <w:ind w:firstLine="709"/>
        <w:jc w:val="both"/>
        <w:rPr>
          <w:lang w:val="pt-BR"/>
        </w:rPr>
      </w:pPr>
      <w:r w:rsidRPr="00493E39">
        <w:rPr>
          <w:lang w:val="pt-BR"/>
        </w:rPr>
        <w:t xml:space="preserve">Teulings e Zubanov (2014) apontam viés que cresce com o horizonte: os choques ocorridos entre </w:t>
      </w:r>
      <m:oMath>
        <m:r>
          <w:rPr>
            <w:rFonts w:ascii="Cambria Math" w:hAnsi="Cambria Math"/>
          </w:rPr>
          <m:t>t</m:t>
        </m:r>
      </m:oMath>
      <w:r w:rsidRPr="00493E39">
        <w:rPr>
          <w:lang w:val="pt-BR"/>
        </w:rPr>
        <w:t xml:space="preserve"> e </w:t>
      </w:r>
      <m:oMath>
        <m:r>
          <w:rPr>
            <w:rFonts w:ascii="Cambria Math" w:hAnsi="Cambria Math"/>
          </w:rPr>
          <m:t>t</m:t>
        </m:r>
        <m:r>
          <w:rPr>
            <w:rFonts w:ascii="Cambria Math" w:hAnsi="Cambria Math"/>
            <w:lang w:val="pt-BR"/>
          </w:rPr>
          <m:t>+h</m:t>
        </m:r>
      </m:oMath>
      <w:r w:rsidRPr="00493E39">
        <w:rPr>
          <w:lang w:val="pt-BR"/>
        </w:rPr>
        <w:t xml:space="preserve"> ficam fora da regressão e seus efeitos passam ao erro, o que, no painel com efeitos fixos que examinam, subestima a resposta. A correção, adotada por Choi et al. (2018), inclui esses choques como controles. Aqui </w:t>
      </w:r>
      <w:r w:rsidRPr="00493E39">
        <w:rPr>
          <w:lang w:val="pt-BR"/>
        </w:rPr>
        <w:lastRenderedPageBreak/>
        <w:t>ela tem motivo adicional, pois o choque exibe autocorrelação de primeira ordem não desprezível.</w:t>
      </w:r>
    </w:p>
    <w:p w14:paraId="6B22A8F1" w14:textId="5583A85C" w:rsidR="00D64459" w:rsidRPr="00493E39" w:rsidRDefault="008B2120">
      <w:pPr>
        <w:ind w:firstLine="709"/>
        <w:jc w:val="both"/>
        <w:rPr>
          <w:lang w:val="pt-BR"/>
        </w:rPr>
      </w:pPr>
      <w:r w:rsidRPr="00493E39">
        <w:rPr>
          <w:lang w:val="pt-BR"/>
        </w:rPr>
        <w:t>A decomposição entre efeito direto e indireto que o Capítulo 4 realiza tem precedente na área do euro. López et al. (2026), para choques de oferta de gás, concluem com um modelo de equilíbrio geral que os efeitos indiretos respondem por cerca de três quartos da resposta acumulada da inflação cheia ao fim de três anos, o que serve de referência externa para a decomposição contábil da seção 4.5. Os autores atribuem parte da heterogeneidade entre países à regulação dos preços de energia no varejo, por comparação entre Alemanha, Espanha, França e Itália, sem testar esse fator isoladamente.</w:t>
      </w:r>
    </w:p>
    <w:p w14:paraId="2BB80BFB" w14:textId="77777777" w:rsidR="00D64459" w:rsidRPr="00493E39" w:rsidRDefault="008B2120">
      <w:pPr>
        <w:pStyle w:val="Heading2"/>
        <w:spacing w:before="280" w:after="160"/>
        <w:rPr>
          <w:lang w:val="pt-BR"/>
        </w:rPr>
      </w:pPr>
      <w:bookmarkStart w:id="65" w:name="_Toc239713555"/>
      <w:bookmarkStart w:id="66" w:name="_TocReviewed_242"/>
      <w:r w:rsidRPr="00493E39">
        <w:rPr>
          <w:lang w:val="pt-BR"/>
        </w:rPr>
        <w:t>2.5 Quebra estrutural e inferência robusta</w:t>
      </w:r>
      <w:bookmarkEnd w:id="65"/>
      <w:bookmarkEnd w:id="66"/>
    </w:p>
    <w:p w14:paraId="4EB05B59" w14:textId="440C7858" w:rsidR="00D64459" w:rsidRPr="00493E39" w:rsidRDefault="008B2120">
      <w:pPr>
        <w:ind w:firstLine="709"/>
        <w:jc w:val="both"/>
        <w:rPr>
          <w:lang w:val="pt-BR"/>
        </w:rPr>
      </w:pPr>
      <w:r w:rsidRPr="00493E39">
        <w:rPr>
          <w:lang w:val="pt-BR"/>
        </w:rPr>
        <w:t>Estimar a data em que uma relação se altera, em vez de impô-la, permite avaliar se a cronologia institucional é compatível com a mudança observada nos dados. Andrews (1993) desenvolveu o teste para instabilidade de parâmetros com ponto de quebra desconhecido, no qual a estatística de Wald é calculada em cada data candidata e toma-se o supremo; a distribuição assintótica não é qui-quadrado, porque o parâmetro que indexa a data não é identificado sob a nula. Bai e Perron (1998) estendem o tratamento a múltiplas quebras.</w:t>
      </w:r>
    </w:p>
    <w:p w14:paraId="5EAD43E4" w14:textId="77777777" w:rsidR="00D64459" w:rsidRPr="00493E39" w:rsidRDefault="008B2120">
      <w:pPr>
        <w:ind w:firstLine="709"/>
        <w:jc w:val="both"/>
        <w:rPr>
          <w:lang w:val="pt-BR"/>
        </w:rPr>
      </w:pPr>
      <w:commentRangeStart w:id="67"/>
      <w:commentRangeStart w:id="68"/>
      <w:commentRangeStart w:id="69"/>
      <w:commentRangeStart w:id="70"/>
      <w:r w:rsidRPr="00493E39">
        <w:rPr>
          <w:lang w:val="pt-BR"/>
        </w:rPr>
        <w:t>A escolha de uma data única para todas as séries tem respaldo próprio. Bai, Lumsdaine e Stock (1998) mostram que, quando a ruptura é de fato compartilhada, estimá-la conjuntamente é mais preciso do que estimar uma data por série, porque a informação de várias séries estreita o intervalo de confiança sobre o ponto de quebra. O argumento se aplica ao caso examinado, em que a mudança de regra atinge ao mesmo tempo todos os preços de combustível: a hipótese de quebra comum é a tradução estatística da hipótese institucional que o trabalho testa.</w:t>
      </w:r>
      <w:commentRangeEnd w:id="67"/>
      <w:r w:rsidRPr="00493E39">
        <w:rPr>
          <w:rStyle w:val="CommentReference"/>
          <w:sz w:val="24"/>
          <w:szCs w:val="24"/>
          <w:lang w:val="pt-BR"/>
        </w:rPr>
        <w:commentReference w:id="67"/>
      </w:r>
      <w:commentRangeEnd w:id="68"/>
      <w:r w:rsidR="00140BD7" w:rsidRPr="00493E39">
        <w:rPr>
          <w:rStyle w:val="CommentReference"/>
          <w:sz w:val="24"/>
          <w:szCs w:val="24"/>
          <w:lang w:val="pt-BR"/>
        </w:rPr>
        <w:commentReference w:id="68"/>
      </w:r>
      <w:commentRangeEnd w:id="69"/>
      <w:r w:rsidR="00AA5972" w:rsidRPr="00493E39">
        <w:rPr>
          <w:rStyle w:val="CommentReference"/>
          <w:sz w:val="24"/>
          <w:szCs w:val="24"/>
          <w:lang w:val="pt-BR"/>
        </w:rPr>
        <w:commentReference w:id="69"/>
      </w:r>
      <w:commentRangeEnd w:id="70"/>
      <w:r w:rsidR="00962AB9" w:rsidRPr="00493E39">
        <w:rPr>
          <w:rStyle w:val="CommentReference"/>
          <w:sz w:val="24"/>
          <w:szCs w:val="24"/>
          <w:lang w:val="pt-BR"/>
        </w:rPr>
        <w:commentReference w:id="70"/>
      </w:r>
    </w:p>
    <w:p w14:paraId="38126482" w14:textId="77777777" w:rsidR="00D64459" w:rsidRPr="00493E39" w:rsidRDefault="008B2120">
      <w:pPr>
        <w:ind w:firstLine="709"/>
        <w:jc w:val="both"/>
        <w:rPr>
          <w:lang w:val="pt-BR"/>
        </w:rPr>
      </w:pPr>
      <w:commentRangeStart w:id="71"/>
      <w:commentRangeStart w:id="72"/>
      <w:r w:rsidRPr="00493E39">
        <w:rPr>
          <w:lang w:val="pt-BR"/>
        </w:rPr>
        <w:t>Hansen (2000) mostra que a distribuição assintótica convencional da estatística deixa de valer quando a distribuição dos regressores muda ao longo da amostra, com distorções de tamanho em qualquer sentido, e propõe obter valores críticos por reamostragem com regressores fixos. Sobre a implementação, Davidson e Flachaire (2008) recomendam o bootstrap selvagem com pesos de Rademacher e resíduos estimados sob a hipótese nula, que em suas simulações nunca se sai pior que as alternativas.</w:t>
      </w:r>
      <w:commentRangeEnd w:id="71"/>
      <w:r w:rsidRPr="00493E39">
        <w:rPr>
          <w:rStyle w:val="CommentReference"/>
          <w:sz w:val="24"/>
          <w:szCs w:val="24"/>
          <w:lang w:val="pt-BR"/>
        </w:rPr>
        <w:commentReference w:id="71"/>
      </w:r>
      <w:commentRangeEnd w:id="72"/>
      <w:r w:rsidR="00962AB9" w:rsidRPr="00493E39">
        <w:rPr>
          <w:rStyle w:val="CommentReference"/>
          <w:sz w:val="24"/>
          <w:szCs w:val="24"/>
          <w:lang w:val="pt-BR"/>
        </w:rPr>
        <w:commentReference w:id="72"/>
      </w:r>
    </w:p>
    <w:p w14:paraId="34A6B189" w14:textId="77777777" w:rsidR="00D64459" w:rsidRPr="00493E39" w:rsidRDefault="008B2120">
      <w:pPr>
        <w:ind w:firstLine="709"/>
        <w:jc w:val="both"/>
        <w:rPr>
          <w:lang w:val="pt-BR"/>
        </w:rPr>
      </w:pPr>
      <w:r w:rsidRPr="00493E39">
        <w:rPr>
          <w:lang w:val="pt-BR"/>
        </w:rPr>
        <w:lastRenderedPageBreak/>
        <w:t>Quando o choque é identificado por instrumento externo, a força do instrumento torna-se questão central. Staiger e Stock (1997) formalizaram o problema do instrumento fraco, e Andrews, Stock e Sun (2019) recomendam, com um único instrumento, reportar o intervalo de Anderson-Rubin, robusto a instrumento fraco, qualquer que seja a estatística F.</w:t>
      </w:r>
    </w:p>
    <w:p w14:paraId="79F5943B" w14:textId="77777777" w:rsidR="00D64459" w:rsidRPr="00493E39" w:rsidRDefault="008B2120">
      <w:pPr>
        <w:ind w:firstLine="709"/>
        <w:jc w:val="both"/>
        <w:rPr>
          <w:lang w:val="pt-BR"/>
        </w:rPr>
      </w:pPr>
      <w:r w:rsidRPr="00493E39">
        <w:rPr>
          <w:lang w:val="pt-BR"/>
        </w:rPr>
        <w:t>Questão correlata é o tratamento de observações extremas. Lenza e Primiceri (2020) mostram que tratar as observações da pandemia como convencionais distorce os parâmetros a ponto de fazer explodir as bandas das funções de resposta, e concluem que descartá-las é aceitável para estimação de parâmetros, ainda que inadequado para previsão. Salkever (1976) fornece o elo formal: incluir uma indicadora por observação é numericamente idêntico a excluir aquela observação.</w:t>
      </w:r>
    </w:p>
    <w:p w14:paraId="5D4495DD" w14:textId="77777777" w:rsidR="00D64459" w:rsidRPr="00493E39" w:rsidRDefault="008B2120">
      <w:pPr>
        <w:pStyle w:val="Heading2"/>
        <w:spacing w:before="280" w:after="160"/>
        <w:rPr>
          <w:lang w:val="pt-BR"/>
        </w:rPr>
      </w:pPr>
      <w:bookmarkStart w:id="73" w:name="_Toc239713556"/>
      <w:bookmarkStart w:id="74" w:name="_TocReviewed_248"/>
      <w:r w:rsidRPr="00493E39">
        <w:rPr>
          <w:lang w:val="pt-BR"/>
        </w:rPr>
        <w:t>2.6 A lacuna que este trabalho ocupa</w:t>
      </w:r>
      <w:bookmarkEnd w:id="73"/>
      <w:bookmarkEnd w:id="74"/>
    </w:p>
    <w:p w14:paraId="2B3637FF" w14:textId="1813E690" w:rsidR="00D64459" w:rsidRPr="00493E39" w:rsidRDefault="008B2120">
      <w:pPr>
        <w:ind w:firstLine="709"/>
        <w:jc w:val="both"/>
        <w:rPr>
          <w:lang w:val="pt-BR"/>
        </w:rPr>
      </w:pPr>
      <w:r w:rsidRPr="00493E39">
        <w:rPr>
          <w:lang w:val="pt-BR"/>
        </w:rPr>
        <w:t>O levantamento anterior delimita duas lacunas. A primeira é de objeto: a literatura internacional trata o grau de regulação dos preços domésticos, nos trabalhos discutidos, como característica predominantemente fixa de cada país, opção razoável em amostras compostas majoritariamente de economias nas quais o combustível é precificado em mercado, mas que descarta a variação que o caso brasileiro oferece, em que a própria regra de transmissão foi escolhida, anunciada, mantida por seis anos e em seguida abandonada. A segunda é de mecanismo: falta medir quanto do efeito passa efetivamente pelos combustíveis e, dentro dessa parcela, quanto é aritmética de cesta e quanto é propagação de custos.</w:t>
      </w:r>
    </w:p>
    <w:p w14:paraId="0C0D51F5" w14:textId="4FFF6055" w:rsidR="00D64459" w:rsidRPr="00493E39" w:rsidRDefault="008B2120">
      <w:pPr>
        <w:ind w:firstLine="709"/>
        <w:jc w:val="both"/>
        <w:rPr>
          <w:lang w:val="pt-BR"/>
        </w:rPr>
      </w:pPr>
      <w:r w:rsidRPr="00493E39">
        <w:rPr>
          <w:lang w:val="pt-BR"/>
        </w:rPr>
        <w:t>Um levantamento internacional abrangente torna essa lacuna mensurável. Akcura (2025) reúne preços de varejo para até 125 economias e conclui que países com preço regulado apresentam repasse muito inferior ao dos países com preço desregulado. Duas características delimitam o que ele pode responder: o repasse é calculado como razão entre variações entre duas datas, sem modelo nem inferência, e a base de políticas cobre apenas os anos de 2021 a 2023. Aquele desenho identifica quais países hoje repassam muito, mas não identifica a data nem a causa de uma mudança de repasse dentro de cada país.</w:t>
      </w:r>
    </w:p>
    <w:p w14:paraId="760DCCC3" w14:textId="77777777" w:rsidR="00D64459" w:rsidRPr="00493E39" w:rsidRDefault="008B2120">
      <w:pPr>
        <w:pStyle w:val="Heading1"/>
        <w:pageBreakBefore/>
        <w:spacing w:before="280" w:after="160"/>
        <w:rPr>
          <w:lang w:val="pt-BR"/>
        </w:rPr>
      </w:pPr>
      <w:bookmarkStart w:id="75" w:name="_Toc239713557"/>
      <w:bookmarkStart w:id="76" w:name="_TocReviewed_251"/>
      <w:commentRangeStart w:id="77"/>
      <w:commentRangeStart w:id="78"/>
      <w:r w:rsidRPr="00493E39">
        <w:rPr>
          <w:lang w:val="pt-BR"/>
        </w:rPr>
        <w:lastRenderedPageBreak/>
        <w:t>3 METODOLOGIA</w:t>
      </w:r>
      <w:bookmarkEnd w:id="75"/>
      <w:bookmarkEnd w:id="76"/>
      <w:commentRangeEnd w:id="77"/>
      <w:r w:rsidR="00C677DA" w:rsidRPr="00493E39">
        <w:rPr>
          <w:rStyle w:val="CommentReference"/>
          <w:sz w:val="24"/>
          <w:szCs w:val="24"/>
          <w:lang w:val="pt-BR"/>
        </w:rPr>
        <w:commentReference w:id="77"/>
      </w:r>
      <w:commentRangeEnd w:id="78"/>
      <w:r w:rsidR="00962AB9" w:rsidRPr="00493E39">
        <w:rPr>
          <w:rStyle w:val="CommentReference"/>
          <w:sz w:val="24"/>
          <w:szCs w:val="24"/>
          <w:lang w:val="pt-BR"/>
        </w:rPr>
        <w:commentReference w:id="78"/>
      </w:r>
    </w:p>
    <w:p w14:paraId="0A754DDA" w14:textId="77777777" w:rsidR="00D64459" w:rsidRPr="00493E39" w:rsidRDefault="008B2120">
      <w:pPr>
        <w:pStyle w:val="Heading2"/>
        <w:spacing w:before="280" w:after="160"/>
        <w:rPr>
          <w:lang w:val="pt-BR"/>
        </w:rPr>
      </w:pPr>
      <w:bookmarkStart w:id="79" w:name="_Toc239713558"/>
      <w:bookmarkStart w:id="80" w:name="_TocReviewed_252"/>
      <w:r w:rsidRPr="00493E39">
        <w:rPr>
          <w:lang w:val="pt-BR"/>
        </w:rPr>
        <w:t>3.1 Dados</w:t>
      </w:r>
      <w:bookmarkEnd w:id="79"/>
      <w:bookmarkEnd w:id="80"/>
    </w:p>
    <w:p w14:paraId="51386528" w14:textId="083579E0" w:rsidR="00D64459" w:rsidRPr="00493E39" w:rsidRDefault="008B2120">
      <w:pPr>
        <w:ind w:firstLine="709"/>
        <w:jc w:val="both"/>
        <w:rPr>
          <w:lang w:val="pt-BR"/>
        </w:rPr>
      </w:pPr>
      <w:r w:rsidRPr="00493E39">
        <w:rPr>
          <w:lang w:val="pt-BR"/>
        </w:rPr>
        <w:t>A amostra é mensal e cobre de janeiro de 2003 a setembro de 2025, com 273 observações. O início em 2003 é deliberado: exclui a crise cambial de 2002 e situa toda a amostra sob o regime de metas já consolidado, o que reduz a interferência da transição inicial para o regime de metas.</w:t>
      </w:r>
    </w:p>
    <w:p w14:paraId="7B8D9BE0" w14:textId="7EB1A8DF" w:rsidR="00D64459" w:rsidRPr="00493E39" w:rsidRDefault="008B2120">
      <w:pPr>
        <w:ind w:firstLine="709"/>
        <w:jc w:val="both"/>
        <w:rPr>
          <w:lang w:val="pt-BR"/>
        </w:rPr>
      </w:pPr>
      <w:commentRangeStart w:id="81"/>
      <w:commentRangeStart w:id="82"/>
      <w:r w:rsidRPr="00493E39">
        <w:rPr>
          <w:lang w:val="pt-BR"/>
        </w:rPr>
        <w:t xml:space="preserve">Seis séries entram como variável dependente, o que permite acompanhar a transmissão ao longo da cadeia: a gasolina A na refinaria, preço médio de produtores e importadores apurado pela ANP, líquido de tributos federais, a gasolina, o óleo diesel e o etanol ao consumidor, o IPCA cheio e o IPCA do grupo Transportes. Duas séries auxiliares, comercializáveis e não comercializáveis, entram nos exercícios de decomposição e desagregação, </w:t>
      </w:r>
      <w:del w:id="6769" w:author="Claude" w:date="2026-10-15T20:54:04Z">
        <w:r w:rsidRPr="00493E39">
          <w:rPr>
            <w:lang w:val="pt-BR"/>
          </w:rPr>
          <w:delText xml:space="preserve">pela propriedade de excluírem combustíveis por construção, já que estes são classificados como preços monitorados.</w:delText>
        </w:r>
      </w:del>
      <w:ins w:id="6770" w:author="Claude" w:date="2026-10-15T20:54:04Z">
        <w:r w:rsidRPr="00493E39">
          <w:rPr>
            <w:lang w:val="pt-BR"/>
          </w:rPr>
          <w:t xml:space="preserve">porque excluem gasolina e óleo diesel, classificados como preços monitorados. O etanol, porém, é preço livre na classificação do Banco Central em vigor desde 2020 e integra os comercializáveis (BANCO CENTRAL DO BRASIL, 2019), embora figurasse entre os monitorados na classificação descrita por Figueiredo e Ferreira (2002); só os não comercializáveis excluem todos os combustíveis.</w:t>
        </w:r>
      </w:ins>
      <w:r w:rsidRPr="00493E39">
        <w:rPr>
          <w:lang w:val="pt-BR"/>
        </w:rPr>
        <w:t xml:space="preserve"> O Apêndice M reúne as fontes e os códigos de série.</w:t>
      </w:r>
      <w:commentRangeEnd w:id="81"/>
      <w:r w:rsidRPr="00493E39">
        <w:rPr>
          <w:rStyle w:val="CommentReference"/>
          <w:sz w:val="24"/>
          <w:szCs w:val="24"/>
          <w:lang w:val="pt-BR"/>
        </w:rPr>
        <w:commentReference w:id="81"/>
      </w:r>
      <w:commentRangeEnd w:id="82"/>
      <w:r w:rsidR="00962AB9" w:rsidRPr="00493E39">
        <w:rPr>
          <w:rStyle w:val="CommentReference"/>
          <w:sz w:val="24"/>
          <w:szCs w:val="24"/>
          <w:lang w:val="pt-BR"/>
        </w:rPr>
        <w:commentReference w:id="82"/>
      </w:r>
    </w:p>
    <w:p w14:paraId="02A1D33F" w14:textId="77777777" w:rsidR="00D64459" w:rsidRPr="00493E39" w:rsidRDefault="008B2120">
      <w:pPr>
        <w:ind w:firstLine="709"/>
        <w:jc w:val="both"/>
        <w:rPr>
          <w:lang w:val="pt-BR"/>
        </w:rPr>
      </w:pPr>
      <w:r w:rsidRPr="00493E39">
        <w:rPr>
          <w:lang w:val="pt-BR"/>
        </w:rPr>
        <w:t>Adota-se a meta Selic definida pelo Copom, série 432 do SGS, e não a Selic efetiva acumulada, cuja anualização em dias úteis introduz variação de calendário sem conteúdo de política monetária. As duas taxas do modelo, meta Selic e expectativa de inflação, entram como taxa composta continuamente, conforme a seção 3.3.</w:t>
      </w:r>
    </w:p>
    <w:p w14:paraId="1531B689" w14:textId="080D3346" w:rsidR="00D64459" w:rsidRPr="00493E39" w:rsidRDefault="008B2120">
      <w:pPr>
        <w:ind w:firstLine="709"/>
        <w:jc w:val="both"/>
        <w:rPr>
          <w:lang w:val="pt-BR"/>
        </w:rPr>
      </w:pPr>
      <w:r w:rsidRPr="00493E39">
        <w:rPr>
          <w:lang w:val="pt-BR"/>
        </w:rPr>
        <w:t>As séries foram validadas contra as fontes primárias. Não há meses ausentes nem duplicados nas 273 observações e as séries de nível reproduzem exatamente as variações mensais correspondentes. A série do Brent obtida no Ipeadata (INSTITUTO DE PESQUISA ECONÔMICA APLICADA, 2025) coincide com a série de sua fonte primária (UNITED STATES ENERGY INFORMATION ADMINISTRATION, 2025): a correlação entre os choques padronizados construídos a partir das duas fontes é de 0,995</w:t>
      </w:r>
      <w:r w:rsidR="00A344DB">
        <w:rPr>
          <w:lang w:val="pt-BR"/>
        </w:rPr>
        <w:t>.</w:t>
      </w:r>
    </w:p>
    <w:p w14:paraId="2F34646A" w14:textId="428DD061" w:rsidR="00D64459" w:rsidRPr="00493E39" w:rsidRDefault="008B2120">
      <w:pPr>
        <w:ind w:firstLine="709"/>
        <w:jc w:val="both"/>
        <w:rPr>
          <w:lang w:val="pt-BR"/>
        </w:rPr>
      </w:pPr>
      <w:commentRangeStart w:id="83"/>
      <w:commentRangeStart w:id="84"/>
      <w:r w:rsidRPr="00493E39">
        <w:rPr>
          <w:lang w:val="pt-BR"/>
        </w:rPr>
        <w:t xml:space="preserve">Os Apêndices A e B apresentam as séries, em nível e em escala logarítmica. Dois aspectos merecem atenção antes de qualquer estimação. O primeiro é que os preços de combustíveis acompanham o Brent de forma visivelmente mais estreita na segunda metade da amostra. O segundo é o padrão da gasolina na refinaria, que antes de 2017 avança por degraus, com longos trechos horizontais interrompidos </w:t>
      </w:r>
      <w:r w:rsidRPr="00493E39">
        <w:rPr>
          <w:lang w:val="pt-BR"/>
        </w:rPr>
        <w:lastRenderedPageBreak/>
        <w:t>por saltos discretos, e depois passa a variar de forma contínua. Esse padrão é compatível com maior frequência de ajustes após a mudança de política.</w:t>
      </w:r>
      <w:commentRangeEnd w:id="83"/>
      <w:r w:rsidRPr="00493E39">
        <w:rPr>
          <w:rStyle w:val="CommentReference"/>
          <w:sz w:val="24"/>
          <w:szCs w:val="24"/>
          <w:lang w:val="pt-BR"/>
        </w:rPr>
        <w:commentReference w:id="83"/>
      </w:r>
      <w:commentRangeEnd w:id="84"/>
      <w:r w:rsidR="00962AB9" w:rsidRPr="00493E39">
        <w:rPr>
          <w:rStyle w:val="CommentReference"/>
          <w:sz w:val="24"/>
          <w:szCs w:val="24"/>
          <w:lang w:val="pt-BR"/>
        </w:rPr>
        <w:commentReference w:id="84"/>
      </w:r>
    </w:p>
    <w:p w14:paraId="07FCFB4C" w14:textId="77777777" w:rsidR="00D64459" w:rsidRPr="00493E39" w:rsidRDefault="008B2120">
      <w:pPr>
        <w:pStyle w:val="Heading2"/>
        <w:spacing w:before="280" w:after="160"/>
        <w:rPr>
          <w:lang w:val="pt-BR"/>
        </w:rPr>
      </w:pPr>
      <w:bookmarkStart w:id="85" w:name="_Toc239713559"/>
      <w:bookmarkStart w:id="86" w:name="_TocReviewed_258"/>
      <w:r w:rsidRPr="00493E39">
        <w:rPr>
          <w:lang w:val="pt-BR"/>
        </w:rPr>
        <w:t>3.2 A medida de choque</w:t>
      </w:r>
      <w:bookmarkEnd w:id="85"/>
      <w:bookmarkEnd w:id="86"/>
    </w:p>
    <w:p w14:paraId="0F413C59" w14:textId="77777777" w:rsidR="00D64459" w:rsidRPr="00493E39" w:rsidRDefault="008B2120">
      <w:pPr>
        <w:ind w:firstLine="709"/>
        <w:jc w:val="both"/>
        <w:rPr>
          <w:lang w:val="pt-BR"/>
        </w:rPr>
      </w:pPr>
      <w:r w:rsidRPr="00493E39">
        <w:rPr>
          <w:lang w:val="pt-BR"/>
        </w:rPr>
        <w:t>O choque é definido como a variação logarítmica mensal do preço do Brent em dólares, padronizada pelo desvio-padrão calculado na janela de referência completa, antes de qualquer truncamento de amostra:</w:t>
      </w:r>
    </w:p>
    <w:p w14:paraId="54B4DC7A" w14:textId="01A0ADF6" w:rsidR="00D64459" w:rsidRPr="00493E39" w:rsidRDefault="008B2120">
      <w:pPr>
        <w:tabs>
          <w:tab w:val="center" w:pos="4703"/>
          <w:tab w:val="right" w:pos="9405"/>
        </w:tabs>
        <w:spacing w:before="160" w:after="160" w:line="288" w:lineRule="auto"/>
        <w:rPr>
          <w:lang w:val="pt-BR"/>
        </w:rPr>
      </w:pPr>
      <w:commentRangeStart w:id="87"/>
      <w:commentRangeStart w:id="88"/>
      <w:commentRangeStart w:id="89"/>
      <w:r>
        <w:rPr>
          <w:lang w:val="pt-BR"/>
        </w:rPr>
        <w:tab/>
      </w:r>
      <m:oMath>
        <m:r>
          <m:rPr>
            <m:nor/>
          </m:rPr>
          <w:rPr>
            <w:rFonts w:ascii="Cambria Math" w:hAnsi="Cambria Math"/>
            <w:lang w:val="pt-BR"/>
          </w:rPr>
          <m:t>choque</m:t>
        </m:r>
        <m:d>
          <m:dPr>
            <m:ctrlPr>
              <w:rPr>
                <w:rFonts w:ascii="Cambria Math" w:hAnsi="Cambria Math"/>
              </w:rPr>
            </m:ctrlPr>
          </m:dPr>
          <m:e>
            <m:r>
              <w:rPr>
                <w:rFonts w:ascii="Cambria Math" w:hAnsi="Cambria Math"/>
              </w:rPr>
              <m:t>t</m:t>
            </m:r>
          </m:e>
        </m:d>
        <m:r>
          <w:rPr>
            <w:rFonts w:ascii="Cambria Math" w:hAnsi="Cambria Math"/>
            <w:lang w:val="pt-BR"/>
          </w:rPr>
          <m:t>=</m:t>
        </m:r>
        <m:f>
          <m:fPr>
            <m:type m:val="lin"/>
            <m:ctrlPr>
              <w:rPr>
                <w:rFonts w:ascii="Cambria Math" w:hAnsi="Cambria Math"/>
              </w:rPr>
            </m:ctrlPr>
          </m:fPr>
          <m:num>
            <m:r>
              <w:rPr>
                <w:rFonts w:ascii="Cambria Math" w:hAnsi="Cambria Math"/>
                <w:lang w:val="pt-BR"/>
              </w:rPr>
              <m:t>100·</m:t>
            </m:r>
            <m:d>
              <m:dPr>
                <m:begChr m:val="["/>
                <m:endChr m:val="]"/>
                <m:ctrlPr>
                  <w:rPr>
                    <w:rFonts w:ascii="Cambria Math" w:hAnsi="Cambria Math"/>
                  </w:rPr>
                </m:ctrlPr>
              </m:dPr>
              <m:e>
                <m:func>
                  <m:funcPr>
                    <m:ctrlPr>
                      <w:rPr>
                        <w:rFonts w:ascii="Cambria Math" w:hAnsi="Cambria Math"/>
                      </w:rPr>
                    </m:ctrlPr>
                  </m:funcPr>
                  <m:fName>
                    <m:r>
                      <m:rPr>
                        <m:sty m:val="p"/>
                      </m:rPr>
                      <w:rPr>
                        <w:rFonts w:ascii="Cambria Math" w:hAnsi="Cambria Math"/>
                        <w:lang w:val="pt-BR"/>
                      </w:rPr>
                      <m:t>ln</m:t>
                    </m:r>
                  </m:fName>
                  <m:e>
                    <m:r>
                      <w:rPr>
                        <w:rFonts w:ascii="Cambria Math" w:hAnsi="Cambria Math"/>
                      </w:rPr>
                      <m:t>B</m:t>
                    </m:r>
                    <m:d>
                      <m:dPr>
                        <m:ctrlPr>
                          <w:rPr>
                            <w:rFonts w:ascii="Cambria Math" w:hAnsi="Cambria Math"/>
                          </w:rPr>
                        </m:ctrlPr>
                      </m:dPr>
                      <m:e>
                        <m:r>
                          <w:rPr>
                            <w:rFonts w:ascii="Cambria Math" w:hAnsi="Cambria Math"/>
                          </w:rPr>
                          <m:t>t</m:t>
                        </m:r>
                      </m:e>
                    </m:d>
                  </m:e>
                </m:func>
                <m:r>
                  <w:rPr>
                    <w:rFonts w:ascii="Cambria Math" w:hAnsi="Cambria Math"/>
                    <w:lang w:val="pt-BR"/>
                  </w:rPr>
                  <m:t>-</m:t>
                </m:r>
                <m:func>
                  <m:funcPr>
                    <m:ctrlPr>
                      <w:rPr>
                        <w:rFonts w:ascii="Cambria Math" w:hAnsi="Cambria Math"/>
                      </w:rPr>
                    </m:ctrlPr>
                  </m:funcPr>
                  <m:fName>
                    <m:r>
                      <m:rPr>
                        <m:sty m:val="p"/>
                      </m:rPr>
                      <w:rPr>
                        <w:rFonts w:ascii="Cambria Math" w:hAnsi="Cambria Math"/>
                        <w:lang w:val="pt-BR"/>
                      </w:rPr>
                      <m:t>ln</m:t>
                    </m:r>
                  </m:fName>
                  <m:e>
                    <m:r>
                      <w:rPr>
                        <w:rFonts w:ascii="Cambria Math" w:hAnsi="Cambria Math"/>
                      </w:rPr>
                      <m:t>B</m:t>
                    </m:r>
                    <m:d>
                      <m:dPr>
                        <m:ctrlPr>
                          <w:rPr>
                            <w:rFonts w:ascii="Cambria Math" w:hAnsi="Cambria Math"/>
                          </w:rPr>
                        </m:ctrlPr>
                      </m:dPr>
                      <m:e>
                        <m:r>
                          <w:rPr>
                            <w:rFonts w:ascii="Cambria Math" w:hAnsi="Cambria Math"/>
                          </w:rPr>
                          <m:t>t</m:t>
                        </m:r>
                        <m:r>
                          <w:rPr>
                            <w:rFonts w:ascii="Cambria Math" w:hAnsi="Cambria Math"/>
                            <w:lang w:val="pt-BR"/>
                          </w:rPr>
                          <m:t>-1</m:t>
                        </m:r>
                      </m:e>
                    </m:d>
                  </m:e>
                </m:func>
              </m:e>
            </m:d>
          </m:num>
          <m:den>
            <m:r>
              <w:rPr>
                <w:rFonts w:ascii="Cambria Math" w:hAnsi="Cambria Math"/>
              </w:rPr>
              <m:t>σ</m:t>
            </m:r>
          </m:den>
        </m:f>
        <m:r>
          <w:rPr>
            <w:rFonts w:ascii="Cambria Math" w:hAnsi="Cambria Math"/>
            <w:lang w:val="pt-BR"/>
          </w:rPr>
          <m:t>,</m:t>
        </m:r>
        <m:r>
          <m:rPr>
            <m:nor/>
          </m:rPr>
          <w:rPr>
            <w:rFonts w:ascii="Cambria Math" w:hAnsi="Cambria Math"/>
            <w:lang w:val="pt-BR"/>
          </w:rPr>
          <m:t xml:space="preserve">    </m:t>
        </m:r>
        <m:r>
          <w:rPr>
            <w:rFonts w:ascii="Cambria Math" w:hAnsi="Cambria Math"/>
          </w:rPr>
          <m:t>σ</m:t>
        </m:r>
        <m:r>
          <w:rPr>
            <w:rFonts w:ascii="Cambria Math" w:hAnsi="Cambria Math"/>
            <w:lang w:val="pt-BR"/>
          </w:rPr>
          <m:t>=10,19</m:t>
        </m:r>
      </m:oMath>
      <w:r w:rsidRPr="00493E39">
        <w:rPr>
          <w:lang w:val="pt-BR"/>
        </w:rPr>
        <w:tab/>
        <w:t>(1)</w:t>
      </w:r>
      <w:commentRangeEnd w:id="87"/>
      <w:r w:rsidRPr="00493E39">
        <w:rPr>
          <w:rStyle w:val="CommentReference"/>
          <w:sz w:val="24"/>
          <w:szCs w:val="24"/>
          <w:lang w:val="pt-BR"/>
        </w:rPr>
        <w:commentReference w:id="87"/>
      </w:r>
      <w:commentRangeEnd w:id="88"/>
      <w:r w:rsidR="002E1715" w:rsidRPr="00493E39">
        <w:rPr>
          <w:rStyle w:val="CommentReference"/>
          <w:sz w:val="24"/>
          <w:szCs w:val="24"/>
          <w:lang w:val="pt-BR"/>
        </w:rPr>
        <w:commentReference w:id="88"/>
      </w:r>
      <w:commentRangeEnd w:id="89"/>
      <w:r w:rsidR="00962AB9" w:rsidRPr="00493E39">
        <w:rPr>
          <w:rStyle w:val="CommentReference"/>
          <w:sz w:val="24"/>
          <w:szCs w:val="24"/>
          <w:lang w:val="pt-BR"/>
        </w:rPr>
        <w:commentReference w:id="89"/>
      </w:r>
    </w:p>
    <w:p w14:paraId="397B0C5D" w14:textId="0C3E61E7" w:rsidR="00D64459" w:rsidRPr="00493E39" w:rsidRDefault="008B2120">
      <w:pPr>
        <w:ind w:firstLine="709"/>
        <w:jc w:val="both"/>
        <w:rPr>
          <w:lang w:val="pt-BR"/>
        </w:rPr>
      </w:pPr>
      <w:commentRangeStart w:id="90"/>
      <w:commentRangeStart w:id="91"/>
      <w:r w:rsidRPr="00493E39">
        <w:rPr>
          <w:lang w:val="pt-BR"/>
        </w:rPr>
        <w:t>Um choque unitário corresponde, portanto, a uma elevação de 10,7% no preço do barril. Choques dessa magnitude não são raros: em 51 dos 272 meses da amostra a variação do Brent igualou ou superou um desvio-padrão em valor absoluto, 25 de alta e 26 de queda, o que equivale a cerca de duas ocorrências por ano. O efeito reportado refere-se, portanto, a um evento comum, e não a um cenário extremo.</w:t>
      </w:r>
      <w:commentRangeEnd w:id="90"/>
      <w:r w:rsidRPr="00493E39">
        <w:rPr>
          <w:rStyle w:val="CommentReference"/>
          <w:sz w:val="24"/>
          <w:szCs w:val="24"/>
          <w:lang w:val="pt-BR"/>
        </w:rPr>
        <w:commentReference w:id="90"/>
      </w:r>
      <w:commentRangeEnd w:id="91"/>
      <w:r w:rsidR="00962AB9" w:rsidRPr="00493E39">
        <w:rPr>
          <w:rStyle w:val="CommentReference"/>
          <w:sz w:val="24"/>
          <w:szCs w:val="24"/>
          <w:lang w:val="pt-BR"/>
        </w:rPr>
        <w:commentReference w:id="91"/>
      </w:r>
    </w:p>
    <w:p w14:paraId="40960FAC" w14:textId="77777777" w:rsidR="00D64459" w:rsidRPr="00493E39" w:rsidRDefault="008B2120">
      <w:pPr>
        <w:ind w:firstLine="709"/>
        <w:jc w:val="both"/>
        <w:rPr>
          <w:lang w:val="pt-BR"/>
        </w:rPr>
      </w:pPr>
      <w:r w:rsidRPr="00493E39">
        <w:rPr>
          <w:lang w:val="pt-BR"/>
        </w:rPr>
        <w:t>A escolha do Brent como referência decorre do objeto de estudo. A política de preços da Petrobras toma a cotação internacional como parâmetro, e o Brent é a referência usual tanto na formação de preços quanto na literatura aplicada brasileira. Kilian (2009) constrói sua medida a partir do custo de aquisição de petróleo importado pelas refinarias norte-americanas, deflacionado pelo índice de preços ao consumidor daquele país, o que é adequado ao mercado que examina e menos adequado ao caso brasileiro.</w:t>
      </w:r>
    </w:p>
    <w:p w14:paraId="57E402B0" w14:textId="503EA2DA" w:rsidR="00D64459" w:rsidRPr="00493E39" w:rsidRDefault="008B2120">
      <w:pPr>
        <w:ind w:firstLine="709"/>
        <w:jc w:val="both"/>
        <w:rPr>
          <w:lang w:val="pt-BR"/>
        </w:rPr>
      </w:pPr>
      <w:commentRangeStart w:id="92"/>
      <w:commentRangeStart w:id="93"/>
      <w:commentRangeStart w:id="94"/>
      <w:r w:rsidRPr="00493E39">
        <w:rPr>
          <w:lang w:val="pt-BR"/>
        </w:rPr>
        <w:t xml:space="preserve">Uma limitação da medida adotada é que o modelo não separa choques de oferta e de demanda, de modo que o choque é tratado como endógeno. A seção 3.4 discute as consequências dessa escolha: os coeficientes medem associações condicionais, e o viés pode se cancelar no contraste entre regimes se for semelhante nos dois períodos. </w:t>
      </w:r>
      <w:del w:id="3597" w:author="Claude" w:date="2026-10-15T00:16:05Z">
        <w:r w:rsidRPr="00493E39">
          <w:rPr>
            <w:lang w:val="pt-BR"/>
          </w:rPr>
          <w:delText xml:space="preserve">A tentativa de identificação por instrumento externo, nos Apêndices G e K.1, não encontrou instrumento forte o bastante para estimação em dois estágios.</w:delText>
        </w:r>
      </w:del>
      <w:ins w:id="3598" w:author="Claude" w:date="2026-10-15T00:16:05Z">
        <w:r w:rsidRPr="00493E39">
          <w:rPr>
            <w:lang w:val="pt-BR"/>
          </w:rPr>
          <w:t xml:space="preserve">A tentativa de instrumentar o choque com a surpresa de oferta de Känzig (2021) não encontrou instrumento forte (seção 4.8).</w:t>
        </w:r>
      </w:ins>
      <w:r w:rsidRPr="00493E39">
        <w:rPr>
          <w:lang w:val="pt-BR"/>
        </w:rPr>
        <w:t xml:space="preserve"> O objeto não é o efeito de um choque estrutural específico, e sim a transmissão do preço observado, que é a variável que a regra de precificação toma como referência.</w:t>
      </w:r>
      <w:commentRangeEnd w:id="92"/>
      <w:r w:rsidRPr="00493E39">
        <w:rPr>
          <w:rStyle w:val="CommentReference"/>
          <w:sz w:val="24"/>
          <w:szCs w:val="24"/>
          <w:lang w:val="pt-BR"/>
        </w:rPr>
        <w:commentReference w:id="92"/>
      </w:r>
      <w:commentRangeEnd w:id="93"/>
      <w:r w:rsidR="00F3182B" w:rsidRPr="00493E39">
        <w:rPr>
          <w:rStyle w:val="CommentReference"/>
          <w:sz w:val="24"/>
          <w:szCs w:val="24"/>
          <w:lang w:val="pt-BR"/>
        </w:rPr>
        <w:commentReference w:id="93"/>
      </w:r>
      <w:commentRangeEnd w:id="94"/>
      <w:r w:rsidR="00962AB9" w:rsidRPr="00493E39">
        <w:rPr>
          <w:rStyle w:val="CommentReference"/>
          <w:sz w:val="24"/>
          <w:szCs w:val="24"/>
          <w:lang w:val="pt-BR"/>
        </w:rPr>
        <w:commentReference w:id="94"/>
      </w:r>
    </w:p>
    <w:p w14:paraId="61480588" w14:textId="77777777" w:rsidR="00D64459" w:rsidRPr="00493E39" w:rsidRDefault="008B2120">
      <w:pPr>
        <w:pStyle w:val="Heading2"/>
        <w:spacing w:before="280" w:after="160"/>
        <w:rPr>
          <w:lang w:val="pt-BR"/>
        </w:rPr>
      </w:pPr>
      <w:bookmarkStart w:id="95" w:name="_Toc239713560"/>
      <w:bookmarkStart w:id="96" w:name="_TocReviewed_264"/>
      <w:r w:rsidRPr="00493E39">
        <w:rPr>
          <w:lang w:val="pt-BR"/>
        </w:rPr>
        <w:lastRenderedPageBreak/>
        <w:t>3.3 Projeções locais</w:t>
      </w:r>
      <w:bookmarkEnd w:id="95"/>
      <w:bookmarkEnd w:id="96"/>
    </w:p>
    <w:p w14:paraId="23092C51" w14:textId="01F5CC3F" w:rsidR="00D64459" w:rsidRPr="00493E39" w:rsidRDefault="008B2120">
      <w:pPr>
        <w:ind w:firstLine="709"/>
        <w:jc w:val="both"/>
        <w:rPr>
          <w:lang w:val="pt-BR"/>
        </w:rPr>
      </w:pPr>
      <w:r w:rsidRPr="00493E39">
        <w:rPr>
          <w:lang w:val="pt-BR"/>
        </w:rPr>
        <w:t>As funções de resposta são estimadas por projeções locais (JORDÀ, 2005), uma regressão separada para cada horizonte. A escolha segue as vantagens discutidas na seção 2.4: a robustez, pela estimação direta de cada horizonte, ao custo de perda de eficiência; e, para o problema aqui examinado, o fato de que permitir que o repasse difira entre regimes exige apenas um termo de interação, tornando a hipótese de igualdade um teste de Wald sobre dois coeficientes da mesma equação.</w:t>
      </w:r>
    </w:p>
    <w:p w14:paraId="31F5E735" w14:textId="0DFA5290" w:rsidR="00D64459" w:rsidRPr="00493E39" w:rsidRDefault="008B2120">
      <w:pPr>
        <w:ind w:firstLine="709"/>
        <w:jc w:val="both"/>
        <w:rPr>
          <w:lang w:val="pt-BR"/>
        </w:rPr>
      </w:pPr>
      <w:commentRangeStart w:id="97"/>
      <w:commentRangeStart w:id="98"/>
      <w:commentRangeStart w:id="99"/>
      <w:r w:rsidRPr="00493E39">
        <w:rPr>
          <w:lang w:val="pt-BR"/>
        </w:rPr>
        <w:t xml:space="preserve">A variável dependente é a resposta acumulada do nível de preços, </w:t>
      </w:r>
      <m:oMath>
        <m:r>
          <w:rPr>
            <w:rFonts w:ascii="Cambria Math" w:hAnsi="Cambria Math"/>
            <w:lang w:val="pt-BR"/>
          </w:rPr>
          <m:t>100·</m:t>
        </m:r>
        <m:d>
          <m:dPr>
            <m:begChr m:val="["/>
            <m:endChr m:val="]"/>
            <m:ctrlPr>
              <w:rPr>
                <w:rFonts w:ascii="Cambria Math" w:hAnsi="Cambria Math"/>
              </w:rPr>
            </m:ctrlPr>
          </m:dPr>
          <m:e>
            <m:func>
              <m:funcPr>
                <m:ctrlPr>
                  <w:rPr>
                    <w:rFonts w:ascii="Cambria Math" w:hAnsi="Cambria Math"/>
                  </w:rPr>
                </m:ctrlPr>
              </m:funcPr>
              <m:fName>
                <m:r>
                  <m:rPr>
                    <m:sty m:val="p"/>
                  </m:rPr>
                  <w:rPr>
                    <w:rFonts w:ascii="Cambria Math" w:hAnsi="Cambria Math"/>
                    <w:lang w:val="pt-BR"/>
                  </w:rPr>
                  <m:t>ln</m:t>
                </m:r>
              </m:fName>
              <m:e>
                <m:r>
                  <w:rPr>
                    <w:rFonts w:ascii="Cambria Math" w:hAnsi="Cambria Math"/>
                  </w:rPr>
                  <m:t>P</m:t>
                </m:r>
                <m:d>
                  <m:dPr>
                    <m:ctrlPr>
                      <w:rPr>
                        <w:rFonts w:ascii="Cambria Math" w:hAnsi="Cambria Math"/>
                      </w:rPr>
                    </m:ctrlPr>
                  </m:dPr>
                  <m:e>
                    <m:r>
                      <w:rPr>
                        <w:rFonts w:ascii="Cambria Math" w:hAnsi="Cambria Math"/>
                      </w:rPr>
                      <m:t>t</m:t>
                    </m:r>
                    <m:r>
                      <w:rPr>
                        <w:rFonts w:ascii="Cambria Math" w:hAnsi="Cambria Math"/>
                        <w:lang w:val="pt-BR"/>
                      </w:rPr>
                      <m:t>+h</m:t>
                    </m:r>
                  </m:e>
                </m:d>
              </m:e>
            </m:func>
            <m:r>
              <w:rPr>
                <w:rFonts w:ascii="Cambria Math" w:hAnsi="Cambria Math"/>
                <w:lang w:val="pt-BR"/>
              </w:rPr>
              <m:t>-</m:t>
            </m:r>
            <m:func>
              <m:funcPr>
                <m:ctrlPr>
                  <w:rPr>
                    <w:rFonts w:ascii="Cambria Math" w:hAnsi="Cambria Math"/>
                  </w:rPr>
                </m:ctrlPr>
              </m:funcPr>
              <m:fName>
                <m:r>
                  <m:rPr>
                    <m:sty m:val="p"/>
                  </m:rPr>
                  <w:rPr>
                    <w:rFonts w:ascii="Cambria Math" w:hAnsi="Cambria Math"/>
                    <w:lang w:val="pt-BR"/>
                  </w:rPr>
                  <m:t>ln</m:t>
                </m:r>
              </m:fName>
              <m:e>
                <m:r>
                  <w:rPr>
                    <w:rFonts w:ascii="Cambria Math" w:hAnsi="Cambria Math"/>
                  </w:rPr>
                  <m:t>P</m:t>
                </m:r>
                <m:d>
                  <m:dPr>
                    <m:ctrlPr>
                      <w:rPr>
                        <w:rFonts w:ascii="Cambria Math" w:hAnsi="Cambria Math"/>
                      </w:rPr>
                    </m:ctrlPr>
                  </m:dPr>
                  <m:e>
                    <m:r>
                      <w:rPr>
                        <w:rFonts w:ascii="Cambria Math" w:hAnsi="Cambria Math"/>
                      </w:rPr>
                      <m:t>t</m:t>
                    </m:r>
                    <m:r>
                      <w:rPr>
                        <w:rFonts w:ascii="Cambria Math" w:hAnsi="Cambria Math"/>
                        <w:lang w:val="pt-BR"/>
                      </w:rPr>
                      <m:t>-1</m:t>
                    </m:r>
                  </m:e>
                </m:d>
              </m:e>
            </m:func>
          </m:e>
        </m:d>
      </m:oMath>
      <w:r w:rsidRPr="00493E39">
        <w:rPr>
          <w:lang w:val="pt-BR"/>
        </w:rPr>
        <w:t>, que mede quanto o nível está mais alto h meses após o choque. A especificação é estimada para cada série e cada horizonte de zero a doze meses.</w:t>
      </w:r>
      <w:commentRangeEnd w:id="97"/>
      <w:r w:rsidRPr="00493E39">
        <w:rPr>
          <w:rStyle w:val="CommentReference"/>
          <w:sz w:val="24"/>
          <w:szCs w:val="24"/>
          <w:lang w:val="pt-BR"/>
        </w:rPr>
        <w:commentReference w:id="97"/>
      </w:r>
      <w:commentRangeEnd w:id="98"/>
      <w:r w:rsidR="008F0A4F" w:rsidRPr="00493E39">
        <w:rPr>
          <w:rStyle w:val="CommentReference"/>
          <w:sz w:val="24"/>
          <w:szCs w:val="24"/>
          <w:lang w:val="pt-BR"/>
        </w:rPr>
        <w:commentReference w:id="98"/>
      </w:r>
      <w:commentRangeEnd w:id="99"/>
      <w:r w:rsidR="00962AB9" w:rsidRPr="00493E39">
        <w:rPr>
          <w:rStyle w:val="CommentReference"/>
          <w:sz w:val="24"/>
          <w:szCs w:val="24"/>
          <w:lang w:val="pt-BR"/>
        </w:rPr>
        <w:commentReference w:id="99"/>
      </w:r>
    </w:p>
    <w:p w14:paraId="41B3B68B" w14:textId="5F997163" w:rsidR="00D64459" w:rsidRPr="00493E39" w:rsidRDefault="008B2120">
      <w:pPr>
        <w:tabs>
          <w:tab w:val="center" w:pos="4703"/>
          <w:tab w:val="right" w:pos="9405"/>
        </w:tabs>
        <w:spacing w:before="160" w:after="160" w:line="288" w:lineRule="auto"/>
        <w:rPr>
          <w:lang w:val="pt-BR"/>
        </w:rPr>
      </w:pPr>
      <w:r w:rsidRPr="00493E39">
        <w:rPr>
          <w:lang w:val="pt-BR"/>
        </w:rPr>
        <w:tab/>
      </w:r>
      <w:commentRangeStart w:id="100"/>
      <w:commentRangeStart w:id="101"/>
      <m:oMath>
        <m:r>
          <w:rPr>
            <w:rFonts w:ascii="Cambria Math" w:hAnsi="Cambria Math"/>
            <w:lang w:val="pt-BR"/>
          </w:rPr>
          <m:t>100·</m:t>
        </m:r>
        <m:d>
          <m:dPr>
            <m:begChr m:val="["/>
            <m:endChr m:val="]"/>
            <m:ctrlPr>
              <w:rPr>
                <w:rFonts w:ascii="Cambria Math" w:hAnsi="Cambria Math"/>
              </w:rPr>
            </m:ctrlPr>
          </m:dPr>
          <m:e>
            <m:func>
              <m:funcPr>
                <m:ctrlPr>
                  <w:rPr>
                    <w:rFonts w:ascii="Cambria Math" w:hAnsi="Cambria Math"/>
                  </w:rPr>
                </m:ctrlPr>
              </m:funcPr>
              <m:fName>
                <m:r>
                  <m:rPr>
                    <m:sty m:val="p"/>
                  </m:rPr>
                  <w:rPr>
                    <w:rFonts w:ascii="Cambria Math" w:hAnsi="Cambria Math"/>
                    <w:lang w:val="pt-BR"/>
                  </w:rPr>
                  <m:t>ln</m:t>
                </m:r>
              </m:fName>
              <m:e>
                <m:r>
                  <w:rPr>
                    <w:rFonts w:ascii="Cambria Math" w:hAnsi="Cambria Math"/>
                  </w:rPr>
                  <m:t>P</m:t>
                </m:r>
                <m:d>
                  <m:dPr>
                    <m:ctrlPr>
                      <w:rPr>
                        <w:rFonts w:ascii="Cambria Math" w:hAnsi="Cambria Math"/>
                      </w:rPr>
                    </m:ctrlPr>
                  </m:dPr>
                  <m:e>
                    <m:r>
                      <w:rPr>
                        <w:rFonts w:ascii="Cambria Math" w:hAnsi="Cambria Math"/>
                      </w:rPr>
                      <m:t>t</m:t>
                    </m:r>
                    <m:r>
                      <w:rPr>
                        <w:rFonts w:ascii="Cambria Math" w:hAnsi="Cambria Math"/>
                        <w:lang w:val="pt-BR"/>
                      </w:rPr>
                      <m:t>+h</m:t>
                    </m:r>
                  </m:e>
                </m:d>
              </m:e>
            </m:func>
            <m:r>
              <w:rPr>
                <w:rFonts w:ascii="Cambria Math" w:hAnsi="Cambria Math"/>
                <w:lang w:val="pt-BR"/>
              </w:rPr>
              <m:t>-</m:t>
            </m:r>
            <m:func>
              <m:funcPr>
                <m:ctrlPr>
                  <w:rPr>
                    <w:rFonts w:ascii="Cambria Math" w:hAnsi="Cambria Math"/>
                  </w:rPr>
                </m:ctrlPr>
              </m:funcPr>
              <m:fName>
                <m:r>
                  <m:rPr>
                    <m:sty m:val="p"/>
                  </m:rPr>
                  <w:rPr>
                    <w:rFonts w:ascii="Cambria Math" w:hAnsi="Cambria Math"/>
                    <w:lang w:val="pt-BR"/>
                  </w:rPr>
                  <m:t>ln</m:t>
                </m:r>
              </m:fName>
              <m:e>
                <m:r>
                  <w:rPr>
                    <w:rFonts w:ascii="Cambria Math" w:hAnsi="Cambria Math"/>
                  </w:rPr>
                  <m:t>P</m:t>
                </m:r>
                <m:d>
                  <m:dPr>
                    <m:ctrlPr>
                      <w:rPr>
                        <w:rFonts w:ascii="Cambria Math" w:hAnsi="Cambria Math"/>
                      </w:rPr>
                    </m:ctrlPr>
                  </m:dPr>
                  <m:e>
                    <m:r>
                      <w:rPr>
                        <w:rFonts w:ascii="Cambria Math" w:hAnsi="Cambria Math"/>
                      </w:rPr>
                      <m:t>t</m:t>
                    </m:r>
                    <m:r>
                      <w:rPr>
                        <w:rFonts w:ascii="Cambria Math" w:hAnsi="Cambria Math"/>
                        <w:lang w:val="pt-BR"/>
                      </w:rPr>
                      <m:t>-1</m:t>
                    </m:r>
                  </m:e>
                </m:d>
              </m:e>
            </m:func>
          </m:e>
        </m:d>
        <m:r>
          <w:rPr>
            <w:rFonts w:ascii="Cambria Math" w:hAnsi="Cambria Math"/>
            <w:lang w:val="pt-BR"/>
          </w:rPr>
          <m:t>=</m:t>
        </m:r>
        <m:r>
          <w:rPr>
            <w:rFonts w:ascii="Cambria Math" w:hAnsi="Cambria Math"/>
          </w:rPr>
          <m:t>α</m:t>
        </m:r>
        <m:r>
          <w:rPr>
            <w:rFonts w:ascii="Cambria Math" w:hAnsi="Cambria Math"/>
            <w:lang w:val="pt-BR"/>
          </w:rPr>
          <m:t>+</m:t>
        </m:r>
        <m:r>
          <w:rPr>
            <w:rFonts w:ascii="Cambria Math" w:hAnsi="Cambria Math"/>
          </w:rPr>
          <m:t>β</m:t>
        </m:r>
        <m:d>
          <m:dPr>
            <m:ctrlPr>
              <w:rPr>
                <w:rFonts w:ascii="Cambria Math" w:hAnsi="Cambria Math"/>
              </w:rPr>
            </m:ctrlPr>
          </m:dPr>
          <m:e>
            <m:r>
              <w:rPr>
                <w:rFonts w:ascii="Cambria Math" w:hAnsi="Cambria Math"/>
                <w:lang w:val="pt-BR"/>
              </w:rPr>
              <m:t>h</m:t>
            </m:r>
          </m:e>
        </m:d>
        <m:r>
          <w:rPr>
            <w:rFonts w:ascii="Cambria Math" w:hAnsi="Cambria Math"/>
            <w:lang w:val="pt-BR"/>
          </w:rPr>
          <m:t>·</m:t>
        </m:r>
        <m:r>
          <m:rPr>
            <m:nor/>
          </m:rPr>
          <w:rPr>
            <w:rFonts w:ascii="Cambria Math" w:hAnsi="Cambria Math"/>
            <w:lang w:val="pt-BR"/>
          </w:rPr>
          <m:t>choque</m:t>
        </m:r>
        <m:d>
          <m:dPr>
            <m:ctrlPr>
              <w:rPr>
                <w:rFonts w:ascii="Cambria Math" w:hAnsi="Cambria Math"/>
              </w:rPr>
            </m:ctrlPr>
          </m:dPr>
          <m:e>
            <m:r>
              <w:rPr>
                <w:rFonts w:ascii="Cambria Math" w:hAnsi="Cambria Math"/>
              </w:rPr>
              <m:t>t</m:t>
            </m:r>
          </m:e>
        </m:d>
      </m:oMath>
      <w:r w:rsidRPr="00493E39">
        <w:rPr>
          <w:lang w:val="pt-BR"/>
        </w:rPr>
        <w:br/>
      </w:r>
      <w:r>
        <w:rPr>
          <w:lang w:val="pt-BR"/>
        </w:rPr>
        <w:tab/>
      </w:r>
      <m:oMath>
        <m:r>
          <w:rPr>
            <w:rFonts w:ascii="Cambria Math" w:hAnsi="Cambria Math"/>
            <w:lang w:val="pt-BR"/>
          </w:rPr>
          <m:t>+</m:t>
        </m:r>
        <m:nary>
          <m:naryPr>
            <m:chr m:val="∑"/>
            <m:limLoc m:val="undOvr"/>
            <m:ctrlPr>
              <w:rPr>
                <w:rFonts w:ascii="Cambria Math" w:hAnsi="Cambria Math"/>
              </w:rPr>
            </m:ctrlPr>
          </m:naryPr>
          <m:sub>
            <m:r>
              <w:rPr>
                <w:rFonts w:ascii="Cambria Math" w:hAnsi="Cambria Math"/>
              </w:rPr>
              <m:t>i</m:t>
            </m:r>
            <m:r>
              <w:rPr>
                <w:rFonts w:ascii="Cambria Math" w:hAnsi="Cambria Math"/>
                <w:lang w:val="pt-BR"/>
              </w:rPr>
              <m:t>=1</m:t>
            </m:r>
          </m:sub>
          <m:sup>
            <m:r>
              <w:rPr>
                <w:rFonts w:ascii="Cambria Math" w:hAnsi="Cambria Math"/>
                <w:lang w:val="pt-BR"/>
              </w:rPr>
              <m:t>3</m:t>
            </m:r>
          </m:sup>
          <m:e>
            <m:d>
              <m:dPr>
                <m:begChr m:val="["/>
                <m:endChr m:val="]"/>
                <m:ctrlPr>
                  <w:rPr>
                    <w:rFonts w:ascii="Cambria Math" w:hAnsi="Cambria Math"/>
                  </w:rPr>
                </m:ctrlPr>
              </m:dPr>
              <m:e>
                <m:sSub>
                  <m:sSubPr>
                    <m:ctrlPr>
                      <w:rPr>
                        <w:rFonts w:ascii="Cambria Math" w:hAnsi="Cambria Math"/>
                      </w:rPr>
                    </m:ctrlPr>
                  </m:sSubPr>
                  <m:e>
                    <m:r>
                      <w:rPr>
                        <w:rFonts w:ascii="Cambria Math" w:hAnsi="Cambria Math"/>
                      </w:rPr>
                      <m:t>γ</m:t>
                    </m:r>
                  </m:e>
                  <m:sub>
                    <m:r>
                      <w:rPr>
                        <w:rFonts w:ascii="Cambria Math" w:hAnsi="Cambria Math"/>
                      </w:rPr>
                      <m:t>i</m:t>
                    </m:r>
                  </m:sub>
                </m:sSub>
                <m:r>
                  <w:rPr>
                    <w:rFonts w:ascii="Cambria Math" w:hAnsi="Cambria Math"/>
                    <w:lang w:val="pt-BR"/>
                  </w:rPr>
                  <m:t>·</m:t>
                </m:r>
                <m:r>
                  <m:rPr>
                    <m:sty m:val="p"/>
                  </m:rPr>
                  <w:rPr>
                    <w:rFonts w:ascii="Cambria Math" w:hAnsi="Cambria Math"/>
                  </w:rPr>
                  <m:t>Δ</m:t>
                </m:r>
                <m:func>
                  <m:funcPr>
                    <m:ctrlPr>
                      <w:rPr>
                        <w:rFonts w:ascii="Cambria Math" w:hAnsi="Cambria Math"/>
                      </w:rPr>
                    </m:ctrlPr>
                  </m:funcPr>
                  <m:fName>
                    <m:r>
                      <m:rPr>
                        <m:sty m:val="p"/>
                      </m:rPr>
                      <w:rPr>
                        <w:rFonts w:ascii="Cambria Math" w:hAnsi="Cambria Math"/>
                        <w:lang w:val="pt-BR"/>
                      </w:rPr>
                      <m:t>ln</m:t>
                    </m:r>
                  </m:fName>
                  <m:e>
                    <m:r>
                      <w:rPr>
                        <w:rFonts w:ascii="Cambria Math" w:hAnsi="Cambria Math"/>
                      </w:rPr>
                      <m:t>P</m:t>
                    </m:r>
                    <m:d>
                      <m:dPr>
                        <m:ctrlPr>
                          <w:rPr>
                            <w:rFonts w:ascii="Cambria Math" w:hAnsi="Cambria Math"/>
                          </w:rPr>
                        </m:ctrlPr>
                      </m:dPr>
                      <m:e>
                        <m:r>
                          <w:rPr>
                            <w:rFonts w:ascii="Cambria Math" w:hAnsi="Cambria Math"/>
                          </w:rPr>
                          <m:t>t</m:t>
                        </m:r>
                        <m:r>
                          <w:rPr>
                            <w:rFonts w:ascii="Cambria Math" w:hAnsi="Cambria Math"/>
                            <w:lang w:val="pt-BR"/>
                          </w:rPr>
                          <m:t>-</m:t>
                        </m:r>
                        <m:r>
                          <w:rPr>
                            <w:rFonts w:ascii="Cambria Math" w:hAnsi="Cambria Math"/>
                          </w:rPr>
                          <m:t>i</m:t>
                        </m:r>
                      </m:e>
                    </m:d>
                  </m:e>
                </m:func>
                <m:r>
                  <w:rPr>
                    <w:rFonts w:ascii="Cambria Math" w:hAnsi="Cambria Math"/>
                    <w:lang w:val="pt-BR"/>
                  </w:rPr>
                  <m:t>+</m:t>
                </m:r>
                <m:sSub>
                  <m:sSubPr>
                    <m:ctrlPr>
                      <w:rPr>
                        <w:rFonts w:ascii="Cambria Math" w:hAnsi="Cambria Math"/>
                      </w:rPr>
                    </m:ctrlPr>
                  </m:sSubPr>
                  <m:e>
                    <m:r>
                      <w:rPr>
                        <w:rFonts w:ascii="Cambria Math" w:hAnsi="Cambria Math"/>
                      </w:rPr>
                      <m:t>φ</m:t>
                    </m:r>
                  </m:e>
                  <m:sub>
                    <m:r>
                      <w:rPr>
                        <w:rFonts w:ascii="Cambria Math" w:hAnsi="Cambria Math"/>
                      </w:rPr>
                      <m:t>i</m:t>
                    </m:r>
                  </m:sub>
                </m:sSub>
                <m:r>
                  <w:rPr>
                    <w:rFonts w:ascii="Cambria Math" w:hAnsi="Cambria Math"/>
                    <w:lang w:val="pt-BR"/>
                  </w:rPr>
                  <m:t>·</m:t>
                </m:r>
                <m:r>
                  <m:rPr>
                    <m:nor/>
                  </m:rPr>
                  <w:rPr>
                    <w:rFonts w:ascii="Cambria Math" w:hAnsi="Cambria Math"/>
                    <w:lang w:val="pt-BR"/>
                  </w:rPr>
                  <m:t>choque</m:t>
                </m:r>
                <m:d>
                  <m:dPr>
                    <m:ctrlPr>
                      <w:rPr>
                        <w:rFonts w:ascii="Cambria Math" w:hAnsi="Cambria Math"/>
                      </w:rPr>
                    </m:ctrlPr>
                  </m:dPr>
                  <m:e>
                    <m:r>
                      <w:rPr>
                        <w:rFonts w:ascii="Cambria Math" w:hAnsi="Cambria Math"/>
                      </w:rPr>
                      <m:t>t</m:t>
                    </m:r>
                    <m:r>
                      <w:rPr>
                        <w:rFonts w:ascii="Cambria Math" w:hAnsi="Cambria Math"/>
                        <w:lang w:val="pt-BR"/>
                      </w:rPr>
                      <m:t>-</m:t>
                    </m:r>
                    <m:r>
                      <w:rPr>
                        <w:rFonts w:ascii="Cambria Math" w:hAnsi="Cambria Math"/>
                      </w:rPr>
                      <m:t>i</m:t>
                    </m:r>
                  </m:e>
                </m:d>
                <m:r>
                  <w:rPr>
                    <w:rFonts w:ascii="Cambria Math" w:hAnsi="Cambria Math"/>
                    <w:lang w:val="pt-BR"/>
                  </w:rPr>
                  <m:t>+</m:t>
                </m:r>
                <m:sSubSup>
                  <m:sSubSupPr>
                    <m:ctrlPr>
                      <w:rPr>
                        <w:rFonts w:ascii="Cambria Math" w:hAnsi="Cambria Math"/>
                      </w:rPr>
                    </m:ctrlPr>
                  </m:sSubSupPr>
                  <m:e>
                    <m:r>
                      <w:rPr>
                        <w:rFonts w:ascii="Cambria Math" w:hAnsi="Cambria Math"/>
                      </w:rPr>
                      <m:t>θ</m:t>
                    </m:r>
                  </m:e>
                  <m:sub>
                    <m:r>
                      <w:rPr>
                        <w:rFonts w:ascii="Cambria Math" w:hAnsi="Cambria Math"/>
                      </w:rPr>
                      <m:t>i</m:t>
                    </m:r>
                  </m:sub>
                  <m:sup>
                    <m:r>
                      <w:rPr>
                        <w:rFonts w:ascii="Cambria Math" w:hAnsi="Cambria Math"/>
                        <w:lang w:val="pt-BR"/>
                      </w:rPr>
                      <m:t>'</m:t>
                    </m:r>
                  </m:sup>
                </m:sSubSup>
                <m:r>
                  <w:rPr>
                    <w:rFonts w:ascii="Cambria Math" w:hAnsi="Cambria Math"/>
                    <w:lang w:val="pt-BR"/>
                  </w:rPr>
                  <m:t>·</m:t>
                </m:r>
                <m:r>
                  <w:rPr>
                    <w:rFonts w:ascii="Cambria Math" w:hAnsi="Cambria Math"/>
                  </w:rPr>
                  <m:t>X</m:t>
                </m:r>
                <m:d>
                  <m:dPr>
                    <m:ctrlPr>
                      <w:rPr>
                        <w:rFonts w:ascii="Cambria Math" w:hAnsi="Cambria Math"/>
                      </w:rPr>
                    </m:ctrlPr>
                  </m:dPr>
                  <m:e>
                    <m:r>
                      <w:rPr>
                        <w:rFonts w:ascii="Cambria Math" w:hAnsi="Cambria Math"/>
                      </w:rPr>
                      <m:t>t</m:t>
                    </m:r>
                    <m:r>
                      <w:rPr>
                        <w:rFonts w:ascii="Cambria Math" w:hAnsi="Cambria Math"/>
                        <w:lang w:val="pt-BR"/>
                      </w:rPr>
                      <m:t>-</m:t>
                    </m:r>
                    <m:r>
                      <w:rPr>
                        <w:rFonts w:ascii="Cambria Math" w:hAnsi="Cambria Math"/>
                      </w:rPr>
                      <m:t>i</m:t>
                    </m:r>
                  </m:e>
                </m:d>
              </m:e>
            </m:d>
          </m:e>
        </m:nary>
      </m:oMath>
      <w:r w:rsidRPr="00493E39">
        <w:rPr>
          <w:lang w:val="pt-BR"/>
        </w:rPr>
        <w:br/>
      </w:r>
      <w:r>
        <w:rPr>
          <w:lang w:val="pt-BR"/>
        </w:rPr>
        <w:tab/>
      </w:r>
      <m:oMath>
        <m:r>
          <w:rPr>
            <w:rFonts w:ascii="Cambria Math" w:hAnsi="Cambria Math"/>
            <w:lang w:val="pt-BR"/>
          </w:rPr>
          <m:t>+</m:t>
        </m:r>
        <m:r>
          <m:rPr>
            <m:nor/>
          </m:rPr>
          <w:rPr>
            <w:rFonts w:ascii="Cambria Math" w:hAnsi="Cambria Math"/>
            <w:lang w:val="pt-BR"/>
          </w:rPr>
          <m:t>sazonais mensais</m:t>
        </m:r>
        <m:r>
          <w:rPr>
            <w:rFonts w:ascii="Cambria Math" w:hAnsi="Cambria Math"/>
            <w:lang w:val="pt-BR"/>
          </w:rPr>
          <m:t>+</m:t>
        </m:r>
        <m:r>
          <m:rPr>
            <m:nor/>
          </m:rPr>
          <w:rPr>
            <w:rFonts w:ascii="Cambria Math" w:hAnsi="Cambria Math"/>
            <w:lang w:val="pt-BR"/>
          </w:rPr>
          <m:t>indicadoras de pandemia</m:t>
        </m:r>
        <m:r>
          <w:rPr>
            <w:rFonts w:ascii="Cambria Math" w:hAnsi="Cambria Math"/>
            <w:lang w:val="pt-BR"/>
          </w:rPr>
          <m:t>+</m:t>
        </m:r>
        <m:r>
          <w:rPr>
            <w:rFonts w:ascii="Cambria Math" w:hAnsi="Cambria Math"/>
          </w:rPr>
          <m:t>u</m:t>
        </m:r>
        <m:d>
          <m:dPr>
            <m:ctrlPr>
              <w:rPr>
                <w:rFonts w:ascii="Cambria Math" w:hAnsi="Cambria Math"/>
              </w:rPr>
            </m:ctrlPr>
          </m:dPr>
          <m:e>
            <m:r>
              <w:rPr>
                <w:rFonts w:ascii="Cambria Math" w:hAnsi="Cambria Math"/>
              </w:rPr>
              <m:t>t</m:t>
            </m:r>
            <m:r>
              <w:rPr>
                <w:rFonts w:ascii="Cambria Math" w:hAnsi="Cambria Math"/>
                <w:lang w:val="pt-BR"/>
              </w:rPr>
              <m:t>,h</m:t>
            </m:r>
          </m:e>
        </m:d>
      </m:oMath>
      <w:r w:rsidRPr="00493E39">
        <w:rPr>
          <w:lang w:val="pt-BR"/>
        </w:rPr>
        <w:tab/>
        <w:t>(2)</w:t>
      </w:r>
      <w:commentRangeEnd w:id="100"/>
      <w:r w:rsidR="008F0A4F" w:rsidRPr="00493E39">
        <w:rPr>
          <w:rStyle w:val="CommentReference"/>
          <w:sz w:val="24"/>
          <w:szCs w:val="24"/>
          <w:lang w:val="pt-BR"/>
        </w:rPr>
        <w:commentReference w:id="100"/>
      </w:r>
      <w:commentRangeEnd w:id="101"/>
      <w:r w:rsidR="00962AB9" w:rsidRPr="00493E39">
        <w:rPr>
          <w:rStyle w:val="CommentReference"/>
          <w:sz w:val="24"/>
          <w:szCs w:val="24"/>
          <w:lang w:val="pt-BR"/>
        </w:rPr>
        <w:commentReference w:id="101"/>
      </w:r>
    </w:p>
    <w:p w14:paraId="266EC79E" w14:textId="448AD29F" w:rsidR="00D64459" w:rsidRPr="00493E39" w:rsidRDefault="008B2120">
      <w:pPr>
        <w:ind w:firstLine="709"/>
        <w:jc w:val="both"/>
        <w:rPr>
          <w:lang w:val="pt-BR"/>
        </w:rPr>
      </w:pPr>
      <w:commentRangeStart w:id="102"/>
      <w:commentRangeStart w:id="103"/>
      <w:r w:rsidRPr="00493E39">
        <w:rPr>
          <w:lang w:val="pt-BR"/>
        </w:rPr>
        <w:t xml:space="preserve">O vetor de controles X reúne a variação cambial, a variação da atividade econômica, a meta Selic e a expectativa de inflação, todos exclusivamente defasados. As duas taxas entram como </w:t>
      </w:r>
      <m:oMath>
        <m:r>
          <w:rPr>
            <w:rFonts w:ascii="Cambria Math" w:hAnsi="Cambria Math"/>
            <w:lang w:val="pt-BR"/>
          </w:rPr>
          <m:t>100·</m:t>
        </m:r>
        <m:func>
          <m:funcPr>
            <m:ctrlPr>
              <w:rPr>
                <w:rFonts w:ascii="Cambria Math" w:hAnsi="Cambria Math"/>
              </w:rPr>
            </m:ctrlPr>
          </m:funcPr>
          <m:fName>
            <m:r>
              <m:rPr>
                <m:sty m:val="p"/>
              </m:rPr>
              <w:rPr>
                <w:rFonts w:ascii="Cambria Math" w:hAnsi="Cambria Math"/>
                <w:lang w:val="pt-BR"/>
              </w:rPr>
              <m:t>ln</m:t>
            </m:r>
          </m:fName>
          <m:e>
            <m:d>
              <m:dPr>
                <m:ctrlPr>
                  <w:rPr>
                    <w:rFonts w:ascii="Cambria Math" w:hAnsi="Cambria Math"/>
                  </w:rPr>
                </m:ctrlPr>
              </m:dPr>
              <m:e>
                <m:r>
                  <w:rPr>
                    <w:rFonts w:ascii="Cambria Math" w:hAnsi="Cambria Math"/>
                    <w:lang w:val="pt-BR"/>
                  </w:rPr>
                  <m:t>1+</m:t>
                </m:r>
                <m:r>
                  <w:rPr>
                    <w:rFonts w:ascii="Cambria Math" w:hAnsi="Cambria Math"/>
                  </w:rPr>
                  <m:t>r</m:t>
                </m:r>
                <m:r>
                  <w:rPr>
                    <w:rFonts w:ascii="Cambria Math" w:hAnsi="Cambria Math"/>
                    <w:lang w:val="pt-BR"/>
                  </w:rPr>
                  <m:t>/100</m:t>
                </m:r>
              </m:e>
            </m:d>
          </m:e>
        </m:func>
      </m:oMath>
      <w:r w:rsidRPr="00493E39">
        <w:rPr>
          <w:lang w:val="pt-BR"/>
        </w:rPr>
        <w:t>, isto é, a taxa composta continuamente, o que preserva a escala e as mantém comparáveis às demais variáveis, expressas em variação logarítmica; a inferência sobre o coeficiente do choque é praticamente idêntica com as taxas em nível. A exclusão dos controles contemporâneos é deliberada: câmbio e expectativas respondem ao próprio choque de petróleo dentro do mês, de modo que incluí-los em t absorveria parte do efeito que se pretende medir.</w:t>
      </w:r>
      <w:commentRangeEnd w:id="102"/>
      <w:r w:rsidRPr="00493E39">
        <w:rPr>
          <w:rStyle w:val="CommentReference"/>
          <w:sz w:val="24"/>
          <w:szCs w:val="24"/>
          <w:lang w:val="pt-BR"/>
        </w:rPr>
        <w:commentReference w:id="102"/>
      </w:r>
      <w:commentRangeEnd w:id="103"/>
      <w:r w:rsidR="00962AB9" w:rsidRPr="00493E39">
        <w:rPr>
          <w:rStyle w:val="CommentReference"/>
          <w:sz w:val="24"/>
          <w:szCs w:val="24"/>
          <w:lang w:val="pt-BR"/>
        </w:rPr>
        <w:commentReference w:id="103"/>
      </w:r>
    </w:p>
    <w:p w14:paraId="02ECB911" w14:textId="5942DFEA" w:rsidR="00D64459" w:rsidRPr="00493E39" w:rsidRDefault="008B2120">
      <w:pPr>
        <w:ind w:firstLine="709"/>
        <w:jc w:val="both"/>
        <w:rPr>
          <w:lang w:val="pt-BR"/>
        </w:rPr>
      </w:pPr>
      <w:commentRangeStart w:id="104"/>
      <w:commentRangeStart w:id="105"/>
      <w:r w:rsidRPr="00493E39">
        <w:rPr>
          <w:lang w:val="pt-BR"/>
        </w:rPr>
        <w:t>Usam-se três defasagens: BIC e AIC indicam uma e duas, respectivamente, e acrescenta-se uma à escolha de AIC, motivado por Montiel Olea e Plagborg-Møller (2021). A persistência da Selic exige conferir as condições de validade da inferência, sem presumir que essa escolha as garanta automaticamente.</w:t>
      </w:r>
      <w:commentRangeEnd w:id="104"/>
      <w:r w:rsidRPr="00493E39">
        <w:rPr>
          <w:rStyle w:val="CommentReference"/>
          <w:sz w:val="24"/>
          <w:szCs w:val="24"/>
          <w:lang w:val="pt-BR"/>
        </w:rPr>
        <w:commentReference w:id="104"/>
      </w:r>
      <w:commentRangeEnd w:id="105"/>
      <w:r w:rsidR="00962AB9" w:rsidRPr="00493E39">
        <w:rPr>
          <w:rStyle w:val="CommentReference"/>
          <w:sz w:val="24"/>
          <w:szCs w:val="24"/>
          <w:lang w:val="pt-BR"/>
        </w:rPr>
        <w:commentReference w:id="105"/>
      </w:r>
    </w:p>
    <w:p w14:paraId="4E846B49" w14:textId="77777777" w:rsidR="00D64459" w:rsidRPr="00493E39" w:rsidRDefault="008B2120">
      <w:pPr>
        <w:pStyle w:val="Heading2"/>
        <w:spacing w:before="280" w:after="160"/>
        <w:rPr>
          <w:lang w:val="pt-BR"/>
        </w:rPr>
      </w:pPr>
      <w:bookmarkStart w:id="106" w:name="_Toc239713561"/>
      <w:bookmarkStart w:id="107" w:name="_TocReviewed_270"/>
      <w:r w:rsidRPr="00493E39">
        <w:rPr>
          <w:lang w:val="pt-BR"/>
        </w:rPr>
        <w:t>3.4 A especificação por regime</w:t>
      </w:r>
      <w:bookmarkEnd w:id="106"/>
      <w:bookmarkEnd w:id="107"/>
    </w:p>
    <w:p w14:paraId="4914AC82" w14:textId="226D8148" w:rsidR="00D64459" w:rsidRPr="00493E39" w:rsidRDefault="008B2120">
      <w:pPr>
        <w:ind w:firstLine="709"/>
        <w:jc w:val="both"/>
        <w:rPr>
          <w:lang w:val="pt-BR"/>
        </w:rPr>
      </w:pPr>
      <w:r w:rsidRPr="00493E39">
        <w:rPr>
          <w:lang w:val="pt-BR"/>
        </w:rPr>
        <w:t xml:space="preserve">A hipótese central do trabalho é que o repasse não é constante, mas depende da regra de formação de preços vigente. A especificação por regime permite que </w:t>
      </w:r>
      <w:r w:rsidRPr="00493E39">
        <w:rPr>
          <w:lang w:val="pt-BR"/>
        </w:rPr>
        <w:lastRenderedPageBreak/>
        <w:t>apenas o coeficiente do choque difira, mantendo comum a dinâmica dos demais regressores:</w:t>
      </w:r>
    </w:p>
    <w:p w14:paraId="392AD1AA" w14:textId="4AAD4557" w:rsidR="00D64459" w:rsidRPr="00493E39" w:rsidRDefault="008B2120">
      <w:pPr>
        <w:tabs>
          <w:tab w:val="center" w:pos="4703"/>
          <w:tab w:val="right" w:pos="9405"/>
        </w:tabs>
        <w:spacing w:before="160" w:after="160" w:line="288" w:lineRule="auto"/>
        <w:rPr>
          <w:lang w:val="pt-BR"/>
        </w:rPr>
      </w:pPr>
      <w:r w:rsidRPr="00493E39">
        <w:rPr>
          <w:lang w:val="pt-BR"/>
        </w:rPr>
        <w:tab/>
      </w:r>
      <w:commentRangeStart w:id="108"/>
      <w:commentRangeStart w:id="109"/>
      <m:oMath>
        <m:r>
          <w:rPr>
            <w:rFonts w:ascii="Cambria Math" w:hAnsi="Cambria Math"/>
            <w:lang w:val="pt-BR"/>
          </w:rPr>
          <m:t>100·</m:t>
        </m:r>
        <m:d>
          <m:dPr>
            <m:begChr m:val="["/>
            <m:endChr m:val="]"/>
            <m:ctrlPr>
              <w:rPr>
                <w:rFonts w:ascii="Cambria Math" w:hAnsi="Cambria Math"/>
              </w:rPr>
            </m:ctrlPr>
          </m:dPr>
          <m:e>
            <m:func>
              <m:funcPr>
                <m:ctrlPr>
                  <w:rPr>
                    <w:rFonts w:ascii="Cambria Math" w:hAnsi="Cambria Math"/>
                  </w:rPr>
                </m:ctrlPr>
              </m:funcPr>
              <m:fName>
                <m:r>
                  <m:rPr>
                    <m:sty m:val="p"/>
                  </m:rPr>
                  <w:rPr>
                    <w:rFonts w:ascii="Cambria Math" w:hAnsi="Cambria Math"/>
                    <w:lang w:val="pt-BR"/>
                  </w:rPr>
                  <m:t>ln</m:t>
                </m:r>
              </m:fName>
              <m:e>
                <m:r>
                  <w:rPr>
                    <w:rFonts w:ascii="Cambria Math" w:hAnsi="Cambria Math"/>
                  </w:rPr>
                  <m:t>P</m:t>
                </m:r>
                <m:d>
                  <m:dPr>
                    <m:ctrlPr>
                      <w:rPr>
                        <w:rFonts w:ascii="Cambria Math" w:hAnsi="Cambria Math"/>
                      </w:rPr>
                    </m:ctrlPr>
                  </m:dPr>
                  <m:e>
                    <m:r>
                      <w:rPr>
                        <w:rFonts w:ascii="Cambria Math" w:hAnsi="Cambria Math"/>
                      </w:rPr>
                      <m:t>t</m:t>
                    </m:r>
                    <m:r>
                      <w:rPr>
                        <w:rFonts w:ascii="Cambria Math" w:hAnsi="Cambria Math"/>
                        <w:lang w:val="pt-BR"/>
                      </w:rPr>
                      <m:t>+h</m:t>
                    </m:r>
                  </m:e>
                </m:d>
              </m:e>
            </m:func>
            <m:r>
              <w:rPr>
                <w:rFonts w:ascii="Cambria Math" w:hAnsi="Cambria Math"/>
                <w:lang w:val="pt-BR"/>
              </w:rPr>
              <m:t>-</m:t>
            </m:r>
            <m:func>
              <m:funcPr>
                <m:ctrlPr>
                  <w:rPr>
                    <w:rFonts w:ascii="Cambria Math" w:hAnsi="Cambria Math"/>
                  </w:rPr>
                </m:ctrlPr>
              </m:funcPr>
              <m:fName>
                <m:r>
                  <m:rPr>
                    <m:sty m:val="p"/>
                  </m:rPr>
                  <w:rPr>
                    <w:rFonts w:ascii="Cambria Math" w:hAnsi="Cambria Math"/>
                    <w:lang w:val="pt-BR"/>
                  </w:rPr>
                  <m:t>ln</m:t>
                </m:r>
              </m:fName>
              <m:e>
                <m:r>
                  <w:rPr>
                    <w:rFonts w:ascii="Cambria Math" w:hAnsi="Cambria Math"/>
                  </w:rPr>
                  <m:t>P</m:t>
                </m:r>
                <m:d>
                  <m:dPr>
                    <m:ctrlPr>
                      <w:rPr>
                        <w:rFonts w:ascii="Cambria Math" w:hAnsi="Cambria Math"/>
                      </w:rPr>
                    </m:ctrlPr>
                  </m:dPr>
                  <m:e>
                    <m:r>
                      <w:rPr>
                        <w:rFonts w:ascii="Cambria Math" w:hAnsi="Cambria Math"/>
                      </w:rPr>
                      <m:t>t</m:t>
                    </m:r>
                    <m:r>
                      <w:rPr>
                        <w:rFonts w:ascii="Cambria Math" w:hAnsi="Cambria Math"/>
                        <w:lang w:val="pt-BR"/>
                      </w:rPr>
                      <m:t>-1</m:t>
                    </m:r>
                  </m:e>
                </m:d>
              </m:e>
            </m:func>
          </m:e>
        </m:d>
        <m:r>
          <w:rPr>
            <w:rFonts w:ascii="Cambria Math" w:hAnsi="Cambria Math"/>
            <w:lang w:val="pt-BR"/>
          </w:rPr>
          <m:t>=</m:t>
        </m:r>
        <m:r>
          <w:rPr>
            <w:rFonts w:ascii="Cambria Math" w:hAnsi="Cambria Math"/>
          </w:rPr>
          <m:t>α</m:t>
        </m:r>
        <m:r>
          <w:rPr>
            <w:rFonts w:ascii="Cambria Math" w:hAnsi="Cambria Math"/>
            <w:lang w:val="pt-BR"/>
          </w:rPr>
          <m:t>+</m:t>
        </m:r>
        <m:sSub>
          <m:sSubPr>
            <m:ctrlPr>
              <w:rPr>
                <w:rFonts w:ascii="Cambria Math" w:hAnsi="Cambria Math"/>
              </w:rPr>
            </m:ctrlPr>
          </m:sSubPr>
          <m:e>
            <m:r>
              <w:rPr>
                <w:rFonts w:ascii="Cambria Math" w:hAnsi="Cambria Math"/>
              </w:rPr>
              <m:t>β</m:t>
            </m:r>
          </m:e>
          <m:sub>
            <m:r>
              <m:rPr>
                <m:sty m:val="p"/>
              </m:rPr>
              <w:rPr>
                <w:rFonts w:ascii="Cambria Math" w:hAnsi="Cambria Math"/>
                <w:lang w:val="pt-BR"/>
              </w:rPr>
              <m:t>pré</m:t>
            </m:r>
          </m:sub>
        </m:sSub>
        <m:d>
          <m:dPr>
            <m:ctrlPr>
              <w:rPr>
                <w:rFonts w:ascii="Cambria Math" w:hAnsi="Cambria Math"/>
              </w:rPr>
            </m:ctrlPr>
          </m:dPr>
          <m:e>
            <m:r>
              <w:rPr>
                <w:rFonts w:ascii="Cambria Math" w:hAnsi="Cambria Math"/>
                <w:lang w:val="pt-BR"/>
              </w:rPr>
              <m:t>h</m:t>
            </m:r>
          </m:e>
        </m:d>
        <m:r>
          <w:rPr>
            <w:rFonts w:ascii="Cambria Math" w:hAnsi="Cambria Math"/>
            <w:lang w:val="pt-BR"/>
          </w:rPr>
          <m:t>·</m:t>
        </m:r>
        <m:r>
          <m:rPr>
            <m:nor/>
          </m:rPr>
          <w:rPr>
            <w:rFonts w:ascii="Cambria Math" w:hAnsi="Cambria Math"/>
            <w:lang w:val="pt-BR"/>
          </w:rPr>
          <m:t>choque</m:t>
        </m:r>
        <m:d>
          <m:dPr>
            <m:ctrlPr>
              <w:rPr>
                <w:rFonts w:ascii="Cambria Math" w:hAnsi="Cambria Math"/>
              </w:rPr>
            </m:ctrlPr>
          </m:dPr>
          <m:e>
            <m:r>
              <w:rPr>
                <w:rFonts w:ascii="Cambria Math" w:hAnsi="Cambria Math"/>
              </w:rPr>
              <m:t>t</m:t>
            </m:r>
          </m:e>
        </m:d>
        <m:r>
          <w:rPr>
            <w:rFonts w:ascii="Cambria Math" w:hAnsi="Cambria Math"/>
            <w:lang w:val="pt-BR"/>
          </w:rPr>
          <m:t>·1</m:t>
        </m:r>
        <m:d>
          <m:dPr>
            <m:begChr m:val="{"/>
            <m:endChr m:val="}"/>
            <m:ctrlPr>
              <w:rPr>
                <w:rFonts w:ascii="Cambria Math" w:hAnsi="Cambria Math"/>
              </w:rPr>
            </m:ctrlPr>
          </m:dPr>
          <m:e>
            <m:r>
              <w:rPr>
                <w:rFonts w:ascii="Cambria Math" w:hAnsi="Cambria Math"/>
              </w:rPr>
              <m:t>t</m:t>
            </m:r>
            <m:r>
              <w:rPr>
                <w:rFonts w:ascii="Cambria Math" w:hAnsi="Cambria Math"/>
                <w:lang w:val="pt-BR"/>
              </w:rPr>
              <m:t>&lt;</m:t>
            </m:r>
            <m:r>
              <w:rPr>
                <w:rFonts w:ascii="Cambria Math" w:hAnsi="Cambria Math"/>
              </w:rPr>
              <m:t>τ</m:t>
            </m:r>
          </m:e>
        </m:d>
      </m:oMath>
      <w:r w:rsidRPr="00493E39">
        <w:rPr>
          <w:lang w:val="pt-BR"/>
        </w:rPr>
        <w:br/>
      </w:r>
      <w:r>
        <w:rPr>
          <w:lang w:val="pt-BR"/>
        </w:rPr>
        <w:tab/>
      </w:r>
      <m:oMath>
        <m:r>
          <w:rPr>
            <w:rFonts w:ascii="Cambria Math" w:hAnsi="Cambria Math"/>
            <w:lang w:val="pt-BR"/>
          </w:rPr>
          <m:t>+</m:t>
        </m:r>
        <m:sSub>
          <m:sSubPr>
            <m:ctrlPr>
              <w:rPr>
                <w:rFonts w:ascii="Cambria Math" w:hAnsi="Cambria Math"/>
              </w:rPr>
            </m:ctrlPr>
          </m:sSubPr>
          <m:e>
            <m:r>
              <w:rPr>
                <w:rFonts w:ascii="Cambria Math" w:hAnsi="Cambria Math"/>
              </w:rPr>
              <m:t>β</m:t>
            </m:r>
          </m:e>
          <m:sub>
            <m:r>
              <m:rPr>
                <m:sty m:val="p"/>
              </m:rPr>
              <w:rPr>
                <w:rFonts w:ascii="Cambria Math" w:hAnsi="Cambria Math"/>
                <w:lang w:val="pt-BR"/>
              </w:rPr>
              <m:t>pós</m:t>
            </m:r>
          </m:sub>
        </m:sSub>
        <m:d>
          <m:dPr>
            <m:ctrlPr>
              <w:rPr>
                <w:rFonts w:ascii="Cambria Math" w:hAnsi="Cambria Math"/>
              </w:rPr>
            </m:ctrlPr>
          </m:dPr>
          <m:e>
            <m:r>
              <w:rPr>
                <w:rFonts w:ascii="Cambria Math" w:hAnsi="Cambria Math"/>
                <w:lang w:val="pt-BR"/>
              </w:rPr>
              <m:t>h</m:t>
            </m:r>
          </m:e>
        </m:d>
        <m:r>
          <w:rPr>
            <w:rFonts w:ascii="Cambria Math" w:hAnsi="Cambria Math"/>
            <w:lang w:val="pt-BR"/>
          </w:rPr>
          <m:t>·</m:t>
        </m:r>
        <m:r>
          <m:rPr>
            <m:nor/>
          </m:rPr>
          <w:rPr>
            <w:rFonts w:ascii="Cambria Math" w:hAnsi="Cambria Math"/>
            <w:lang w:val="pt-BR"/>
          </w:rPr>
          <m:t>choque</m:t>
        </m:r>
        <m:d>
          <m:dPr>
            <m:ctrlPr>
              <w:rPr>
                <w:rFonts w:ascii="Cambria Math" w:hAnsi="Cambria Math"/>
              </w:rPr>
            </m:ctrlPr>
          </m:dPr>
          <m:e>
            <m:r>
              <w:rPr>
                <w:rFonts w:ascii="Cambria Math" w:hAnsi="Cambria Math"/>
              </w:rPr>
              <m:t>t</m:t>
            </m:r>
          </m:e>
        </m:d>
        <m:r>
          <w:rPr>
            <w:rFonts w:ascii="Cambria Math" w:hAnsi="Cambria Math"/>
            <w:lang w:val="pt-BR"/>
          </w:rPr>
          <m:t>·1</m:t>
        </m:r>
        <m:d>
          <m:dPr>
            <m:begChr m:val="{"/>
            <m:endChr m:val="}"/>
            <m:ctrlPr>
              <w:rPr>
                <w:rFonts w:ascii="Cambria Math" w:hAnsi="Cambria Math"/>
              </w:rPr>
            </m:ctrlPr>
          </m:dPr>
          <m:e>
            <m:r>
              <w:rPr>
                <w:rFonts w:ascii="Cambria Math" w:hAnsi="Cambria Math"/>
              </w:rPr>
              <m:t>t</m:t>
            </m:r>
            <m:r>
              <w:rPr>
                <w:rFonts w:ascii="Cambria Math" w:hAnsi="Cambria Math"/>
                <w:lang w:val="pt-BR"/>
              </w:rPr>
              <m:t>≥</m:t>
            </m:r>
            <m:r>
              <w:rPr>
                <w:rFonts w:ascii="Cambria Math" w:hAnsi="Cambria Math"/>
              </w:rPr>
              <m:t>τ</m:t>
            </m:r>
          </m:e>
        </m:d>
        <m:r>
          <w:rPr>
            <w:rFonts w:ascii="Cambria Math" w:hAnsi="Cambria Math"/>
            <w:lang w:val="pt-BR"/>
          </w:rPr>
          <m:t>+</m:t>
        </m:r>
        <m:r>
          <w:rPr>
            <w:rFonts w:ascii="Cambria Math" w:hAnsi="Cambria Math"/>
          </w:rPr>
          <m:t>δ</m:t>
        </m:r>
        <m:d>
          <m:dPr>
            <m:ctrlPr>
              <w:rPr>
                <w:rFonts w:ascii="Cambria Math" w:hAnsi="Cambria Math"/>
              </w:rPr>
            </m:ctrlPr>
          </m:dPr>
          <m:e>
            <m:r>
              <w:rPr>
                <w:rFonts w:ascii="Cambria Math" w:hAnsi="Cambria Math"/>
                <w:lang w:val="pt-BR"/>
              </w:rPr>
              <m:t>h</m:t>
            </m:r>
          </m:e>
        </m:d>
        <m:r>
          <w:rPr>
            <w:rFonts w:ascii="Cambria Math" w:hAnsi="Cambria Math"/>
            <w:lang w:val="pt-BR"/>
          </w:rPr>
          <m:t>·1</m:t>
        </m:r>
        <m:d>
          <m:dPr>
            <m:begChr m:val="{"/>
            <m:endChr m:val="}"/>
            <m:ctrlPr>
              <w:rPr>
                <w:rFonts w:ascii="Cambria Math" w:hAnsi="Cambria Math"/>
              </w:rPr>
            </m:ctrlPr>
          </m:dPr>
          <m:e>
            <m:r>
              <w:rPr>
                <w:rFonts w:ascii="Cambria Math" w:hAnsi="Cambria Math"/>
              </w:rPr>
              <m:t>t</m:t>
            </m:r>
            <m:r>
              <w:rPr>
                <w:rFonts w:ascii="Cambria Math" w:hAnsi="Cambria Math"/>
                <w:lang w:val="pt-BR"/>
              </w:rPr>
              <m:t>≥</m:t>
            </m:r>
            <m:r>
              <w:rPr>
                <w:rFonts w:ascii="Cambria Math" w:hAnsi="Cambria Math"/>
              </w:rPr>
              <m:t>τ</m:t>
            </m:r>
          </m:e>
        </m:d>
        <m:r>
          <w:rPr>
            <w:rFonts w:ascii="Cambria Math" w:hAnsi="Cambria Math"/>
            <w:lang w:val="pt-BR"/>
          </w:rPr>
          <m:t>+</m:t>
        </m:r>
        <m:r>
          <m:rPr>
            <m:nor/>
          </m:rPr>
          <w:rPr>
            <w:rFonts w:ascii="Cambria Math" w:hAnsi="Cambria Math"/>
            <w:lang w:val="pt-BR"/>
          </w:rPr>
          <m:t>controles</m:t>
        </m:r>
        <m:r>
          <w:rPr>
            <w:rFonts w:ascii="Cambria Math" w:hAnsi="Cambria Math"/>
            <w:lang w:val="pt-BR"/>
          </w:rPr>
          <m:t>+</m:t>
        </m:r>
        <m:r>
          <w:rPr>
            <w:rFonts w:ascii="Cambria Math" w:hAnsi="Cambria Math"/>
          </w:rPr>
          <m:t>u</m:t>
        </m:r>
        <m:d>
          <m:dPr>
            <m:ctrlPr>
              <w:rPr>
                <w:rFonts w:ascii="Cambria Math" w:hAnsi="Cambria Math"/>
              </w:rPr>
            </m:ctrlPr>
          </m:dPr>
          <m:e>
            <m:r>
              <w:rPr>
                <w:rFonts w:ascii="Cambria Math" w:hAnsi="Cambria Math"/>
              </w:rPr>
              <m:t>t</m:t>
            </m:r>
            <m:r>
              <w:rPr>
                <w:rFonts w:ascii="Cambria Math" w:hAnsi="Cambria Math"/>
                <w:lang w:val="pt-BR"/>
              </w:rPr>
              <m:t>,h</m:t>
            </m:r>
          </m:e>
        </m:d>
      </m:oMath>
      <w:r w:rsidRPr="00493E39">
        <w:rPr>
          <w:lang w:val="pt-BR"/>
        </w:rPr>
        <w:tab/>
        <w:t>(3)</w:t>
      </w:r>
      <w:commentRangeEnd w:id="108"/>
      <w:r w:rsidR="00016968" w:rsidRPr="00493E39">
        <w:rPr>
          <w:rStyle w:val="CommentReference"/>
          <w:sz w:val="24"/>
          <w:szCs w:val="24"/>
          <w:lang w:val="pt-BR"/>
        </w:rPr>
        <w:commentReference w:id="108"/>
      </w:r>
      <w:commentRangeEnd w:id="109"/>
      <w:r w:rsidR="00962AB9" w:rsidRPr="00493E39">
        <w:rPr>
          <w:rStyle w:val="CommentReference"/>
          <w:sz w:val="24"/>
          <w:szCs w:val="24"/>
          <w:lang w:val="pt-BR"/>
        </w:rPr>
        <w:commentReference w:id="109"/>
      </w:r>
    </w:p>
    <w:p w14:paraId="3ABA49D0" w14:textId="06E728CB" w:rsidR="00D64459" w:rsidRPr="00493E39" w:rsidRDefault="008B2120">
      <w:pPr>
        <w:ind w:firstLine="709"/>
        <w:jc w:val="both"/>
        <w:rPr>
          <w:lang w:val="pt-BR"/>
        </w:rPr>
      </w:pPr>
      <w:commentRangeStart w:id="110"/>
      <w:commentRangeStart w:id="111"/>
      <w:r w:rsidRPr="00493E39">
        <w:rPr>
          <w:lang w:val="pt-BR"/>
        </w:rPr>
        <w:t xml:space="preserve">A indicadora </w:t>
      </w:r>
      <w:commentRangeStart w:id="112"/>
      <w:commentRangeStart w:id="113"/>
      <m:oMath>
        <m:r>
          <w:rPr>
            <w:rFonts w:ascii="Cambria Math" w:hAnsi="Cambria Math"/>
            <w:lang w:val="pt-BR"/>
          </w:rPr>
          <m:t>1</m:t>
        </m:r>
        <m:d>
          <m:dPr>
            <m:begChr m:val="{"/>
            <m:endChr m:val="}"/>
            <m:ctrlPr>
              <w:rPr>
                <w:rFonts w:ascii="Cambria Math" w:hAnsi="Cambria Math"/>
              </w:rPr>
            </m:ctrlPr>
          </m:dPr>
          <m:e>
            <m:r>
              <w:rPr>
                <w:rFonts w:ascii="Cambria Math" w:hAnsi="Cambria Math"/>
              </w:rPr>
              <m:t>t</m:t>
            </m:r>
            <m:r>
              <w:rPr>
                <w:rFonts w:ascii="Cambria Math" w:hAnsi="Cambria Math"/>
                <w:lang w:val="pt-BR"/>
              </w:rPr>
              <m:t>≥</m:t>
            </m:r>
            <m:r>
              <w:rPr>
                <w:rFonts w:ascii="Cambria Math" w:hAnsi="Cambria Math"/>
              </w:rPr>
              <m:t>τ</m:t>
            </m:r>
          </m:e>
        </m:d>
      </m:oMath>
      <w:r w:rsidRPr="00493E39">
        <w:rPr>
          <w:lang w:val="pt-BR"/>
        </w:rPr>
        <w:t xml:space="preserve"> </w:t>
      </w:r>
      <w:commentRangeEnd w:id="112"/>
      <w:r w:rsidR="00016968" w:rsidRPr="00493E39">
        <w:rPr>
          <w:rStyle w:val="CommentReference"/>
          <w:sz w:val="24"/>
          <w:szCs w:val="24"/>
          <w:lang w:val="pt-BR"/>
        </w:rPr>
        <w:commentReference w:id="112"/>
      </w:r>
      <w:commentRangeEnd w:id="113"/>
      <w:r w:rsidR="00962AB9" w:rsidRPr="00493E39">
        <w:rPr>
          <w:rStyle w:val="CommentReference"/>
          <w:sz w:val="24"/>
          <w:szCs w:val="24"/>
          <w:lang w:val="pt-BR"/>
        </w:rPr>
        <w:commentReference w:id="113"/>
      </w:r>
      <w:r w:rsidRPr="00493E39">
        <w:rPr>
          <w:lang w:val="pt-BR"/>
        </w:rPr>
        <w:t xml:space="preserve">entra também isoladamente, de modo que a mudança na média da variável dependente entre os períodos não seja atribuída ao choque. O objeto de interesse é o par </w:t>
      </w:r>
      <w:commentRangeStart w:id="114"/>
      <w:commentRangeStart w:id="115"/>
      <m:oMath>
        <m:sSub>
          <m:sSubPr>
            <m:ctrlPr>
              <w:rPr>
                <w:rFonts w:ascii="Cambria Math" w:hAnsi="Cambria Math"/>
              </w:rPr>
            </m:ctrlPr>
          </m:sSubPr>
          <m:e>
            <m:r>
              <w:rPr>
                <w:rFonts w:ascii="Cambria Math" w:hAnsi="Cambria Math"/>
              </w:rPr>
              <m:t>β</m:t>
            </m:r>
          </m:e>
          <m:sub>
            <m:r>
              <m:rPr>
                <m:sty m:val="p"/>
              </m:rPr>
              <w:rPr>
                <w:rFonts w:ascii="Cambria Math" w:hAnsi="Cambria Math"/>
                <w:lang w:val="pt-BR"/>
              </w:rPr>
              <m:t>pré</m:t>
            </m:r>
          </m:sub>
        </m:sSub>
        <m:d>
          <m:dPr>
            <m:ctrlPr>
              <w:rPr>
                <w:rFonts w:ascii="Cambria Math" w:hAnsi="Cambria Math"/>
              </w:rPr>
            </m:ctrlPr>
          </m:dPr>
          <m:e>
            <m:r>
              <w:rPr>
                <w:rFonts w:ascii="Cambria Math" w:hAnsi="Cambria Math"/>
                <w:lang w:val="pt-BR"/>
              </w:rPr>
              <m:t>h</m:t>
            </m:r>
          </m:e>
        </m:d>
      </m:oMath>
      <w:r w:rsidRPr="00493E39">
        <w:rPr>
          <w:lang w:val="pt-BR"/>
        </w:rPr>
        <w:t xml:space="preserve"> e </w:t>
      </w:r>
      <m:oMath>
        <m:sSub>
          <m:sSubPr>
            <m:ctrlPr>
              <w:rPr>
                <w:rFonts w:ascii="Cambria Math" w:hAnsi="Cambria Math"/>
              </w:rPr>
            </m:ctrlPr>
          </m:sSubPr>
          <m:e>
            <m:r>
              <w:rPr>
                <w:rFonts w:ascii="Cambria Math" w:hAnsi="Cambria Math"/>
              </w:rPr>
              <m:t>β</m:t>
            </m:r>
          </m:e>
          <m:sub>
            <m:r>
              <m:rPr>
                <m:sty m:val="p"/>
              </m:rPr>
              <w:rPr>
                <w:rFonts w:ascii="Cambria Math" w:hAnsi="Cambria Math"/>
                <w:lang w:val="pt-BR"/>
              </w:rPr>
              <m:t>pós</m:t>
            </m:r>
          </m:sub>
        </m:sSub>
        <m:d>
          <m:dPr>
            <m:ctrlPr>
              <w:rPr>
                <w:rFonts w:ascii="Cambria Math" w:hAnsi="Cambria Math"/>
              </w:rPr>
            </m:ctrlPr>
          </m:dPr>
          <m:e>
            <m:r>
              <w:rPr>
                <w:rFonts w:ascii="Cambria Math" w:hAnsi="Cambria Math"/>
                <w:lang w:val="pt-BR"/>
              </w:rPr>
              <m:t>h</m:t>
            </m:r>
          </m:e>
        </m:d>
      </m:oMath>
      <w:commentRangeEnd w:id="114"/>
      <w:r w:rsidR="00016968" w:rsidRPr="00493E39">
        <w:rPr>
          <w:rStyle w:val="CommentReference"/>
          <w:sz w:val="24"/>
          <w:szCs w:val="24"/>
          <w:lang w:val="pt-BR"/>
        </w:rPr>
        <w:commentReference w:id="114"/>
      </w:r>
      <w:commentRangeEnd w:id="115"/>
      <w:r w:rsidR="00962AB9" w:rsidRPr="00493E39">
        <w:rPr>
          <w:rStyle w:val="CommentReference"/>
          <w:sz w:val="24"/>
          <w:szCs w:val="24"/>
          <w:lang w:val="pt-BR"/>
        </w:rPr>
        <w:commentReference w:id="115"/>
      </w:r>
      <w:r w:rsidRPr="00493E39">
        <w:rPr>
          <w:lang w:val="pt-BR"/>
        </w:rPr>
        <w:t>, e sobretudo o teste da hipótese de que sejam iguais.</w:t>
      </w:r>
      <w:commentRangeEnd w:id="110"/>
      <w:r w:rsidRPr="00493E39">
        <w:rPr>
          <w:rStyle w:val="CommentReference"/>
          <w:sz w:val="24"/>
          <w:szCs w:val="24"/>
          <w:lang w:val="pt-BR"/>
        </w:rPr>
        <w:commentReference w:id="110"/>
      </w:r>
      <w:commentRangeEnd w:id="111"/>
      <w:r w:rsidR="00962AB9" w:rsidRPr="00493E39">
        <w:rPr>
          <w:rStyle w:val="CommentReference"/>
          <w:sz w:val="24"/>
          <w:szCs w:val="24"/>
          <w:lang w:val="pt-BR"/>
        </w:rPr>
        <w:commentReference w:id="111"/>
      </w:r>
    </w:p>
    <w:p w14:paraId="17AE8F59" w14:textId="1E6EAE05" w:rsidR="00D64459" w:rsidRPr="00493E39" w:rsidRDefault="008B2120">
      <w:pPr>
        <w:ind w:firstLine="709"/>
        <w:jc w:val="both"/>
        <w:rPr>
          <w:lang w:val="pt-BR"/>
        </w:rPr>
      </w:pPr>
      <w:commentRangeStart w:id="116"/>
      <w:commentRangeStart w:id="117"/>
      <w:commentRangeStart w:id="118"/>
      <w:commentRangeStart w:id="119"/>
      <w:r w:rsidRPr="00493E39">
        <w:rPr>
          <w:lang w:val="pt-BR"/>
        </w:rPr>
        <w:t xml:space="preserve">A pandemia recebe tratamento específico. Em lugar de indicadoras pontuais para cada mês de 2020, adotam-se indicadoras de janela, que assinalam se cada mês entre março e dezembro de 2020 pertence ao intervalo de acumulação do horizonte estimado. A razão é que a variável dependente acumula variações de </w:t>
      </w:r>
      <m:oMath>
        <m:r>
          <w:rPr>
            <w:rFonts w:ascii="Cambria Math" w:hAnsi="Cambria Math"/>
          </w:rPr>
          <m:t>t</m:t>
        </m:r>
      </m:oMath>
      <w:r w:rsidRPr="00493E39">
        <w:rPr>
          <w:lang w:val="pt-BR"/>
        </w:rPr>
        <w:t xml:space="preserve"> até </w:t>
      </w:r>
      <m:oMath>
        <m:r>
          <w:rPr>
            <w:rFonts w:ascii="Cambria Math" w:hAnsi="Cambria Math"/>
          </w:rPr>
          <m:t>t</m:t>
        </m:r>
        <m:r>
          <w:rPr>
            <w:rFonts w:ascii="Cambria Math" w:hAnsi="Cambria Math"/>
            <w:lang w:val="pt-BR"/>
          </w:rPr>
          <m:t>+h</m:t>
        </m:r>
      </m:oMath>
      <w:r w:rsidRPr="00493E39">
        <w:rPr>
          <w:lang w:val="pt-BR"/>
        </w:rPr>
        <w:t xml:space="preserve">: um mês de pandemia afeta a resposta sempre que estiver dentro dessa janela, e não apenas quando coincidir com </w:t>
      </w:r>
      <m:oMath>
        <m:r>
          <w:rPr>
            <w:rFonts w:ascii="Cambria Math" w:hAnsi="Cambria Math"/>
          </w:rPr>
          <m:t>t</m:t>
        </m:r>
      </m:oMath>
      <w:r w:rsidRPr="00493E39">
        <w:rPr>
          <w:lang w:val="pt-BR"/>
        </w:rPr>
        <w:t>, de modo que indicadoras pontuais deixariam o efeito parcialmente não controlado nos horizontes longos. As indicadoras do modelo são, ao todo, três famílias: onze sazonais mensais, dez de pandemia na forma de janela e, na especificação por regime, a indicadora de nível do período posterior ao corte.</w:t>
      </w:r>
      <w:commentRangeEnd w:id="118"/>
      <w:r w:rsidRPr="00493E39">
        <w:rPr>
          <w:rStyle w:val="CommentReference"/>
          <w:sz w:val="24"/>
          <w:szCs w:val="24"/>
          <w:lang w:val="pt-BR"/>
        </w:rPr>
        <w:commentReference w:id="118"/>
      </w:r>
      <w:commentRangeEnd w:id="119"/>
      <w:r w:rsidR="00962AB9" w:rsidRPr="00493E39">
        <w:rPr>
          <w:rStyle w:val="CommentReference"/>
          <w:sz w:val="24"/>
          <w:szCs w:val="24"/>
          <w:lang w:val="pt-BR"/>
        </w:rPr>
        <w:commentReference w:id="119"/>
      </w:r>
      <w:commentRangeEnd w:id="116"/>
      <w:r w:rsidR="00130C01" w:rsidRPr="00493E39">
        <w:rPr>
          <w:rStyle w:val="CommentReference"/>
          <w:sz w:val="24"/>
          <w:szCs w:val="24"/>
          <w:lang w:val="pt-BR"/>
        </w:rPr>
        <w:commentReference w:id="116"/>
      </w:r>
      <w:commentRangeEnd w:id="117"/>
      <w:r w:rsidR="00962AB9" w:rsidRPr="00493E39">
        <w:rPr>
          <w:rStyle w:val="CommentReference"/>
          <w:sz w:val="24"/>
          <w:szCs w:val="24"/>
          <w:lang w:val="pt-BR"/>
        </w:rPr>
        <w:commentReference w:id="117"/>
      </w:r>
    </w:p>
    <w:p w14:paraId="7E0D8F86" w14:textId="555B44F4" w:rsidR="00D64459" w:rsidRPr="00493E39" w:rsidRDefault="008B2120">
      <w:pPr>
        <w:ind w:firstLine="709"/>
        <w:jc w:val="both"/>
        <w:rPr>
          <w:lang w:val="pt-BR"/>
        </w:rPr>
      </w:pPr>
      <w:commentRangeStart w:id="120"/>
      <w:commentRangeStart w:id="121"/>
      <w:commentRangeStart w:id="122"/>
      <w:r w:rsidRPr="00493E39">
        <w:rPr>
          <w:lang w:val="pt-BR"/>
        </w:rPr>
        <w:t xml:space="preserve">Convém explicitar o que esta especificação identifica. O trabalho assume que o choque do petróleo é endógeno e que os controles não o tornam exógeno: a cotação do Brent responde à demanda mundial, que também afeta a inflação brasileira por outros canais, e câmbio e expectativas respondem ao próprio choque dentro do mês, razão pela qual entram apenas defasados. A resposta usual a esse problema seria instrumentar o choque, </w:t>
      </w:r>
      <w:del w:id="3599" w:author="Claude" w:date="2026-10-15T00:16:05Z">
        <w:r w:rsidRPr="00493E39">
          <w:rPr>
            <w:lang w:val="pt-BR"/>
          </w:rPr>
          <w:delText xml:space="preserve">mas nenhum dos instrumentos testados se mostrou forte o bastante. A surpresa de oferta de Känzig (2021) tem estatística F de primeiro estágio entre 2,9 e 6,8, e as margens de refino da gasolina e do diesel ficam entre 0,25 e 5,45, todas abaixo do limiar convencional de 10 (STAIGER; STOCK, 1997), como reportam os Apêndices G e K.1.</w:delText>
        </w:r>
      </w:del>
      <w:ins w:id="3600" w:author="Claude" w:date="2026-10-15T00:16:05Z">
        <w:r w:rsidRPr="00493E39">
          <w:rPr>
            <w:lang w:val="pt-BR"/>
          </w:rPr>
          <w:t xml:space="preserve">mas o instrumento disponível se mostrou fraco: a surpresa de oferta de Känzig (2021) tem estatística F de primeiro estágio entre 2,2 e 6,6, abaixo do limiar convencional de 10 (STAIGER; STOCK, 1997), como mostra a seção 4.8. As margens de refino internacionais, examinadas na mesma seção, instrumentam o preço doméstico dos combustíveis, e não o choque.</w:t>
        </w:r>
      </w:ins>
      <w:r w:rsidRPr="00493E39">
        <w:rPr>
          <w:lang w:val="pt-BR"/>
        </w:rPr>
        <w:t xml:space="preserve"> Com instrumento fraco, o estimador de dois estágios é viesado na direção do de mínimos quadrados e sua inferência convencional deixa de ser confiável. O trabalho mantém, por isso, a estimação por mínimos quadrados ordinários e não atribui interpretação causal aos coeficientes </w:t>
      </w:r>
      <m:oMath>
        <m:sSub>
          <m:sSubPr>
            <m:ctrlPr>
              <w:rPr>
                <w:rFonts w:ascii="Cambria Math" w:hAnsi="Cambria Math"/>
              </w:rPr>
            </m:ctrlPr>
          </m:sSubPr>
          <m:e>
            <m:r>
              <w:rPr>
                <w:rFonts w:ascii="Cambria Math" w:hAnsi="Cambria Math"/>
              </w:rPr>
              <m:t>β</m:t>
            </m:r>
          </m:e>
          <m:sub>
            <m:r>
              <m:rPr>
                <m:sty m:val="p"/>
              </m:rPr>
              <w:rPr>
                <w:rFonts w:ascii="Cambria Math" w:hAnsi="Cambria Math"/>
                <w:lang w:val="pt-BR"/>
              </w:rPr>
              <m:t>pré</m:t>
            </m:r>
          </m:sub>
        </m:sSub>
        <m:d>
          <m:dPr>
            <m:ctrlPr>
              <w:rPr>
                <w:rFonts w:ascii="Cambria Math" w:hAnsi="Cambria Math"/>
              </w:rPr>
            </m:ctrlPr>
          </m:dPr>
          <m:e>
            <m:r>
              <w:rPr>
                <w:rFonts w:ascii="Cambria Math" w:hAnsi="Cambria Math"/>
                <w:lang w:val="pt-BR"/>
              </w:rPr>
              <m:t>h</m:t>
            </m:r>
          </m:e>
        </m:d>
      </m:oMath>
      <w:r w:rsidRPr="00493E39">
        <w:rPr>
          <w:lang w:val="pt-BR"/>
        </w:rPr>
        <w:t xml:space="preserve"> e </w:t>
      </w:r>
      <m:oMath>
        <m:sSub>
          <m:sSubPr>
            <m:ctrlPr>
              <w:rPr>
                <w:rFonts w:ascii="Cambria Math" w:hAnsi="Cambria Math"/>
              </w:rPr>
            </m:ctrlPr>
          </m:sSubPr>
          <m:e>
            <m:r>
              <w:rPr>
                <w:rFonts w:ascii="Cambria Math" w:hAnsi="Cambria Math"/>
              </w:rPr>
              <m:t>β</m:t>
            </m:r>
          </m:e>
          <m:sub>
            <m:r>
              <m:rPr>
                <m:sty m:val="p"/>
              </m:rPr>
              <w:rPr>
                <w:rFonts w:ascii="Cambria Math" w:hAnsi="Cambria Math"/>
                <w:lang w:val="pt-BR"/>
              </w:rPr>
              <m:t>pós</m:t>
            </m:r>
          </m:sub>
        </m:sSub>
        <m:d>
          <m:dPr>
            <m:ctrlPr>
              <w:rPr>
                <w:rFonts w:ascii="Cambria Math" w:hAnsi="Cambria Math"/>
              </w:rPr>
            </m:ctrlPr>
          </m:dPr>
          <m:e>
            <m:r>
              <w:rPr>
                <w:rFonts w:ascii="Cambria Math" w:hAnsi="Cambria Math"/>
                <w:lang w:val="pt-BR"/>
              </w:rPr>
              <m:t>h</m:t>
            </m:r>
          </m:e>
        </m:d>
      </m:oMath>
      <w:r w:rsidRPr="00493E39">
        <w:rPr>
          <w:lang w:val="pt-BR"/>
        </w:rPr>
        <w:t xml:space="preserve">: eles medem a resposta média da inflação à variação </w:t>
      </w:r>
      <w:r w:rsidRPr="00493E39">
        <w:rPr>
          <w:lang w:val="pt-BR"/>
        </w:rPr>
        <w:lastRenderedPageBreak/>
        <w:t>observada do Brent, condicionada aos controles. A leitura da diferença entre eles como efeito da regra de preços exige uma hipótese adicional, explicitada a seguir.</w:t>
      </w:r>
      <w:commentRangeStart w:id="123"/>
      <w:commentRangeStart w:id="124"/>
      <w:commentRangeEnd w:id="123"/>
      <w:r w:rsidR="00924C87" w:rsidRPr="00493E39">
        <w:rPr>
          <w:rStyle w:val="CommentReference"/>
          <w:sz w:val="24"/>
          <w:szCs w:val="24"/>
          <w:lang w:val="pt-BR"/>
        </w:rPr>
        <w:commentReference w:id="123"/>
      </w:r>
      <w:commentRangeEnd w:id="124"/>
      <w:r w:rsidR="00962AB9" w:rsidRPr="00493E39">
        <w:rPr>
          <w:rStyle w:val="CommentReference"/>
          <w:sz w:val="24"/>
          <w:szCs w:val="24"/>
          <w:lang w:val="pt-BR"/>
        </w:rPr>
        <w:commentReference w:id="124"/>
      </w:r>
      <w:commentRangeEnd w:id="120"/>
      <w:r w:rsidRPr="00493E39">
        <w:rPr>
          <w:rStyle w:val="CommentReference"/>
          <w:sz w:val="24"/>
          <w:szCs w:val="24"/>
          <w:lang w:val="pt-BR"/>
        </w:rPr>
        <w:commentReference w:id="120"/>
      </w:r>
      <w:commentRangeEnd w:id="121"/>
      <w:r w:rsidR="00C61C07" w:rsidRPr="00493E39">
        <w:rPr>
          <w:rStyle w:val="CommentReference"/>
          <w:sz w:val="24"/>
          <w:szCs w:val="24"/>
          <w:lang w:val="pt-BR"/>
        </w:rPr>
        <w:commentReference w:id="121"/>
      </w:r>
      <w:commentRangeEnd w:id="122"/>
      <w:r w:rsidR="00962AB9" w:rsidRPr="00493E39">
        <w:rPr>
          <w:rStyle w:val="CommentReference"/>
          <w:sz w:val="24"/>
          <w:szCs w:val="24"/>
          <w:lang w:val="pt-BR"/>
        </w:rPr>
        <w:commentReference w:id="122"/>
      </w:r>
    </w:p>
    <w:p w14:paraId="694814FE" w14:textId="29711F9B" w:rsidR="00D64459" w:rsidRPr="00493E39" w:rsidRDefault="008B2120">
      <w:pPr>
        <w:ind w:firstLine="709"/>
        <w:jc w:val="both"/>
        <w:rPr>
          <w:lang w:val="pt-BR"/>
        </w:rPr>
      </w:pPr>
      <w:r w:rsidRPr="00493E39">
        <w:rPr>
          <w:lang w:val="pt-BR"/>
        </w:rPr>
        <w:t>Admitida a endogeneidade, o choque está correlacionado com determinantes da inflação omitidos da equação, e cada coeficiente estimado incorpora um termo de viés. Escrevendo o estimador de cada regime como o parâmetro verdadeiro somado a um viés próprio, a diferença estimada é:</w:t>
      </w:r>
    </w:p>
    <w:p w14:paraId="0D5A444B" w14:textId="7A228711" w:rsidR="00D64459" w:rsidRPr="00493E39" w:rsidRDefault="008B2120">
      <w:pPr>
        <w:tabs>
          <w:tab w:val="center" w:pos="4703"/>
          <w:tab w:val="right" w:pos="9405"/>
        </w:tabs>
        <w:spacing w:before="160" w:after="160" w:line="288" w:lineRule="auto"/>
        <w:rPr>
          <w:lang w:val="pt-BR"/>
        </w:rPr>
      </w:pPr>
      <w:r w:rsidRPr="00493E39">
        <w:rPr>
          <w:lang w:val="pt-BR"/>
        </w:rPr>
        <w:tab/>
      </w:r>
      <w:commentRangeStart w:id="125"/>
      <w:commentRangeStart w:id="126"/>
      <m:oMath>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β</m:t>
                </m:r>
              </m:e>
              <m:sub>
                <m:r>
                  <m:rPr>
                    <m:sty m:val="p"/>
                  </m:rPr>
                  <w:rPr>
                    <w:rFonts w:ascii="Cambria Math" w:hAnsi="Cambria Math"/>
                    <w:lang w:val="pt-BR"/>
                  </w:rPr>
                  <m:t>pós</m:t>
                </m:r>
              </m:sub>
              <m:sup>
                <m:r>
                  <w:rPr>
                    <w:rFonts w:ascii="Cambria Math" w:hAnsi="Cambria Math"/>
                    <w:lang w:val="pt-BR"/>
                  </w:rPr>
                  <m:t>*</m:t>
                </m:r>
              </m:sup>
            </m:sSubSup>
            <m:d>
              <m:dPr>
                <m:ctrlPr>
                  <w:rPr>
                    <w:rFonts w:ascii="Cambria Math" w:hAnsi="Cambria Math"/>
                  </w:rPr>
                </m:ctrlPr>
              </m:dPr>
              <m:e>
                <m:r>
                  <w:rPr>
                    <w:rFonts w:ascii="Cambria Math" w:hAnsi="Cambria Math"/>
                    <w:lang w:val="pt-BR"/>
                  </w:rPr>
                  <m:t>h</m:t>
                </m:r>
              </m:e>
            </m:d>
            <m:r>
              <w:rPr>
                <w:rFonts w:ascii="Cambria Math" w:hAnsi="Cambria Math"/>
                <w:lang w:val="pt-BR"/>
              </w:rPr>
              <m:t>-</m:t>
            </m:r>
            <m:sSubSup>
              <m:sSubSupPr>
                <m:ctrlPr>
                  <w:rPr>
                    <w:rFonts w:ascii="Cambria Math" w:hAnsi="Cambria Math"/>
                  </w:rPr>
                </m:ctrlPr>
              </m:sSubSupPr>
              <m:e>
                <m:r>
                  <w:rPr>
                    <w:rFonts w:ascii="Cambria Math" w:hAnsi="Cambria Math"/>
                  </w:rPr>
                  <m:t>β</m:t>
                </m:r>
              </m:e>
              <m:sub>
                <m:r>
                  <m:rPr>
                    <m:sty m:val="p"/>
                  </m:rPr>
                  <w:rPr>
                    <w:rFonts w:ascii="Cambria Math" w:hAnsi="Cambria Math"/>
                    <w:lang w:val="pt-BR"/>
                  </w:rPr>
                  <m:t>pré</m:t>
                </m:r>
              </m:sub>
              <m:sup>
                <m:r>
                  <w:rPr>
                    <w:rFonts w:ascii="Cambria Math" w:hAnsi="Cambria Math"/>
                    <w:lang w:val="pt-BR"/>
                  </w:rPr>
                  <m:t>*</m:t>
                </m:r>
              </m:sup>
            </m:sSubSup>
            <m:d>
              <m:dPr>
                <m:ctrlPr>
                  <w:rPr>
                    <w:rFonts w:ascii="Cambria Math" w:hAnsi="Cambria Math"/>
                  </w:rPr>
                </m:ctrlPr>
              </m:dPr>
              <m:e>
                <m:r>
                  <w:rPr>
                    <w:rFonts w:ascii="Cambria Math" w:hAnsi="Cambria Math"/>
                    <w:lang w:val="pt-BR"/>
                  </w:rPr>
                  <m:t>h</m:t>
                </m:r>
              </m:e>
            </m:d>
          </m:e>
        </m:d>
        <m:r>
          <w:rPr>
            <w:rFonts w:ascii="Cambria Math" w:hAnsi="Cambria Math"/>
            <w:lang w:val="pt-BR"/>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β</m:t>
                </m:r>
              </m:e>
              <m:sub>
                <m:r>
                  <m:rPr>
                    <m:sty m:val="p"/>
                  </m:rPr>
                  <w:rPr>
                    <w:rFonts w:ascii="Cambria Math" w:hAnsi="Cambria Math"/>
                    <w:lang w:val="pt-BR"/>
                  </w:rPr>
                  <m:t>pós</m:t>
                </m:r>
              </m:sub>
            </m:sSub>
            <m:d>
              <m:dPr>
                <m:ctrlPr>
                  <w:rPr>
                    <w:rFonts w:ascii="Cambria Math" w:hAnsi="Cambria Math"/>
                  </w:rPr>
                </m:ctrlPr>
              </m:dPr>
              <m:e>
                <m:r>
                  <w:rPr>
                    <w:rFonts w:ascii="Cambria Math" w:hAnsi="Cambria Math"/>
                    <w:lang w:val="pt-BR"/>
                  </w:rPr>
                  <m:t>h</m:t>
                </m:r>
              </m:e>
            </m:d>
            <m:r>
              <w:rPr>
                <w:rFonts w:ascii="Cambria Math" w:hAnsi="Cambria Math"/>
                <w:lang w:val="pt-BR"/>
              </w:rPr>
              <m:t>-</m:t>
            </m:r>
            <m:sSub>
              <m:sSubPr>
                <m:ctrlPr>
                  <w:rPr>
                    <w:rFonts w:ascii="Cambria Math" w:hAnsi="Cambria Math"/>
                  </w:rPr>
                </m:ctrlPr>
              </m:sSubPr>
              <m:e>
                <m:r>
                  <w:rPr>
                    <w:rFonts w:ascii="Cambria Math" w:hAnsi="Cambria Math"/>
                  </w:rPr>
                  <m:t>β</m:t>
                </m:r>
              </m:e>
              <m:sub>
                <m:r>
                  <m:rPr>
                    <m:sty m:val="p"/>
                  </m:rPr>
                  <w:rPr>
                    <w:rFonts w:ascii="Cambria Math" w:hAnsi="Cambria Math"/>
                    <w:lang w:val="pt-BR"/>
                  </w:rPr>
                  <m:t>pré</m:t>
                </m:r>
              </m:sub>
            </m:sSub>
            <m:d>
              <m:dPr>
                <m:ctrlPr>
                  <w:rPr>
                    <w:rFonts w:ascii="Cambria Math" w:hAnsi="Cambria Math"/>
                  </w:rPr>
                </m:ctrlPr>
              </m:dPr>
              <m:e>
                <m:r>
                  <w:rPr>
                    <w:rFonts w:ascii="Cambria Math" w:hAnsi="Cambria Math"/>
                    <w:lang w:val="pt-BR"/>
                  </w:rPr>
                  <m:t>h</m:t>
                </m:r>
              </m:e>
            </m:d>
          </m:e>
        </m:d>
        <m:r>
          <w:rPr>
            <w:rFonts w:ascii="Cambria Math" w:hAnsi="Cambria Math"/>
            <w:lang w:val="pt-BR"/>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v</m:t>
                </m:r>
              </m:e>
              <m:sub>
                <m:r>
                  <m:rPr>
                    <m:sty m:val="p"/>
                  </m:rPr>
                  <w:rPr>
                    <w:rFonts w:ascii="Cambria Math" w:hAnsi="Cambria Math"/>
                    <w:lang w:val="pt-BR"/>
                  </w:rPr>
                  <m:t>pós</m:t>
                </m:r>
              </m:sub>
            </m:sSub>
            <m:d>
              <m:dPr>
                <m:ctrlPr>
                  <w:rPr>
                    <w:rFonts w:ascii="Cambria Math" w:hAnsi="Cambria Math"/>
                  </w:rPr>
                </m:ctrlPr>
              </m:dPr>
              <m:e>
                <m:r>
                  <w:rPr>
                    <w:rFonts w:ascii="Cambria Math" w:hAnsi="Cambria Math"/>
                    <w:lang w:val="pt-BR"/>
                  </w:rPr>
                  <m:t>h</m:t>
                </m:r>
              </m:e>
            </m:d>
            <m:r>
              <w:rPr>
                <w:rFonts w:ascii="Cambria Math" w:hAnsi="Cambria Math"/>
                <w:lang w:val="pt-BR"/>
              </w:rPr>
              <m:t>-</m:t>
            </m:r>
            <m:sSub>
              <m:sSubPr>
                <m:ctrlPr>
                  <w:rPr>
                    <w:rFonts w:ascii="Cambria Math" w:hAnsi="Cambria Math"/>
                  </w:rPr>
                </m:ctrlPr>
              </m:sSubPr>
              <m:e>
                <m:r>
                  <w:rPr>
                    <w:rFonts w:ascii="Cambria Math" w:hAnsi="Cambria Math"/>
                  </w:rPr>
                  <m:t>v</m:t>
                </m:r>
              </m:e>
              <m:sub>
                <m:r>
                  <m:rPr>
                    <m:sty m:val="p"/>
                  </m:rPr>
                  <w:rPr>
                    <w:rFonts w:ascii="Cambria Math" w:hAnsi="Cambria Math"/>
                    <w:lang w:val="pt-BR"/>
                  </w:rPr>
                  <m:t>pré</m:t>
                </m:r>
              </m:sub>
            </m:sSub>
            <m:d>
              <m:dPr>
                <m:ctrlPr>
                  <w:rPr>
                    <w:rFonts w:ascii="Cambria Math" w:hAnsi="Cambria Math"/>
                  </w:rPr>
                </m:ctrlPr>
              </m:dPr>
              <m:e>
                <m:r>
                  <w:rPr>
                    <w:rFonts w:ascii="Cambria Math" w:hAnsi="Cambria Math"/>
                    <w:lang w:val="pt-BR"/>
                  </w:rPr>
                  <m:t>h</m:t>
                </m:r>
              </m:e>
            </m:d>
          </m:e>
        </m:d>
      </m:oMath>
      <w:r w:rsidRPr="00493E39">
        <w:rPr>
          <w:lang w:val="pt-BR"/>
        </w:rPr>
        <w:tab/>
        <w:t>(4)</w:t>
      </w:r>
      <w:commentRangeEnd w:id="125"/>
      <w:r w:rsidR="00924C87" w:rsidRPr="00493E39">
        <w:rPr>
          <w:rStyle w:val="CommentReference"/>
          <w:sz w:val="24"/>
          <w:szCs w:val="24"/>
          <w:lang w:val="pt-BR"/>
        </w:rPr>
        <w:commentReference w:id="125"/>
      </w:r>
      <w:commentRangeEnd w:id="126"/>
      <w:r w:rsidR="00962AB9" w:rsidRPr="00493E39">
        <w:rPr>
          <w:rStyle w:val="CommentReference"/>
          <w:sz w:val="24"/>
          <w:szCs w:val="24"/>
          <w:lang w:val="pt-BR"/>
        </w:rPr>
        <w:commentReference w:id="126"/>
      </w:r>
    </w:p>
    <w:p w14:paraId="5AFAB9ED" w14:textId="5AA0B25D" w:rsidR="00D64459" w:rsidRPr="00493E39" w:rsidRDefault="008B2120">
      <w:pPr>
        <w:ind w:firstLine="709"/>
        <w:jc w:val="both"/>
        <w:rPr>
          <w:lang w:val="pt-BR"/>
        </w:rPr>
      </w:pPr>
      <w:commentRangeStart w:id="127"/>
      <w:commentRangeStart w:id="128"/>
      <w:commentRangeStart w:id="129"/>
      <w:r w:rsidRPr="00493E39">
        <w:rPr>
          <w:lang w:val="pt-BR"/>
        </w:rPr>
        <w:t xml:space="preserve">O asterisco denota o limite em probabilidade do estimador, e a sua ausência, o parâmetro populacional; </w:t>
      </w:r>
      <m:oMath>
        <m:sSub>
          <m:sSubPr>
            <m:ctrlPr>
              <w:rPr>
                <w:rFonts w:ascii="Cambria Math" w:hAnsi="Cambria Math"/>
              </w:rPr>
            </m:ctrlPr>
          </m:sSubPr>
          <m:e>
            <m:r>
              <w:rPr>
                <w:rFonts w:ascii="Cambria Math" w:hAnsi="Cambria Math"/>
              </w:rPr>
              <m:t>v</m:t>
            </m:r>
          </m:e>
          <m:sub>
            <m:r>
              <m:rPr>
                <m:sty m:val="p"/>
              </m:rPr>
              <w:rPr>
                <w:rFonts w:ascii="Cambria Math" w:hAnsi="Cambria Math"/>
                <w:lang w:val="pt-BR"/>
              </w:rPr>
              <m:t>pré</m:t>
            </m:r>
          </m:sub>
        </m:sSub>
        <m:d>
          <m:dPr>
            <m:ctrlPr>
              <w:rPr>
                <w:rFonts w:ascii="Cambria Math" w:hAnsi="Cambria Math"/>
              </w:rPr>
            </m:ctrlPr>
          </m:dPr>
          <m:e>
            <m:r>
              <w:rPr>
                <w:rFonts w:ascii="Cambria Math" w:hAnsi="Cambria Math"/>
                <w:lang w:val="pt-BR"/>
              </w:rPr>
              <m:t>h</m:t>
            </m:r>
          </m:e>
        </m:d>
      </m:oMath>
      <w:r w:rsidRPr="00493E39">
        <w:rPr>
          <w:lang w:val="pt-BR"/>
        </w:rPr>
        <w:t xml:space="preserve"> e </w:t>
      </w:r>
      <m:oMath>
        <m:sSub>
          <m:sSubPr>
            <m:ctrlPr>
              <w:rPr>
                <w:rFonts w:ascii="Cambria Math" w:hAnsi="Cambria Math"/>
              </w:rPr>
            </m:ctrlPr>
          </m:sSubPr>
          <m:e>
            <m:r>
              <w:rPr>
                <w:rFonts w:ascii="Cambria Math" w:hAnsi="Cambria Math"/>
              </w:rPr>
              <m:t>v</m:t>
            </m:r>
          </m:e>
          <m:sub>
            <m:r>
              <m:rPr>
                <m:sty m:val="p"/>
              </m:rPr>
              <w:rPr>
                <w:rFonts w:ascii="Cambria Math" w:hAnsi="Cambria Math"/>
                <w:lang w:val="pt-BR"/>
              </w:rPr>
              <m:t>pós</m:t>
            </m:r>
          </m:sub>
        </m:sSub>
        <m:d>
          <m:dPr>
            <m:ctrlPr>
              <w:rPr>
                <w:rFonts w:ascii="Cambria Math" w:hAnsi="Cambria Math"/>
              </w:rPr>
            </m:ctrlPr>
          </m:dPr>
          <m:e>
            <m:r>
              <w:rPr>
                <w:rFonts w:ascii="Cambria Math" w:hAnsi="Cambria Math"/>
                <w:lang w:val="pt-BR"/>
              </w:rPr>
              <m:t>h</m:t>
            </m:r>
          </m:e>
        </m:d>
      </m:oMath>
      <w:r w:rsidRPr="00493E39">
        <w:rPr>
          <w:lang w:val="pt-BR"/>
        </w:rPr>
        <w:t xml:space="preserve"> são os vieses de cada regime. Se o viés for o mesmo nos dois regimes, os dois últimos termos se cancelam e a diferença é estimada de forma consistente, ainda que nenhum dos dois níveis o seja. A igualdade dos vieses não decorre de usar a mesma medida de choque nos dois períodos: ela exige que a covariância entre o choque e os determinantes omitidos, em proporção à variância do choque, e o efeito desses determinantes sobre a inflação sejam os mesmos nos dois regimes. Trata-se de hipótese, e não de resultado. Sem ela, a diferença estimada continua a medir a mudança na associação entre o petróleo e a inflação doméstica, mas não pode ser atribuída exclusivamente à regra de preços. Não se afirma, portanto, que o choque seja exógeno, e sim que a leitura causal do contraste depende de a endogeneidade não se ter alterado na data de corte.</w:t>
      </w:r>
      <w:commentRangeEnd w:id="127"/>
      <w:r w:rsidRPr="00493E39">
        <w:rPr>
          <w:rStyle w:val="CommentReference"/>
          <w:sz w:val="24"/>
          <w:szCs w:val="24"/>
          <w:lang w:val="pt-BR"/>
        </w:rPr>
        <w:commentReference w:id="127"/>
      </w:r>
      <w:commentRangeEnd w:id="128"/>
      <w:r w:rsidR="00C61C07" w:rsidRPr="00493E39">
        <w:rPr>
          <w:rStyle w:val="CommentReference"/>
          <w:sz w:val="24"/>
          <w:szCs w:val="24"/>
          <w:lang w:val="pt-BR"/>
        </w:rPr>
        <w:commentReference w:id="128"/>
      </w:r>
      <w:commentRangeEnd w:id="129"/>
      <w:r w:rsidR="00962AB9" w:rsidRPr="00493E39">
        <w:rPr>
          <w:rStyle w:val="CommentReference"/>
          <w:sz w:val="24"/>
          <w:szCs w:val="24"/>
          <w:lang w:val="pt-BR"/>
        </w:rPr>
        <w:commentReference w:id="129"/>
      </w:r>
    </w:p>
    <w:p w14:paraId="5FBB9A47" w14:textId="61E779D7" w:rsidR="00D64459" w:rsidRPr="00493E39" w:rsidRDefault="008B2120">
      <w:pPr>
        <w:ind w:firstLine="709"/>
        <w:jc w:val="both"/>
        <w:rPr>
          <w:lang w:val="pt-BR"/>
        </w:rPr>
      </w:pPr>
      <w:r w:rsidRPr="00493E39">
        <w:rPr>
          <w:lang w:val="pt-BR"/>
        </w:rPr>
        <w:t>As evidências disponíveis sobre ela são indiretas. A estabilidade do processo gerador do choque é uma condição relevante, embora insuficiente, para a comparabilidade do viés, e duas evidências incidem sobre essa condição. O Apêndice K.3 examina a composição da amostra por sinal: meses de alta representam 59,8% do regime anterior e 54,4% do posterior, resultado que opera contra a hipótese alternativa, pois o regime em que o repasse é maior é o que contém proporcionalmente menos altas. Ele não é, porém, teste da composição no sentido de Kilian (2009), que é a partição entre oferta, demanda agregada e demanda precaucional: essa mistura pode alterar-se sem que a proporção de sinais mude. A evidência que enfrenta essa versão é institucional e está na seção 4.7.3: a parcela de meses sem reajuste na refinaria cai de 16,6% para zero, mudança de comportamento doméstico compatível com a hipótese institucional.</w:t>
      </w:r>
    </w:p>
    <w:p w14:paraId="3B1A8630" w14:textId="083A2811" w:rsidR="00D64459" w:rsidRPr="00493E39" w:rsidRDefault="008B2120">
      <w:pPr>
        <w:ind w:firstLine="709"/>
        <w:jc w:val="both"/>
        <w:rPr>
          <w:lang w:val="pt-BR"/>
        </w:rPr>
      </w:pPr>
      <w:commentRangeStart w:id="130"/>
      <w:commentRangeStart w:id="131"/>
      <w:r w:rsidRPr="00493E39">
        <w:rPr>
          <w:lang w:val="pt-BR"/>
        </w:rPr>
        <w:lastRenderedPageBreak/>
        <w:t xml:space="preserve">Resta registrar o que a hipótese não cobre. Ela seria violada caso a mudança de regra houvesse coincidido com alteração na forma pela qual condições brasileiras retroalimentam a cotação internacional, canal cuja relevância é limitada pela condição de tomador de preço da economia brasileira, ou caso a composição dos choques por natureza houvesse se deslocado na data de corte. O primeiro parece menos provável pela dimensão relativa da economia brasileira; o segundo é parcialmente endereçado pelo Apêndice K.1. Quanto ao nível dos coeficientes, que sob endogeneidade não tem interpretação causal, </w:t>
      </w:r>
      <w:del w:id="3569" w:author="Claude" w:date="2026-10-15T00:16:05Z">
        <w:r w:rsidRPr="00493E39">
          <w:rPr>
            <w:lang w:val="pt-BR"/>
          </w:rPr>
          <w:delText xml:space="preserve">a seção 4.8 oferece</w:delText>
        </w:r>
      </w:del>
      <w:ins w:id="3570" w:author="Claude" w:date="2026-10-15T00:16:05Z">
        <w:r w:rsidRPr="00493E39">
          <w:rPr>
            <w:lang w:val="pt-BR"/>
          </w:rPr>
          <w:t xml:space="preserve">a seção 4.9 oferece</w:t>
        </w:r>
      </w:ins>
      <w:r w:rsidRPr="00493E39">
        <w:rPr>
          <w:lang w:val="pt-BR"/>
        </w:rPr>
        <w:t xml:space="preserve"> aferição externa de magnitude por comparação internacional.</w:t>
      </w:r>
      <w:commentRangeEnd w:id="130"/>
      <w:r w:rsidRPr="00493E39">
        <w:rPr>
          <w:rStyle w:val="CommentReference"/>
          <w:sz w:val="24"/>
          <w:szCs w:val="24"/>
          <w:lang w:val="pt-BR"/>
        </w:rPr>
        <w:commentReference w:id="130"/>
      </w:r>
      <w:commentRangeEnd w:id="131"/>
      <w:r w:rsidR="00962AB9" w:rsidRPr="00493E39">
        <w:rPr>
          <w:rStyle w:val="CommentReference"/>
          <w:sz w:val="24"/>
          <w:szCs w:val="24"/>
          <w:lang w:val="pt-BR"/>
        </w:rPr>
        <w:commentReference w:id="131"/>
      </w:r>
    </w:p>
    <w:p w14:paraId="039AA49A" w14:textId="77777777" w:rsidR="00D64459" w:rsidRPr="00493E39" w:rsidRDefault="008B2120">
      <w:pPr>
        <w:pStyle w:val="Heading2"/>
        <w:spacing w:before="280" w:after="160"/>
        <w:rPr>
          <w:lang w:val="pt-BR"/>
        </w:rPr>
      </w:pPr>
      <w:bookmarkStart w:id="132" w:name="_Toc239713562"/>
      <w:bookmarkStart w:id="133" w:name="_TocReviewed_282"/>
      <w:r w:rsidRPr="00493E39">
        <w:rPr>
          <w:lang w:val="pt-BR"/>
        </w:rPr>
        <w:t>3.5 Inferência</w:t>
      </w:r>
      <w:bookmarkEnd w:id="132"/>
      <w:bookmarkEnd w:id="133"/>
    </w:p>
    <w:p w14:paraId="202846CD" w14:textId="164CE922" w:rsidR="00D64459" w:rsidRPr="00493E39" w:rsidRDefault="008B2120">
      <w:pPr>
        <w:ind w:firstLine="709"/>
        <w:jc w:val="both"/>
        <w:rPr>
          <w:lang w:val="pt-BR"/>
        </w:rPr>
      </w:pPr>
      <w:commentRangeStart w:id="134"/>
      <w:commentRangeStart w:id="135"/>
      <w:r w:rsidRPr="00493E39">
        <w:rPr>
          <w:lang w:val="pt-BR"/>
        </w:rPr>
        <w:t xml:space="preserve">Emprega-se o estimador de covariância robusto à heterocedasticidade e à autocorrelação de Newey e West (1987), com núcleo de Bartlett, largura de banda igual a </w:t>
      </w:r>
      <m:oMath>
        <m:r>
          <w:rPr>
            <w:rFonts w:ascii="Cambria Math" w:hAnsi="Cambria Math"/>
            <w:lang w:val="pt-BR"/>
          </w:rPr>
          <m:t>h+1</m:t>
        </m:r>
      </m:oMath>
      <w:r w:rsidRPr="00493E39">
        <w:rPr>
          <w:lang w:val="pt-BR"/>
        </w:rPr>
        <w:t xml:space="preserve">e correção de amostra finita </w:t>
      </w:r>
      <m:oMath>
        <m:r>
          <w:rPr>
            <w:rFonts w:ascii="Cambria Math" w:hAnsi="Cambria Math"/>
          </w:rPr>
          <m:t>T</m:t>
        </m:r>
        <m:r>
          <w:rPr>
            <w:rFonts w:ascii="Cambria Math" w:hAnsi="Cambria Math"/>
            <w:lang w:val="pt-BR"/>
          </w:rPr>
          <m:t>/</m:t>
        </m:r>
        <m:d>
          <m:dPr>
            <m:ctrlPr>
              <w:rPr>
                <w:rFonts w:ascii="Cambria Math" w:hAnsi="Cambria Math"/>
              </w:rPr>
            </m:ctrlPr>
          </m:dPr>
          <m:e>
            <m:r>
              <w:rPr>
                <w:rFonts w:ascii="Cambria Math" w:hAnsi="Cambria Math"/>
              </w:rPr>
              <m:t>T</m:t>
            </m:r>
            <m:r>
              <w:rPr>
                <w:rFonts w:ascii="Cambria Math" w:hAnsi="Cambria Math"/>
                <w:lang w:val="pt-BR"/>
              </w:rPr>
              <m:t>-</m:t>
            </m:r>
            <m:r>
              <w:rPr>
                <w:rFonts w:ascii="Cambria Math" w:hAnsi="Cambria Math"/>
              </w:rPr>
              <m:t>K</m:t>
            </m:r>
          </m:e>
        </m:d>
      </m:oMath>
      <w:r w:rsidRPr="00493E39">
        <w:rPr>
          <w:lang w:val="pt-BR"/>
        </w:rPr>
        <w:t>. A banda acompanha o horizonte porque a acumulação de h períodos induz autocorrelação de ordem h nos resíduos por construção. Esse é o único erro-padrão de coeficiente utilizado no trabalho.</w:t>
      </w:r>
      <w:commentRangeEnd w:id="134"/>
      <w:r w:rsidRPr="00493E39">
        <w:rPr>
          <w:rStyle w:val="CommentReference"/>
          <w:sz w:val="24"/>
          <w:szCs w:val="24"/>
          <w:lang w:val="pt-BR"/>
        </w:rPr>
        <w:commentReference w:id="134"/>
      </w:r>
      <w:commentRangeEnd w:id="135"/>
      <w:r w:rsidR="00962AB9" w:rsidRPr="00493E39">
        <w:rPr>
          <w:rStyle w:val="CommentReference"/>
          <w:sz w:val="24"/>
          <w:szCs w:val="24"/>
          <w:lang w:val="pt-BR"/>
        </w:rPr>
        <w:commentReference w:id="135"/>
      </w:r>
    </w:p>
    <w:p w14:paraId="4430DA06" w14:textId="77777777" w:rsidR="00D64459" w:rsidRPr="00493E39" w:rsidRDefault="008B2120">
      <w:pPr>
        <w:ind w:firstLine="709"/>
        <w:jc w:val="both"/>
        <w:rPr>
          <w:lang w:val="pt-BR"/>
        </w:rPr>
      </w:pPr>
      <w:r w:rsidRPr="00493E39">
        <w:rPr>
          <w:lang w:val="pt-BR"/>
        </w:rPr>
        <w:t>Dele derivam duas bandas de confiança, ambas de 90%, nível que segue a prática da literatura de referência. A pontual usa o valor crítico normal de 1,645; a uniforme usa o valor crítico do tipo sup-t de Montiel Olea e Plagborg-Møller (2019), obtido da matriz de correlação implicada pela covariância conjunta entre horizontes. A banda uniforme não constitui um segundo erro-padrão: é o mesmo erro-padrão com outro valor crítico, e responde à questão de que uma função avaliada em treze horizontes tem cobertura conjunta muito inferior ao nível nominal se cada horizonte for julgado isoladamente.</w:t>
      </w:r>
    </w:p>
    <w:p w14:paraId="3AAB7D8F" w14:textId="77777777" w:rsidR="00D64459" w:rsidRPr="00493E39" w:rsidRDefault="008B2120">
      <w:pPr>
        <w:ind w:firstLine="709"/>
        <w:jc w:val="both"/>
        <w:rPr>
          <w:lang w:val="pt-BR"/>
        </w:rPr>
      </w:pPr>
      <w:r w:rsidRPr="00493E39">
        <w:rPr>
          <w:lang w:val="pt-BR"/>
        </w:rPr>
        <w:t>Da mesma covariância deriva o teste de Wald empregado nas tabelas do capítulo seguinte, que na especificação por regime testa a hipótese de que o coeficiente do período anterior seja igual ao do posterior. É pergunta distinta da que os asteriscos respondem: aqueles testam se cada coeficiente difere de zero, ao passo que o Wald testa se os dois diferem entre si, que é a hipótese central do trabalho.</w:t>
      </w:r>
    </w:p>
    <w:p w14:paraId="5FFCA58C" w14:textId="2C5E5E45" w:rsidR="00D64459" w:rsidRPr="00493E39" w:rsidRDefault="008B2120">
      <w:pPr>
        <w:ind w:firstLine="709"/>
        <w:jc w:val="both"/>
        <w:rPr>
          <w:lang w:val="pt-BR"/>
        </w:rPr>
      </w:pPr>
      <w:commentRangeStart w:id="136"/>
      <w:commentRangeStart w:id="137"/>
      <w:r w:rsidRPr="00493E39">
        <w:rPr>
          <w:lang w:val="pt-BR"/>
        </w:rPr>
        <w:t xml:space="preserve">Emprega-se também o bootstrap selvagem em blocos, com blocos de doze meses, pesos de Rademacher e resíduos corrigidos por alavancagem conforme Davidson e Flachaire (2008). Ele é empregado nos testes e intervalos cuja distribuição é aproximada por reamostragem: no valor crítico do teste de quebra em </w:t>
      </w:r>
      <w:r w:rsidRPr="00493E39">
        <w:rPr>
          <w:lang w:val="pt-BR"/>
        </w:rPr>
        <w:lastRenderedPageBreak/>
        <w:t>data desconhecida, no p-valor ajustado por seleção, no valor crítico dos testes conjuntos entre horizontes e no intervalo da parcela atribuída ao canal dos combustíveis. Fora desses casos, a inferência é analítica.</w:t>
      </w:r>
      <w:commentRangeEnd w:id="136"/>
      <w:r w:rsidRPr="00493E39">
        <w:rPr>
          <w:rStyle w:val="CommentReference"/>
          <w:sz w:val="24"/>
          <w:szCs w:val="24"/>
          <w:lang w:val="pt-BR"/>
        </w:rPr>
        <w:commentReference w:id="136"/>
      </w:r>
      <w:commentRangeEnd w:id="137"/>
      <w:r w:rsidR="00962AB9" w:rsidRPr="00493E39">
        <w:rPr>
          <w:rStyle w:val="CommentReference"/>
          <w:sz w:val="24"/>
          <w:szCs w:val="24"/>
          <w:lang w:val="pt-BR"/>
        </w:rPr>
        <w:commentReference w:id="137"/>
      </w:r>
    </w:p>
    <w:p w14:paraId="7A67DA73" w14:textId="3EE45A4B" w:rsidR="00D64459" w:rsidRPr="00493E39" w:rsidRDefault="008B2120">
      <w:pPr>
        <w:tabs>
          <w:tab w:val="center" w:pos="4703"/>
          <w:tab w:val="right" w:pos="9405"/>
        </w:tabs>
        <w:spacing w:before="160" w:after="160" w:line="288" w:lineRule="auto"/>
        <w:rPr>
          <w:lang w:val="pt-BR"/>
        </w:rPr>
      </w:pPr>
      <w:r w:rsidRPr="00493E39">
        <w:rPr>
          <w:lang w:val="pt-BR"/>
        </w:rPr>
        <w:tab/>
      </w:r>
      <w:commentRangeStart w:id="138"/>
      <w:commentRangeStart w:id="139"/>
      <m:oMath>
        <m:r>
          <w:rPr>
            <w:rFonts w:ascii="Cambria Math" w:hAnsi="Cambria Math"/>
          </w:rPr>
          <m:t>W</m:t>
        </m:r>
        <m:d>
          <m:dPr>
            <m:ctrlPr>
              <w:rPr>
                <w:rFonts w:ascii="Cambria Math" w:hAnsi="Cambria Math"/>
              </w:rPr>
            </m:ctrlPr>
          </m:dPr>
          <m:e>
            <m:r>
              <w:rPr>
                <w:rFonts w:ascii="Cambria Math" w:hAnsi="Cambria Math"/>
                <w:lang w:val="pt-BR"/>
              </w:rPr>
              <m:t>h</m:t>
            </m:r>
          </m:e>
        </m:d>
        <m:r>
          <w:rPr>
            <w:rFonts w:ascii="Cambria Math" w:hAnsi="Cambria Math"/>
            <w:lang w:val="pt-BR"/>
          </w:rPr>
          <m:t>=</m:t>
        </m:r>
        <m:f>
          <m:fPr>
            <m:type m:val="lin"/>
            <m:ctrlPr>
              <w:rPr>
                <w:rFonts w:ascii="Cambria Math" w:hAnsi="Cambria Math"/>
              </w:rPr>
            </m:ctrlPr>
          </m:fPr>
          <m:num>
            <m:sSup>
              <m:sSupPr>
                <m:ctrlPr>
                  <w:rPr>
                    <w:rFonts w:ascii="Cambria Math" w:hAnsi="Cambria Math"/>
                  </w:rPr>
                </m:ctrlPr>
              </m:sSupPr>
              <m:e>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β</m:t>
                        </m:r>
                      </m:e>
                      <m:sub>
                        <m:r>
                          <m:rPr>
                            <m:sty m:val="p"/>
                          </m:rPr>
                          <w:rPr>
                            <w:rFonts w:ascii="Cambria Math" w:hAnsi="Cambria Math"/>
                            <w:lang w:val="pt-BR"/>
                          </w:rPr>
                          <m:t>pós</m:t>
                        </m:r>
                      </m:sub>
                      <m:sup>
                        <m:r>
                          <w:rPr>
                            <w:rFonts w:ascii="Cambria Math" w:hAnsi="Cambria Math"/>
                            <w:lang w:val="pt-BR"/>
                          </w:rPr>
                          <m:t>*</m:t>
                        </m:r>
                      </m:sup>
                    </m:sSubSup>
                    <m:d>
                      <m:dPr>
                        <m:ctrlPr>
                          <w:rPr>
                            <w:rFonts w:ascii="Cambria Math" w:hAnsi="Cambria Math"/>
                          </w:rPr>
                        </m:ctrlPr>
                      </m:dPr>
                      <m:e>
                        <m:r>
                          <w:rPr>
                            <w:rFonts w:ascii="Cambria Math" w:hAnsi="Cambria Math"/>
                            <w:lang w:val="pt-BR"/>
                          </w:rPr>
                          <m:t>h</m:t>
                        </m:r>
                      </m:e>
                    </m:d>
                    <m:r>
                      <w:rPr>
                        <w:rFonts w:ascii="Cambria Math" w:hAnsi="Cambria Math"/>
                        <w:lang w:val="pt-BR"/>
                      </w:rPr>
                      <m:t>-</m:t>
                    </m:r>
                    <m:sSubSup>
                      <m:sSubSupPr>
                        <m:ctrlPr>
                          <w:rPr>
                            <w:rFonts w:ascii="Cambria Math" w:hAnsi="Cambria Math"/>
                          </w:rPr>
                        </m:ctrlPr>
                      </m:sSubSupPr>
                      <m:e>
                        <m:r>
                          <w:rPr>
                            <w:rFonts w:ascii="Cambria Math" w:hAnsi="Cambria Math"/>
                          </w:rPr>
                          <m:t>β</m:t>
                        </m:r>
                      </m:e>
                      <m:sub>
                        <m:r>
                          <m:rPr>
                            <m:sty m:val="p"/>
                          </m:rPr>
                          <w:rPr>
                            <w:rFonts w:ascii="Cambria Math" w:hAnsi="Cambria Math"/>
                            <w:lang w:val="pt-BR"/>
                          </w:rPr>
                          <m:t>pré</m:t>
                        </m:r>
                      </m:sub>
                      <m:sup>
                        <m:r>
                          <w:rPr>
                            <w:rFonts w:ascii="Cambria Math" w:hAnsi="Cambria Math"/>
                            <w:lang w:val="pt-BR"/>
                          </w:rPr>
                          <m:t>*</m:t>
                        </m:r>
                      </m:sup>
                    </m:sSubSup>
                    <m:d>
                      <m:dPr>
                        <m:ctrlPr>
                          <w:rPr>
                            <w:rFonts w:ascii="Cambria Math" w:hAnsi="Cambria Math"/>
                          </w:rPr>
                        </m:ctrlPr>
                      </m:dPr>
                      <m:e>
                        <m:r>
                          <w:rPr>
                            <w:rFonts w:ascii="Cambria Math" w:hAnsi="Cambria Math"/>
                            <w:lang w:val="pt-BR"/>
                          </w:rPr>
                          <m:t>h</m:t>
                        </m:r>
                      </m:e>
                    </m:d>
                  </m:e>
                </m:d>
              </m:e>
              <m:sup>
                <m:r>
                  <w:rPr>
                    <w:rFonts w:ascii="Cambria Math" w:hAnsi="Cambria Math"/>
                    <w:lang w:val="pt-BR"/>
                  </w:rPr>
                  <m:t>2</m:t>
                </m:r>
              </m:sup>
            </m:sSup>
          </m:num>
          <m:den>
            <m:d>
              <m:dPr>
                <m:ctrlPr>
                  <w:rPr>
                    <w:rFonts w:ascii="Cambria Math" w:hAnsi="Cambria Math"/>
                  </w:rPr>
                </m:ctrlPr>
              </m:dPr>
              <m:e>
                <m:sSup>
                  <m:sSupPr>
                    <m:ctrlPr>
                      <w:rPr>
                        <w:rFonts w:ascii="Cambria Math" w:hAnsi="Cambria Math"/>
                      </w:rPr>
                    </m:ctrlPr>
                  </m:sSupPr>
                  <m:e>
                    <m:r>
                      <w:rPr>
                        <w:rFonts w:ascii="Cambria Math" w:hAnsi="Cambria Math"/>
                      </w:rPr>
                      <m:t>V</m:t>
                    </m:r>
                  </m:e>
                  <m:sup>
                    <m:r>
                      <w:rPr>
                        <w:rFonts w:ascii="Cambria Math" w:hAnsi="Cambria Math"/>
                        <w:lang w:val="pt-BR"/>
                      </w:rPr>
                      <m:t>*</m:t>
                    </m:r>
                  </m:sup>
                </m:sSup>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β</m:t>
                        </m:r>
                      </m:e>
                      <m:sub>
                        <m:r>
                          <m:rPr>
                            <m:sty m:val="p"/>
                          </m:rPr>
                          <w:rPr>
                            <w:rFonts w:ascii="Cambria Math" w:hAnsi="Cambria Math"/>
                            <w:lang w:val="pt-BR"/>
                          </w:rPr>
                          <m:t>pós</m:t>
                        </m:r>
                      </m:sub>
                      <m:sup>
                        <m:r>
                          <w:rPr>
                            <w:rFonts w:ascii="Cambria Math" w:hAnsi="Cambria Math"/>
                            <w:lang w:val="pt-BR"/>
                          </w:rPr>
                          <m:t>*</m:t>
                        </m:r>
                      </m:sup>
                    </m:sSubSup>
                    <m:d>
                      <m:dPr>
                        <m:ctrlPr>
                          <w:rPr>
                            <w:rFonts w:ascii="Cambria Math" w:hAnsi="Cambria Math"/>
                          </w:rPr>
                        </m:ctrlPr>
                      </m:dPr>
                      <m:e>
                        <m:r>
                          <w:rPr>
                            <w:rFonts w:ascii="Cambria Math" w:hAnsi="Cambria Math"/>
                            <w:lang w:val="pt-BR"/>
                          </w:rPr>
                          <m:t>h</m:t>
                        </m:r>
                      </m:e>
                    </m:d>
                    <m:r>
                      <w:rPr>
                        <w:rFonts w:ascii="Cambria Math" w:hAnsi="Cambria Math"/>
                        <w:lang w:val="pt-BR"/>
                      </w:rPr>
                      <m:t>-</m:t>
                    </m:r>
                    <m:sSubSup>
                      <m:sSubSupPr>
                        <m:ctrlPr>
                          <w:rPr>
                            <w:rFonts w:ascii="Cambria Math" w:hAnsi="Cambria Math"/>
                          </w:rPr>
                        </m:ctrlPr>
                      </m:sSubSupPr>
                      <m:e>
                        <m:r>
                          <w:rPr>
                            <w:rFonts w:ascii="Cambria Math" w:hAnsi="Cambria Math"/>
                          </w:rPr>
                          <m:t>β</m:t>
                        </m:r>
                      </m:e>
                      <m:sub>
                        <m:r>
                          <m:rPr>
                            <m:sty m:val="p"/>
                          </m:rPr>
                          <w:rPr>
                            <w:rFonts w:ascii="Cambria Math" w:hAnsi="Cambria Math"/>
                            <w:lang w:val="pt-BR"/>
                          </w:rPr>
                          <m:t>pré</m:t>
                        </m:r>
                      </m:sub>
                      <m:sup>
                        <m:r>
                          <w:rPr>
                            <w:rFonts w:ascii="Cambria Math" w:hAnsi="Cambria Math"/>
                            <w:lang w:val="pt-BR"/>
                          </w:rPr>
                          <m:t>*</m:t>
                        </m:r>
                      </m:sup>
                    </m:sSubSup>
                    <m:d>
                      <m:dPr>
                        <m:ctrlPr>
                          <w:rPr>
                            <w:rFonts w:ascii="Cambria Math" w:hAnsi="Cambria Math"/>
                          </w:rPr>
                        </m:ctrlPr>
                      </m:dPr>
                      <m:e>
                        <m:r>
                          <w:rPr>
                            <w:rFonts w:ascii="Cambria Math" w:hAnsi="Cambria Math"/>
                            <w:lang w:val="pt-BR"/>
                          </w:rPr>
                          <m:t>h</m:t>
                        </m:r>
                      </m:e>
                    </m:d>
                  </m:e>
                </m:d>
              </m:e>
            </m:d>
          </m:den>
        </m:f>
        <m:r>
          <w:rPr>
            <w:rFonts w:ascii="Cambria Math" w:hAnsi="Cambria Math"/>
            <w:lang w:val="pt-BR"/>
          </w:rPr>
          <m:t>∼</m:t>
        </m:r>
        <m:sSup>
          <m:sSupPr>
            <m:ctrlPr>
              <w:rPr>
                <w:rFonts w:ascii="Cambria Math" w:hAnsi="Cambria Math"/>
              </w:rPr>
            </m:ctrlPr>
          </m:sSupPr>
          <m:e>
            <m:r>
              <w:rPr>
                <w:rFonts w:ascii="Cambria Math" w:hAnsi="Cambria Math"/>
              </w:rPr>
              <m:t>χ</m:t>
            </m:r>
          </m:e>
          <m:sup>
            <m:r>
              <w:rPr>
                <w:rFonts w:ascii="Cambria Math" w:hAnsi="Cambria Math"/>
                <w:lang w:val="pt-BR"/>
              </w:rPr>
              <m:t>2</m:t>
            </m:r>
          </m:sup>
        </m:sSup>
        <m:d>
          <m:dPr>
            <m:ctrlPr>
              <w:rPr>
                <w:rFonts w:ascii="Cambria Math" w:hAnsi="Cambria Math"/>
              </w:rPr>
            </m:ctrlPr>
          </m:dPr>
          <m:e>
            <m:r>
              <w:rPr>
                <w:rFonts w:ascii="Cambria Math" w:hAnsi="Cambria Math"/>
                <w:lang w:val="pt-BR"/>
              </w:rPr>
              <m:t>1</m:t>
            </m:r>
          </m:e>
        </m:d>
      </m:oMath>
      <w:r w:rsidRPr="00493E39">
        <w:rPr>
          <w:lang w:val="pt-BR"/>
        </w:rPr>
        <w:br/>
      </w:r>
      <w:r w:rsidRPr="00493E39">
        <w:rPr>
          <w:lang w:val="pt-BR"/>
        </w:rPr>
        <w:tab/>
        <w:t xml:space="preserve">sob </w:t>
      </w:r>
      <m:oMath>
        <m:sSub>
          <m:sSubPr>
            <m:ctrlPr>
              <w:rPr>
                <w:rFonts w:ascii="Cambria Math" w:hAnsi="Cambria Math"/>
              </w:rPr>
            </m:ctrlPr>
          </m:sSubPr>
          <m:e>
            <m:r>
              <w:rPr>
                <w:rFonts w:ascii="Cambria Math" w:hAnsi="Cambria Math"/>
              </w:rPr>
              <m:t>H</m:t>
            </m:r>
          </m:e>
          <m:sub>
            <m:r>
              <w:rPr>
                <w:rFonts w:ascii="Cambria Math" w:hAnsi="Cambria Math"/>
                <w:lang w:val="pt-BR"/>
              </w:rPr>
              <m:t>0</m:t>
            </m:r>
          </m:sub>
        </m:sSub>
        <m:r>
          <w:rPr>
            <w:rFonts w:ascii="Cambria Math" w:hAnsi="Cambria Math"/>
            <w:lang w:val="pt-BR"/>
          </w:rPr>
          <m:t>:</m:t>
        </m:r>
        <m:sSub>
          <m:sSubPr>
            <m:ctrlPr>
              <w:rPr>
                <w:rFonts w:ascii="Cambria Math" w:hAnsi="Cambria Math"/>
              </w:rPr>
            </m:ctrlPr>
          </m:sSubPr>
          <m:e>
            <m:r>
              <w:rPr>
                <w:rFonts w:ascii="Cambria Math" w:hAnsi="Cambria Math"/>
              </w:rPr>
              <m:t>β</m:t>
            </m:r>
          </m:e>
          <m:sub>
            <m:r>
              <m:rPr>
                <m:sty m:val="p"/>
              </m:rPr>
              <w:rPr>
                <w:rFonts w:ascii="Cambria Math" w:hAnsi="Cambria Math"/>
                <w:lang w:val="pt-BR"/>
              </w:rPr>
              <m:t>pré</m:t>
            </m:r>
          </m:sub>
        </m:sSub>
        <m:d>
          <m:dPr>
            <m:ctrlPr>
              <w:rPr>
                <w:rFonts w:ascii="Cambria Math" w:hAnsi="Cambria Math"/>
              </w:rPr>
            </m:ctrlPr>
          </m:dPr>
          <m:e>
            <m:r>
              <w:rPr>
                <w:rFonts w:ascii="Cambria Math" w:hAnsi="Cambria Math"/>
                <w:lang w:val="pt-BR"/>
              </w:rPr>
              <m:t>h</m:t>
            </m:r>
          </m:e>
        </m:d>
        <m:r>
          <w:rPr>
            <w:rFonts w:ascii="Cambria Math" w:hAnsi="Cambria Math"/>
            <w:lang w:val="pt-BR"/>
          </w:rPr>
          <m:t>=</m:t>
        </m:r>
        <m:sSub>
          <m:sSubPr>
            <m:ctrlPr>
              <w:rPr>
                <w:rFonts w:ascii="Cambria Math" w:hAnsi="Cambria Math"/>
              </w:rPr>
            </m:ctrlPr>
          </m:sSubPr>
          <m:e>
            <m:r>
              <w:rPr>
                <w:rFonts w:ascii="Cambria Math" w:hAnsi="Cambria Math"/>
              </w:rPr>
              <m:t>β</m:t>
            </m:r>
          </m:e>
          <m:sub>
            <m:r>
              <m:rPr>
                <m:sty m:val="p"/>
              </m:rPr>
              <w:rPr>
                <w:rFonts w:ascii="Cambria Math" w:hAnsi="Cambria Math"/>
                <w:lang w:val="pt-BR"/>
              </w:rPr>
              <m:t>pós</m:t>
            </m:r>
          </m:sub>
        </m:sSub>
        <m:d>
          <m:dPr>
            <m:ctrlPr>
              <w:rPr>
                <w:rFonts w:ascii="Cambria Math" w:hAnsi="Cambria Math"/>
              </w:rPr>
            </m:ctrlPr>
          </m:dPr>
          <m:e>
            <m:r>
              <w:rPr>
                <w:rFonts w:ascii="Cambria Math" w:hAnsi="Cambria Math"/>
                <w:lang w:val="pt-BR"/>
              </w:rPr>
              <m:t>h</m:t>
            </m:r>
          </m:e>
        </m:d>
      </m:oMath>
      <w:r w:rsidRPr="00493E39">
        <w:rPr>
          <w:lang w:val="pt-BR"/>
        </w:rPr>
        <w:t xml:space="preserve">,  com </w:t>
      </w:r>
      <m:oMath>
        <m:sSup>
          <m:sSupPr>
            <m:ctrlPr>
              <w:rPr>
                <w:rFonts w:ascii="Cambria Math" w:hAnsi="Cambria Math"/>
              </w:rPr>
            </m:ctrlPr>
          </m:sSupPr>
          <m:e>
            <m:r>
              <w:rPr>
                <w:rFonts w:ascii="Cambria Math" w:hAnsi="Cambria Math"/>
              </w:rPr>
              <m:t>V</m:t>
            </m:r>
          </m:e>
          <m:sup>
            <m:r>
              <w:rPr>
                <w:rFonts w:ascii="Cambria Math" w:hAnsi="Cambria Math"/>
                <w:lang w:val="pt-BR"/>
              </w:rPr>
              <m:t>*</m:t>
            </m:r>
          </m:sup>
        </m:sSup>
      </m:oMath>
      <w:r w:rsidRPr="00493E39">
        <w:rPr>
          <w:lang w:val="pt-BR"/>
        </w:rPr>
        <w:t xml:space="preserve"> extraída da covariância HAC</w:t>
      </w:r>
      <w:r w:rsidRPr="00493E39">
        <w:rPr>
          <w:lang w:val="pt-BR"/>
        </w:rPr>
        <w:tab/>
      </w:r>
      <w:commentRangeEnd w:id="138"/>
      <w:r w:rsidR="00FD3E48" w:rsidRPr="00493E39">
        <w:rPr>
          <w:rStyle w:val="CommentReference"/>
          <w:sz w:val="24"/>
          <w:szCs w:val="24"/>
          <w:lang w:val="pt-BR"/>
        </w:rPr>
        <w:commentReference w:id="138"/>
      </w:r>
      <w:commentRangeEnd w:id="139"/>
      <w:r w:rsidR="00962AB9" w:rsidRPr="00493E39">
        <w:rPr>
          <w:rStyle w:val="CommentReference"/>
          <w:sz w:val="24"/>
          <w:szCs w:val="24"/>
          <w:lang w:val="pt-BR"/>
        </w:rPr>
        <w:commentReference w:id="139"/>
      </w:r>
      <w:r w:rsidRPr="00493E39">
        <w:rPr>
          <w:lang w:val="pt-BR"/>
        </w:rPr>
        <w:t>(5)</w:t>
      </w:r>
    </w:p>
    <w:p w14:paraId="7D3471DF" w14:textId="77777777" w:rsidR="00D64459" w:rsidRPr="00493E39" w:rsidRDefault="008B2120">
      <w:pPr>
        <w:ind w:firstLine="709"/>
        <w:jc w:val="both"/>
        <w:rPr>
          <w:lang w:val="pt-BR"/>
        </w:rPr>
      </w:pPr>
      <w:r w:rsidRPr="00493E39">
        <w:rPr>
          <w:lang w:val="pt-BR"/>
        </w:rPr>
        <w:t>A variância no denominador é a da diferença, e não a soma das variâncias individuais, de modo que a covariância entre os dois coeficientes é levada em conta. Reporta-se o p-valor dessa estatística em cada horizonte, e também o de sua versão conjunta para os horizontes de zero a seis, cuja distribuição sob a nula é aproximada por reamostragem.</w:t>
      </w:r>
    </w:p>
    <w:p w14:paraId="60018134" w14:textId="77777777" w:rsidR="00D64459" w:rsidRPr="00493E39" w:rsidRDefault="008B2120">
      <w:pPr>
        <w:pStyle w:val="Heading2"/>
        <w:spacing w:before="280" w:after="160"/>
        <w:rPr>
          <w:lang w:val="pt-BR"/>
        </w:rPr>
      </w:pPr>
      <w:bookmarkStart w:id="140" w:name="_Toc239713563"/>
      <w:bookmarkStart w:id="141" w:name="_TocReviewed_291"/>
      <w:r w:rsidRPr="00493E39">
        <w:rPr>
          <w:lang w:val="pt-BR"/>
        </w:rPr>
        <w:t>3.6 Datação da mudança de regime</w:t>
      </w:r>
      <w:bookmarkEnd w:id="140"/>
      <w:bookmarkEnd w:id="141"/>
    </w:p>
    <w:p w14:paraId="34C69836" w14:textId="77777777" w:rsidR="00D64459" w:rsidRPr="00493E39" w:rsidRDefault="008B2120">
      <w:pPr>
        <w:ind w:firstLine="709"/>
        <w:jc w:val="both"/>
        <w:rPr>
          <w:lang w:val="pt-BR"/>
        </w:rPr>
      </w:pPr>
      <w:commentRangeStart w:id="142"/>
      <w:commentRangeStart w:id="143"/>
      <w:r w:rsidRPr="00493E39">
        <w:rPr>
          <w:lang w:val="pt-BR"/>
        </w:rPr>
        <w:t>A data que separa os regimes é estimada, e não imposta pela cronologia institucional. Aplica-se o teste de instabilidade com ponto de quebra desconhecido de Andrews (1993) em versão multivariada: para cada mês candidato calcula-se a estatística de igualdade de repasse, somam-se as estatísticas das séries do conjunto e toma-se o máximo sobre as datas candidatas, descartadas 15% de observações em cada extremidade.</w:t>
      </w:r>
      <w:commentRangeEnd w:id="142"/>
      <w:r w:rsidRPr="00493E39">
        <w:rPr>
          <w:rStyle w:val="CommentReference"/>
          <w:sz w:val="24"/>
          <w:szCs w:val="24"/>
          <w:lang w:val="pt-BR"/>
        </w:rPr>
        <w:commentReference w:id="142"/>
      </w:r>
      <w:commentRangeEnd w:id="143"/>
      <w:r w:rsidR="00962AB9" w:rsidRPr="00493E39">
        <w:rPr>
          <w:rStyle w:val="CommentReference"/>
          <w:sz w:val="24"/>
          <w:szCs w:val="24"/>
          <w:lang w:val="pt-BR"/>
        </w:rPr>
        <w:commentReference w:id="143"/>
      </w:r>
    </w:p>
    <w:p w14:paraId="41CA0DCF" w14:textId="0EAFCD87" w:rsidR="00D64459" w:rsidRPr="00493E39" w:rsidRDefault="008B2120">
      <w:pPr>
        <w:tabs>
          <w:tab w:val="center" w:pos="4703"/>
          <w:tab w:val="right" w:pos="9405"/>
        </w:tabs>
        <w:spacing w:before="160" w:after="160" w:line="288" w:lineRule="auto"/>
        <w:rPr>
          <w:lang w:val="pt-BR"/>
        </w:rPr>
      </w:pPr>
      <w:r w:rsidRPr="00493E39">
        <w:rPr>
          <w:lang w:val="pt-BR"/>
        </w:rPr>
        <w:tab/>
      </w:r>
      <w:commentRangeStart w:id="144"/>
      <w:commentRangeStart w:id="145"/>
      <m:oMath>
        <m:sSup>
          <m:sSupPr>
            <m:ctrlPr>
              <w:rPr>
                <w:rFonts w:ascii="Cambria Math" w:hAnsi="Cambria Math"/>
              </w:rPr>
            </m:ctrlPr>
          </m:sSupPr>
          <m:e>
            <m:r>
              <w:rPr>
                <w:rFonts w:ascii="Cambria Math" w:hAnsi="Cambria Math"/>
              </w:rPr>
              <m:t>τ</m:t>
            </m:r>
          </m:e>
          <m:sup>
            <m:r>
              <w:rPr>
                <w:rFonts w:ascii="Cambria Math" w:hAnsi="Cambria Math"/>
                <w:lang w:val="pt-BR"/>
              </w:rPr>
              <m:t>*</m:t>
            </m:r>
          </m:sup>
        </m:sSup>
        <m:r>
          <w:rPr>
            <w:rFonts w:ascii="Cambria Math" w:hAnsi="Cambria Math"/>
            <w:lang w:val="pt-BR"/>
          </w:rPr>
          <m:t>=</m:t>
        </m:r>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lang w:val="pt-BR"/>
                  </w:rPr>
                  <m:t>arg max</m:t>
                </m:r>
              </m:e>
              <m:lim>
                <m:r>
                  <w:rPr>
                    <w:rFonts w:ascii="Cambria Math" w:hAnsi="Cambria Math"/>
                  </w:rPr>
                  <m:t>τ</m:t>
                </m:r>
                <m:r>
                  <w:rPr>
                    <w:rFonts w:ascii="Cambria Math" w:hAnsi="Cambria Math"/>
                    <w:lang w:val="pt-BR"/>
                  </w:rPr>
                  <m:t>∈</m:t>
                </m:r>
                <m:r>
                  <w:rPr>
                    <w:rFonts w:ascii="Cambria Math" w:hAnsi="Cambria Math"/>
                  </w:rPr>
                  <m:t>C</m:t>
                </m:r>
              </m:lim>
            </m:limLow>
          </m:fName>
          <m:e>
            <m:nary>
              <m:naryPr>
                <m:chr m:val="∑"/>
                <m:limLoc m:val="undOvr"/>
                <m:supHide m:val="1"/>
                <m:ctrlPr>
                  <w:rPr>
                    <w:rFonts w:ascii="Cambria Math" w:hAnsi="Cambria Math"/>
                  </w:rPr>
                </m:ctrlPr>
              </m:naryPr>
              <m:sub>
                <m:r>
                  <w:rPr>
                    <w:rFonts w:ascii="Cambria Math" w:hAnsi="Cambria Math"/>
                  </w:rPr>
                  <m:t>k</m:t>
                </m:r>
              </m:sub>
              <m:sup/>
              <m:e>
                <m:sSub>
                  <m:sSubPr>
                    <m:ctrlPr>
                      <w:rPr>
                        <w:rFonts w:ascii="Cambria Math" w:hAnsi="Cambria Math"/>
                      </w:rPr>
                    </m:ctrlPr>
                  </m:sSubPr>
                  <m:e>
                    <m:r>
                      <w:rPr>
                        <w:rFonts w:ascii="Cambria Math" w:hAnsi="Cambria Math"/>
                      </w:rPr>
                      <m:t>W</m:t>
                    </m:r>
                  </m:e>
                  <m:sub>
                    <m:r>
                      <w:rPr>
                        <w:rFonts w:ascii="Cambria Math" w:hAnsi="Cambria Math"/>
                      </w:rPr>
                      <m:t>k</m:t>
                    </m:r>
                  </m:sub>
                </m:sSub>
                <m:d>
                  <m:dPr>
                    <m:ctrlPr>
                      <w:rPr>
                        <w:rFonts w:ascii="Cambria Math" w:hAnsi="Cambria Math"/>
                      </w:rPr>
                    </m:ctrlPr>
                  </m:dPr>
                  <m:e>
                    <m:r>
                      <w:rPr>
                        <w:rFonts w:ascii="Cambria Math" w:hAnsi="Cambria Math"/>
                      </w:rPr>
                      <m:t>τ</m:t>
                    </m:r>
                  </m:e>
                </m:d>
              </m:e>
            </m:nary>
          </m:e>
        </m:func>
        <m:r>
          <w:rPr>
            <w:rFonts w:ascii="Cambria Math" w:hAnsi="Cambria Math"/>
            <w:lang w:val="pt-BR"/>
          </w:rPr>
          <m:t>,</m:t>
        </m:r>
        <m:r>
          <m:rPr>
            <m:nor/>
          </m:rPr>
          <w:rPr>
            <w:rFonts w:ascii="Cambria Math" w:hAnsi="Cambria Math"/>
            <w:lang w:val="pt-BR"/>
          </w:rPr>
          <m:t xml:space="preserve">    </m:t>
        </m:r>
        <m:r>
          <w:rPr>
            <w:rFonts w:ascii="Cambria Math" w:hAnsi="Cambria Math"/>
          </w:rPr>
          <m:t>C</m:t>
        </m:r>
        <m:r>
          <w:rPr>
            <w:rFonts w:ascii="Cambria Math" w:hAnsi="Cambria Math"/>
            <w:lang w:val="pt-BR"/>
          </w:rPr>
          <m:t>=</m:t>
        </m:r>
        <m:d>
          <m:dPr>
            <m:begChr m:val="{"/>
            <m:endChr m:val="}"/>
            <m:ctrlPr>
              <w:rPr>
                <w:rFonts w:ascii="Cambria Math" w:hAnsi="Cambria Math"/>
              </w:rPr>
            </m:ctrlPr>
          </m:dPr>
          <m:e>
            <m:r>
              <w:rPr>
                <w:rFonts w:ascii="Cambria Math" w:hAnsi="Cambria Math"/>
              </w:rPr>
              <m:t>τ</m:t>
            </m:r>
            <m:r>
              <w:rPr>
                <w:rFonts w:ascii="Cambria Math" w:hAnsi="Cambria Math"/>
                <w:lang w:val="pt-BR"/>
              </w:rPr>
              <m:t>:0,15·</m:t>
            </m:r>
            <m:r>
              <w:rPr>
                <w:rFonts w:ascii="Cambria Math" w:hAnsi="Cambria Math"/>
              </w:rPr>
              <m:t>T</m:t>
            </m:r>
            <m:r>
              <w:rPr>
                <w:rFonts w:ascii="Cambria Math" w:hAnsi="Cambria Math"/>
                <w:lang w:val="pt-BR"/>
              </w:rPr>
              <m:t>≤</m:t>
            </m:r>
            <m:r>
              <w:rPr>
                <w:rFonts w:ascii="Cambria Math" w:hAnsi="Cambria Math"/>
              </w:rPr>
              <m:t>τ</m:t>
            </m:r>
            <m:r>
              <w:rPr>
                <w:rFonts w:ascii="Cambria Math" w:hAnsi="Cambria Math"/>
                <w:lang w:val="pt-BR"/>
              </w:rPr>
              <m:t>≤0,85·</m:t>
            </m:r>
            <m:r>
              <w:rPr>
                <w:rFonts w:ascii="Cambria Math" w:hAnsi="Cambria Math"/>
              </w:rPr>
              <m:t>T</m:t>
            </m:r>
          </m:e>
        </m:d>
      </m:oMath>
      <w:commentRangeEnd w:id="144"/>
      <w:r w:rsidR="00377D83" w:rsidRPr="00493E39">
        <w:rPr>
          <w:rStyle w:val="CommentReference"/>
          <w:sz w:val="24"/>
          <w:szCs w:val="24"/>
          <w:lang w:val="pt-BR"/>
        </w:rPr>
        <w:commentReference w:id="144"/>
      </w:r>
      <w:commentRangeEnd w:id="145"/>
      <w:r w:rsidR="00962AB9" w:rsidRPr="00493E39">
        <w:rPr>
          <w:rStyle w:val="CommentReference"/>
          <w:sz w:val="24"/>
          <w:szCs w:val="24"/>
          <w:lang w:val="pt-BR"/>
        </w:rPr>
        <w:commentReference w:id="145"/>
      </w:r>
      <w:r w:rsidRPr="00493E39">
        <w:rPr>
          <w:lang w:val="pt-BR"/>
        </w:rPr>
        <w:tab/>
        <w:t>(6)</w:t>
      </w:r>
    </w:p>
    <w:p w14:paraId="7F808EE5" w14:textId="77777777" w:rsidR="00D64459" w:rsidRPr="00493E39" w:rsidRDefault="008B2120">
      <w:pPr>
        <w:ind w:firstLine="709"/>
        <w:jc w:val="both"/>
        <w:rPr>
          <w:lang w:val="pt-BR"/>
        </w:rPr>
      </w:pPr>
      <w:r w:rsidRPr="00493E39">
        <w:rPr>
          <w:lang w:val="pt-BR"/>
        </w:rPr>
        <w:t>O índice k percorre as séries do conjunto, de sorte que a data estimada é comum ao sistema e não a uma série isolada, no espírito de Bai, Lumsdaine e Stock (1998). A distribuição assintótica dessa estatística não é qui-quadrado, uma vez que o parâmetro que indexa a data não é identificado sob a nula, e por isso o valor crítico vem de reamostragem.</w:t>
      </w:r>
    </w:p>
    <w:p w14:paraId="01F6D916" w14:textId="2E5E2DF0" w:rsidR="00D64459" w:rsidRPr="00493E39" w:rsidRDefault="008B2120">
      <w:pPr>
        <w:ind w:firstLine="709"/>
        <w:jc w:val="both"/>
        <w:rPr>
          <w:lang w:val="pt-BR"/>
        </w:rPr>
      </w:pPr>
      <w:commentRangeStart w:id="146"/>
      <w:commentRangeStart w:id="147"/>
      <w:r w:rsidRPr="00493E39">
        <w:rPr>
          <w:lang w:val="pt-BR"/>
        </w:rPr>
        <w:t>Cada réplica refaz a busca sob a nula; seu máximo fornece o p-valor ajustado à seleção. Reportam-se também as datas em que o teste supera o crítico. Esse conjunto de rejeição não deve ser interpretado automaticamente como intervalo de confiança da localização da quebra.</w:t>
      </w:r>
      <w:commentRangeEnd w:id="146"/>
      <w:r w:rsidRPr="00493E39">
        <w:rPr>
          <w:rStyle w:val="CommentReference"/>
          <w:sz w:val="24"/>
          <w:szCs w:val="24"/>
          <w:lang w:val="pt-BR"/>
        </w:rPr>
        <w:commentReference w:id="146"/>
      </w:r>
      <w:commentRangeEnd w:id="147"/>
      <w:r w:rsidR="00962AB9" w:rsidRPr="00493E39">
        <w:rPr>
          <w:rStyle w:val="CommentReference"/>
          <w:sz w:val="24"/>
          <w:szCs w:val="24"/>
          <w:lang w:val="pt-BR"/>
        </w:rPr>
        <w:commentReference w:id="147"/>
      </w:r>
    </w:p>
    <w:p w14:paraId="75F2D810" w14:textId="77777777" w:rsidR="00D64459" w:rsidRPr="00493E39" w:rsidRDefault="008B2120">
      <w:pPr>
        <w:pStyle w:val="Heading2"/>
        <w:spacing w:before="280" w:after="160"/>
        <w:rPr>
          <w:lang w:val="pt-BR"/>
        </w:rPr>
      </w:pPr>
      <w:bookmarkStart w:id="148" w:name="_Toc239713564"/>
      <w:bookmarkStart w:id="149" w:name="_TocReviewed_296"/>
      <w:r w:rsidRPr="00493E39">
        <w:rPr>
          <w:lang w:val="pt-BR"/>
        </w:rPr>
        <w:t xml:space="preserve">3.7 Decomposição do canal </w:t>
      </w:r>
      <w:del w:id="10812" w:author="Claude" w:date="2026-10-21T00:40:36Z">
        <w:r w:rsidRPr="00493E39">
          <w:rPr>
            <w:lang w:val="pt-BR"/>
          </w:rPr>
          <w:delText xml:space="preserve">e efeitos de segunda volta</w:delText>
        </w:r>
      </w:del>
      <w:ins w:id="10813" w:author="Claude" w:date="2026-10-21T00:40:36Z">
        <w:r w:rsidRPr="00493E39">
          <w:rPr>
            <w:lang w:val="pt-BR"/>
          </w:rPr>
          <w:t xml:space="preserve">e segundo efeito</w:t>
        </w:r>
      </w:ins>
      <w:bookmarkEnd w:id="148"/>
      <w:bookmarkEnd w:id="149"/>
    </w:p>
    <w:p w14:paraId="0057CB11" w14:textId="5656CC9F" w:rsidR="00D64459" w:rsidRPr="00493E39" w:rsidRDefault="008B2120">
      <w:pPr>
        <w:ind w:firstLine="709"/>
        <w:jc w:val="both"/>
        <w:rPr>
          <w:lang w:val="pt-BR"/>
        </w:rPr>
      </w:pPr>
      <w:commentRangeStart w:id="150"/>
      <w:commentRangeStart w:id="151"/>
      <w:r w:rsidRPr="00493E39">
        <w:rPr>
          <w:lang w:val="pt-BR"/>
        </w:rPr>
        <w:t xml:space="preserve">Para medir quanto do efeito do petróleo sobre a inflação transita pelos preços domésticos de combustíveis, aplica-se o teorema de Frisch-Waugh-Lovell. Estima-se </w:t>
      </w:r>
      <w:r w:rsidRPr="00493E39">
        <w:rPr>
          <w:lang w:val="pt-BR"/>
        </w:rPr>
        <w:lastRenderedPageBreak/>
        <w:t>o efeito total do choque e, em seguida, o efeito remanescente quando se condiciona nos preços de gasolina, diesel e etanol acumulados na mesma janela. A diferença entre os dois define a parcela associada a esses preços na decomposição.</w:t>
      </w:r>
      <w:commentRangeEnd w:id="150"/>
      <w:r w:rsidRPr="00493E39">
        <w:rPr>
          <w:rStyle w:val="CommentReference"/>
          <w:sz w:val="24"/>
          <w:szCs w:val="24"/>
          <w:lang w:val="pt-BR"/>
        </w:rPr>
        <w:commentReference w:id="150"/>
      </w:r>
      <w:commentRangeEnd w:id="151"/>
      <w:r w:rsidR="00962AB9" w:rsidRPr="00493E39">
        <w:rPr>
          <w:rStyle w:val="CommentReference"/>
          <w:sz w:val="24"/>
          <w:szCs w:val="24"/>
          <w:lang w:val="pt-BR"/>
        </w:rPr>
        <w:commentReference w:id="151"/>
      </w:r>
    </w:p>
    <w:p w14:paraId="4315E8EC" w14:textId="10EC0874" w:rsidR="00D64459" w:rsidRPr="00493E39" w:rsidRDefault="008B2120">
      <w:pPr>
        <w:tabs>
          <w:tab w:val="center" w:pos="4703"/>
          <w:tab w:val="right" w:pos="9405"/>
        </w:tabs>
        <w:spacing w:before="160" w:after="160" w:line="288" w:lineRule="auto"/>
        <w:rPr>
          <w:lang w:val="pt-BR"/>
        </w:rPr>
      </w:pPr>
      <w:r>
        <w:rPr>
          <w:lang w:val="pt-BR"/>
        </w:rPr>
        <w:tab/>
      </w:r>
      <m:oMath>
        <m:r>
          <w:rPr>
            <w:rFonts w:ascii="Cambria Math" w:hAnsi="Cambria Math"/>
            <w:lang w:val="pt-BR"/>
          </w:rPr>
          <m:t>100·</m:t>
        </m:r>
        <m:d>
          <m:dPr>
            <m:begChr m:val="["/>
            <m:endChr m:val="]"/>
            <m:ctrlPr>
              <w:rPr>
                <w:rFonts w:ascii="Cambria Math" w:hAnsi="Cambria Math"/>
              </w:rPr>
            </m:ctrlPr>
          </m:dPr>
          <m:e>
            <m:func>
              <m:funcPr>
                <m:ctrlPr>
                  <w:rPr>
                    <w:rFonts w:ascii="Cambria Math" w:hAnsi="Cambria Math"/>
                  </w:rPr>
                </m:ctrlPr>
              </m:funcPr>
              <m:fName>
                <m:r>
                  <m:rPr>
                    <m:sty m:val="p"/>
                  </m:rPr>
                  <w:rPr>
                    <w:rFonts w:ascii="Cambria Math" w:hAnsi="Cambria Math"/>
                    <w:lang w:val="pt-BR"/>
                  </w:rPr>
                  <m:t>ln</m:t>
                </m:r>
              </m:fName>
              <m:e>
                <m:r>
                  <w:rPr>
                    <w:rFonts w:ascii="Cambria Math" w:hAnsi="Cambria Math"/>
                  </w:rPr>
                  <m:t>P</m:t>
                </m:r>
                <m:d>
                  <m:dPr>
                    <m:ctrlPr>
                      <w:rPr>
                        <w:rFonts w:ascii="Cambria Math" w:hAnsi="Cambria Math"/>
                      </w:rPr>
                    </m:ctrlPr>
                  </m:dPr>
                  <m:e>
                    <m:r>
                      <w:rPr>
                        <w:rFonts w:ascii="Cambria Math" w:hAnsi="Cambria Math"/>
                      </w:rPr>
                      <m:t>t</m:t>
                    </m:r>
                    <m:r>
                      <w:rPr>
                        <w:rFonts w:ascii="Cambria Math" w:hAnsi="Cambria Math"/>
                        <w:lang w:val="pt-BR"/>
                      </w:rPr>
                      <m:t>+h</m:t>
                    </m:r>
                  </m:e>
                </m:d>
              </m:e>
            </m:func>
            <m:r>
              <w:rPr>
                <w:rFonts w:ascii="Cambria Math" w:hAnsi="Cambria Math"/>
                <w:lang w:val="pt-BR"/>
              </w:rPr>
              <m:t>-</m:t>
            </m:r>
            <m:func>
              <m:funcPr>
                <m:ctrlPr>
                  <w:rPr>
                    <w:rFonts w:ascii="Cambria Math" w:hAnsi="Cambria Math"/>
                  </w:rPr>
                </m:ctrlPr>
              </m:funcPr>
              <m:fName>
                <m:r>
                  <m:rPr>
                    <m:sty m:val="p"/>
                  </m:rPr>
                  <w:rPr>
                    <w:rFonts w:ascii="Cambria Math" w:hAnsi="Cambria Math"/>
                    <w:lang w:val="pt-BR"/>
                  </w:rPr>
                  <m:t>ln</m:t>
                </m:r>
              </m:fName>
              <m:e>
                <m:r>
                  <w:rPr>
                    <w:rFonts w:ascii="Cambria Math" w:hAnsi="Cambria Math"/>
                  </w:rPr>
                  <m:t>P</m:t>
                </m:r>
                <m:d>
                  <m:dPr>
                    <m:ctrlPr>
                      <w:rPr>
                        <w:rFonts w:ascii="Cambria Math" w:hAnsi="Cambria Math"/>
                      </w:rPr>
                    </m:ctrlPr>
                  </m:dPr>
                  <m:e>
                    <m:r>
                      <w:rPr>
                        <w:rFonts w:ascii="Cambria Math" w:hAnsi="Cambria Math"/>
                      </w:rPr>
                      <m:t>t</m:t>
                    </m:r>
                    <m:r>
                      <w:rPr>
                        <w:rFonts w:ascii="Cambria Math" w:hAnsi="Cambria Math"/>
                        <w:lang w:val="pt-BR"/>
                      </w:rPr>
                      <m:t>-1</m:t>
                    </m:r>
                  </m:e>
                </m:d>
              </m:e>
            </m:func>
          </m:e>
        </m:d>
        <m:r>
          <w:rPr>
            <w:rFonts w:ascii="Cambria Math" w:hAnsi="Cambria Math"/>
            <w:lang w:val="pt-BR"/>
          </w:rPr>
          <m:t>=</m:t>
        </m:r>
        <m:r>
          <w:rPr>
            <w:rFonts w:ascii="Cambria Math" w:hAnsi="Cambria Math"/>
          </w:rPr>
          <m:t>α</m:t>
        </m:r>
        <m:r>
          <w:rPr>
            <w:rFonts w:ascii="Cambria Math" w:hAnsi="Cambria Math"/>
            <w:lang w:val="pt-BR"/>
          </w:rPr>
          <m:t>+</m:t>
        </m:r>
        <m:r>
          <w:rPr>
            <w:rFonts w:ascii="Cambria Math" w:hAnsi="Cambria Math"/>
          </w:rPr>
          <m:t>β</m:t>
        </m:r>
        <m:d>
          <m:dPr>
            <m:ctrlPr>
              <w:rPr>
                <w:rFonts w:ascii="Cambria Math" w:hAnsi="Cambria Math"/>
              </w:rPr>
            </m:ctrlPr>
          </m:dPr>
          <m:e>
            <m:r>
              <w:rPr>
                <w:rFonts w:ascii="Cambria Math" w:hAnsi="Cambria Math"/>
                <w:lang w:val="pt-BR"/>
              </w:rPr>
              <m:t>h</m:t>
            </m:r>
          </m:e>
        </m:d>
        <m:r>
          <w:rPr>
            <w:rFonts w:ascii="Cambria Math" w:hAnsi="Cambria Math"/>
            <w:lang w:val="pt-BR"/>
          </w:rPr>
          <m:t>·</m:t>
        </m:r>
        <m:r>
          <m:rPr>
            <m:nor/>
          </m:rPr>
          <w:rPr>
            <w:rFonts w:ascii="Cambria Math" w:hAnsi="Cambria Math"/>
            <w:lang w:val="pt-BR"/>
          </w:rPr>
          <m:t>choque</m:t>
        </m:r>
        <m:d>
          <m:dPr>
            <m:ctrlPr>
              <w:rPr>
                <w:rFonts w:ascii="Cambria Math" w:hAnsi="Cambria Math"/>
              </w:rPr>
            </m:ctrlPr>
          </m:dPr>
          <m:e>
            <m:r>
              <w:rPr>
                <w:rFonts w:ascii="Cambria Math" w:hAnsi="Cambria Math"/>
              </w:rPr>
              <m:t>t</m:t>
            </m:r>
          </m:e>
        </m:d>
        <m:r>
          <w:rPr>
            <w:rFonts w:ascii="Cambria Math" w:hAnsi="Cambria Math"/>
            <w:lang w:val="pt-BR"/>
          </w:rPr>
          <m:t>+</m:t>
        </m:r>
        <m:r>
          <m:rPr>
            <m:nor/>
          </m:rPr>
          <w:rPr>
            <w:rFonts w:ascii="Cambria Math" w:hAnsi="Cambria Math"/>
            <w:lang w:val="pt-BR"/>
          </w:rPr>
          <m:t>controles</m:t>
        </m:r>
        <m:r>
          <w:rPr>
            <w:rFonts w:ascii="Cambria Math" w:hAnsi="Cambria Math"/>
            <w:lang w:val="pt-BR"/>
          </w:rPr>
          <m:t>+</m:t>
        </m:r>
        <m:r>
          <w:rPr>
            <w:rFonts w:ascii="Cambria Math" w:hAnsi="Cambria Math"/>
          </w:rPr>
          <m:t>u</m:t>
        </m:r>
        <m:d>
          <m:dPr>
            <m:ctrlPr>
              <w:rPr>
                <w:rFonts w:ascii="Cambria Math" w:hAnsi="Cambria Math"/>
              </w:rPr>
            </m:ctrlPr>
          </m:dPr>
          <m:e>
            <m:r>
              <w:rPr>
                <w:rFonts w:ascii="Cambria Math" w:hAnsi="Cambria Math"/>
              </w:rPr>
              <m:t>t</m:t>
            </m:r>
            <m:r>
              <w:rPr>
                <w:rFonts w:ascii="Cambria Math" w:hAnsi="Cambria Math"/>
                <w:lang w:val="pt-BR"/>
              </w:rPr>
              <m:t>,h</m:t>
            </m:r>
          </m:e>
        </m:d>
      </m:oMath>
      <w:r w:rsidRPr="00493E39">
        <w:rPr>
          <w:lang w:val="pt-BR"/>
        </w:rPr>
        <w:tab/>
        <w:t>(7)</w:t>
      </w:r>
      <w:r w:rsidRPr="00493E39">
        <w:rPr>
          <w:lang w:val="pt-BR"/>
        </w:rPr>
        <w:br/>
      </w:r>
      <w:r>
        <w:rPr>
          <w:lang w:val="pt-BR"/>
        </w:rPr>
        <w:tab/>
      </w:r>
      <m:oMath>
        <m:r>
          <w:rPr>
            <w:rFonts w:ascii="Cambria Math" w:hAnsi="Cambria Math"/>
            <w:lang w:val="pt-BR"/>
          </w:rPr>
          <m:t>100·</m:t>
        </m:r>
        <m:d>
          <m:dPr>
            <m:begChr m:val="["/>
            <m:endChr m:val="]"/>
            <m:ctrlPr>
              <w:rPr>
                <w:rFonts w:ascii="Cambria Math" w:hAnsi="Cambria Math"/>
              </w:rPr>
            </m:ctrlPr>
          </m:dPr>
          <m:e>
            <m:func>
              <m:funcPr>
                <m:ctrlPr>
                  <w:rPr>
                    <w:rFonts w:ascii="Cambria Math" w:hAnsi="Cambria Math"/>
                  </w:rPr>
                </m:ctrlPr>
              </m:funcPr>
              <m:fName>
                <m:r>
                  <m:rPr>
                    <m:sty m:val="p"/>
                  </m:rPr>
                  <w:rPr>
                    <w:rFonts w:ascii="Cambria Math" w:hAnsi="Cambria Math"/>
                    <w:lang w:val="pt-BR"/>
                  </w:rPr>
                  <m:t>ln</m:t>
                </m:r>
              </m:fName>
              <m:e>
                <m:r>
                  <w:rPr>
                    <w:rFonts w:ascii="Cambria Math" w:hAnsi="Cambria Math"/>
                  </w:rPr>
                  <m:t>P</m:t>
                </m:r>
                <m:d>
                  <m:dPr>
                    <m:ctrlPr>
                      <w:rPr>
                        <w:rFonts w:ascii="Cambria Math" w:hAnsi="Cambria Math"/>
                      </w:rPr>
                    </m:ctrlPr>
                  </m:dPr>
                  <m:e>
                    <m:r>
                      <w:rPr>
                        <w:rFonts w:ascii="Cambria Math" w:hAnsi="Cambria Math"/>
                      </w:rPr>
                      <m:t>t</m:t>
                    </m:r>
                    <m:r>
                      <w:rPr>
                        <w:rFonts w:ascii="Cambria Math" w:hAnsi="Cambria Math"/>
                        <w:lang w:val="pt-BR"/>
                      </w:rPr>
                      <m:t>+h</m:t>
                    </m:r>
                  </m:e>
                </m:d>
              </m:e>
            </m:func>
            <m:r>
              <w:rPr>
                <w:rFonts w:ascii="Cambria Math" w:hAnsi="Cambria Math"/>
                <w:lang w:val="pt-BR"/>
              </w:rPr>
              <m:t>-</m:t>
            </m:r>
            <m:func>
              <m:funcPr>
                <m:ctrlPr>
                  <w:rPr>
                    <w:rFonts w:ascii="Cambria Math" w:hAnsi="Cambria Math"/>
                  </w:rPr>
                </m:ctrlPr>
              </m:funcPr>
              <m:fName>
                <m:r>
                  <m:rPr>
                    <m:sty m:val="p"/>
                  </m:rPr>
                  <w:rPr>
                    <w:rFonts w:ascii="Cambria Math" w:hAnsi="Cambria Math"/>
                    <w:lang w:val="pt-BR"/>
                  </w:rPr>
                  <m:t>ln</m:t>
                </m:r>
              </m:fName>
              <m:e>
                <m:r>
                  <w:rPr>
                    <w:rFonts w:ascii="Cambria Math" w:hAnsi="Cambria Math"/>
                  </w:rPr>
                  <m:t>P</m:t>
                </m:r>
                <m:d>
                  <m:dPr>
                    <m:ctrlPr>
                      <w:rPr>
                        <w:rFonts w:ascii="Cambria Math" w:hAnsi="Cambria Math"/>
                      </w:rPr>
                    </m:ctrlPr>
                  </m:dPr>
                  <m:e>
                    <m:r>
                      <w:rPr>
                        <w:rFonts w:ascii="Cambria Math" w:hAnsi="Cambria Math"/>
                      </w:rPr>
                      <m:t>t</m:t>
                    </m:r>
                    <m:r>
                      <w:rPr>
                        <w:rFonts w:ascii="Cambria Math" w:hAnsi="Cambria Math"/>
                        <w:lang w:val="pt-BR"/>
                      </w:rPr>
                      <m:t>-1</m:t>
                    </m:r>
                  </m:e>
                </m:d>
              </m:e>
            </m:func>
          </m:e>
        </m:d>
        <m:r>
          <w:rPr>
            <w:rFonts w:ascii="Cambria Math" w:hAnsi="Cambria Math"/>
            <w:lang w:val="pt-BR"/>
          </w:rPr>
          <m:t>=</m:t>
        </m:r>
        <m:r>
          <w:rPr>
            <w:rFonts w:ascii="Cambria Math" w:hAnsi="Cambria Math"/>
          </w:rPr>
          <m:t>α</m:t>
        </m:r>
        <m:r>
          <w:rPr>
            <w:rFonts w:ascii="Cambria Math" w:hAnsi="Cambria Math"/>
            <w:lang w:val="pt-BR"/>
          </w:rPr>
          <m:t>+</m:t>
        </m:r>
        <m:sSub>
          <m:sSubPr>
            <m:ctrlPr>
              <w:rPr>
                <w:rFonts w:ascii="Cambria Math" w:hAnsi="Cambria Math"/>
              </w:rPr>
            </m:ctrlPr>
          </m:sSubPr>
          <m:e>
            <m:r>
              <w:rPr>
                <w:rFonts w:ascii="Cambria Math" w:hAnsi="Cambria Math"/>
              </w:rPr>
              <m:t>β</m:t>
            </m:r>
          </m:e>
          <m:sub>
            <m:r>
              <m:rPr>
                <m:sty m:val="p"/>
              </m:rPr>
              <w:rPr>
                <w:rFonts w:ascii="Cambria Math" w:hAnsi="Cambria Math"/>
                <w:lang w:val="pt-BR"/>
              </w:rPr>
              <m:t>dir</m:t>
            </m:r>
          </m:sub>
        </m:sSub>
        <m:d>
          <m:dPr>
            <m:ctrlPr>
              <w:rPr>
                <w:rFonts w:ascii="Cambria Math" w:hAnsi="Cambria Math"/>
              </w:rPr>
            </m:ctrlPr>
          </m:dPr>
          <m:e>
            <m:r>
              <w:rPr>
                <w:rFonts w:ascii="Cambria Math" w:hAnsi="Cambria Math"/>
                <w:lang w:val="pt-BR"/>
              </w:rPr>
              <m:t>h</m:t>
            </m:r>
          </m:e>
        </m:d>
        <m:r>
          <w:rPr>
            <w:rFonts w:ascii="Cambria Math" w:hAnsi="Cambria Math"/>
            <w:lang w:val="pt-BR"/>
          </w:rPr>
          <m:t>·</m:t>
        </m:r>
        <m:r>
          <m:rPr>
            <m:nor/>
          </m:rPr>
          <w:rPr>
            <w:rFonts w:ascii="Cambria Math" w:hAnsi="Cambria Math"/>
            <w:lang w:val="pt-BR"/>
          </w:rPr>
          <m:t>choque</m:t>
        </m:r>
        <m:d>
          <m:dPr>
            <m:ctrlPr>
              <w:rPr>
                <w:rFonts w:ascii="Cambria Math" w:hAnsi="Cambria Math"/>
              </w:rPr>
            </m:ctrlPr>
          </m:dPr>
          <m:e>
            <m:r>
              <w:rPr>
                <w:rFonts w:ascii="Cambria Math" w:hAnsi="Cambria Math"/>
              </w:rPr>
              <m:t>t</m:t>
            </m:r>
          </m:e>
        </m:d>
      </m:oMath>
      <w:r w:rsidRPr="00493E39">
        <w:rPr>
          <w:lang w:val="pt-BR"/>
        </w:rPr>
        <w:br/>
      </w:r>
      <w:r w:rsidRPr="00493E39">
        <w:rPr>
          <w:lang w:val="pt-BR"/>
        </w:rPr>
        <w:tab/>
        <w:t xml:space="preserve">                                      </w:t>
      </w:r>
      <m:oMath>
        <m:r>
          <w:rPr>
            <w:rFonts w:ascii="Cambria Math" w:hAnsi="Cambria Math"/>
            <w:lang w:val="pt-BR"/>
          </w:rPr>
          <m:t>+</m:t>
        </m:r>
        <m:nary>
          <m:naryPr>
            <m:chr m:val="∑"/>
            <m:limLoc m:val="undOvr"/>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δ</m:t>
                </m:r>
              </m:e>
              <m:sub>
                <m:r>
                  <w:rPr>
                    <w:rFonts w:ascii="Cambria Math" w:hAnsi="Cambria Math"/>
                  </w:rPr>
                  <m:t>j</m:t>
                </m:r>
              </m:sub>
            </m:sSub>
            <m:d>
              <m:dPr>
                <m:ctrlPr>
                  <w:rPr>
                    <w:rFonts w:ascii="Cambria Math" w:hAnsi="Cambria Math"/>
                  </w:rPr>
                </m:ctrlPr>
              </m:dPr>
              <m:e>
                <m:r>
                  <w:rPr>
                    <w:rFonts w:ascii="Cambria Math" w:hAnsi="Cambria Math"/>
                    <w:lang w:val="pt-BR"/>
                  </w:rPr>
                  <m:t>h</m:t>
                </m:r>
              </m:e>
            </m:d>
            <m:r>
              <w:rPr>
                <w:rFonts w:ascii="Cambria Math" w:hAnsi="Cambria Math"/>
                <w:lang w:val="pt-BR"/>
              </w:rPr>
              <m:t>·</m:t>
            </m:r>
            <m:sSub>
              <m:sSubPr>
                <m:ctrlPr>
                  <w:rPr>
                    <w:rFonts w:ascii="Cambria Math" w:hAnsi="Cambria Math"/>
                  </w:rPr>
                </m:ctrlPr>
              </m:sSubPr>
              <m:e>
                <m:r>
                  <w:rPr>
                    <w:rFonts w:ascii="Cambria Math" w:hAnsi="Cambria Math"/>
                  </w:rPr>
                  <m:t>F</m:t>
                </m:r>
              </m:e>
              <m:sub>
                <m:r>
                  <w:rPr>
                    <w:rFonts w:ascii="Cambria Math" w:hAnsi="Cambria Math"/>
                  </w:rPr>
                  <m:t>j</m:t>
                </m:r>
              </m:sub>
            </m:sSub>
            <m:d>
              <m:dPr>
                <m:ctrlPr>
                  <w:rPr>
                    <w:rFonts w:ascii="Cambria Math" w:hAnsi="Cambria Math"/>
                  </w:rPr>
                </m:ctrlPr>
              </m:dPr>
              <m:e>
                <m:r>
                  <w:rPr>
                    <w:rFonts w:ascii="Cambria Math" w:hAnsi="Cambria Math"/>
                  </w:rPr>
                  <m:t>t</m:t>
                </m:r>
                <m:r>
                  <w:rPr>
                    <w:rFonts w:ascii="Cambria Math" w:hAnsi="Cambria Math"/>
                    <w:lang w:val="pt-BR"/>
                  </w:rPr>
                  <m:t>,h</m:t>
                </m:r>
              </m:e>
            </m:d>
          </m:e>
        </m:nary>
        <m:r>
          <w:rPr>
            <w:rFonts w:ascii="Cambria Math" w:hAnsi="Cambria Math"/>
            <w:lang w:val="pt-BR"/>
          </w:rPr>
          <m:t>+</m:t>
        </m:r>
        <m:r>
          <m:rPr>
            <m:nor/>
          </m:rPr>
          <w:rPr>
            <w:rFonts w:ascii="Cambria Math" w:hAnsi="Cambria Math"/>
            <w:lang w:val="pt-BR"/>
          </w:rPr>
          <m:t>controles</m:t>
        </m:r>
        <m:r>
          <w:rPr>
            <w:rFonts w:ascii="Cambria Math" w:hAnsi="Cambria Math"/>
            <w:lang w:val="pt-BR"/>
          </w:rPr>
          <m:t>+</m:t>
        </m:r>
        <m:acc>
          <m:accPr>
            <m:chr m:val="̃"/>
            <m:ctrlPr>
              <w:rPr>
                <w:rFonts w:ascii="Cambria Math" w:hAnsi="Cambria Math"/>
              </w:rPr>
            </m:ctrlPr>
          </m:accPr>
          <m:e>
            <m:r>
              <w:rPr>
                <w:rFonts w:ascii="Cambria Math" w:hAnsi="Cambria Math"/>
              </w:rPr>
              <m:t>u</m:t>
            </m:r>
          </m:e>
        </m:acc>
        <m:d>
          <m:dPr>
            <m:ctrlPr>
              <w:rPr>
                <w:rFonts w:ascii="Cambria Math" w:hAnsi="Cambria Math"/>
              </w:rPr>
            </m:ctrlPr>
          </m:dPr>
          <m:e>
            <m:r>
              <w:rPr>
                <w:rFonts w:ascii="Cambria Math" w:hAnsi="Cambria Math"/>
              </w:rPr>
              <m:t>t</m:t>
            </m:r>
            <m:r>
              <w:rPr>
                <w:rFonts w:ascii="Cambria Math" w:hAnsi="Cambria Math"/>
                <w:lang w:val="pt-BR"/>
              </w:rPr>
              <m:t>,h</m:t>
            </m:r>
          </m:e>
        </m:d>
      </m:oMath>
      <w:r w:rsidRPr="00493E39">
        <w:rPr>
          <w:lang w:val="pt-BR"/>
        </w:rPr>
        <w:tab/>
        <w:t>(8)</w:t>
      </w:r>
      <w:r w:rsidRPr="00493E39">
        <w:rPr>
          <w:lang w:val="pt-BR"/>
        </w:rPr>
        <w:br/>
      </w:r>
      <w:r>
        <w:rPr>
          <w:lang w:val="pt-BR"/>
        </w:rPr>
        <w:tab/>
      </w:r>
      <m:oMath>
        <m:r>
          <m:rPr>
            <m:nor/>
          </m:rPr>
          <w:rPr>
            <w:rFonts w:ascii="Cambria Math" w:hAnsi="Cambria Math"/>
            <w:lang w:val="pt-BR"/>
          </w:rPr>
          <m:t>canal</m:t>
        </m:r>
        <m:d>
          <m:dPr>
            <m:ctrlPr>
              <w:rPr>
                <w:rFonts w:ascii="Cambria Math" w:hAnsi="Cambria Math"/>
              </w:rPr>
            </m:ctrlPr>
          </m:dPr>
          <m:e>
            <m:r>
              <w:rPr>
                <w:rFonts w:ascii="Cambria Math" w:hAnsi="Cambria Math"/>
                <w:lang w:val="pt-BR"/>
              </w:rPr>
              <m:t>h</m:t>
            </m:r>
          </m:e>
        </m:d>
        <m:r>
          <w:rPr>
            <w:rFonts w:ascii="Cambria Math" w:hAnsi="Cambria Math"/>
            <w:lang w:val="pt-BR"/>
          </w:rPr>
          <m:t>=</m:t>
        </m:r>
        <m:r>
          <w:rPr>
            <w:rFonts w:ascii="Cambria Math" w:hAnsi="Cambria Math"/>
          </w:rPr>
          <m:t>β</m:t>
        </m:r>
        <m:d>
          <m:dPr>
            <m:ctrlPr>
              <w:rPr>
                <w:rFonts w:ascii="Cambria Math" w:hAnsi="Cambria Math"/>
              </w:rPr>
            </m:ctrlPr>
          </m:dPr>
          <m:e>
            <m:r>
              <w:rPr>
                <w:rFonts w:ascii="Cambria Math" w:hAnsi="Cambria Math"/>
                <w:lang w:val="pt-BR"/>
              </w:rPr>
              <m:t>h</m:t>
            </m:r>
          </m:e>
        </m:d>
        <m:r>
          <w:rPr>
            <w:rFonts w:ascii="Cambria Math" w:hAnsi="Cambria Math"/>
            <w:lang w:val="pt-BR"/>
          </w:rPr>
          <m:t>-</m:t>
        </m:r>
        <m:sSub>
          <m:sSubPr>
            <m:ctrlPr>
              <w:rPr>
                <w:rFonts w:ascii="Cambria Math" w:hAnsi="Cambria Math"/>
              </w:rPr>
            </m:ctrlPr>
          </m:sSubPr>
          <m:e>
            <m:r>
              <w:rPr>
                <w:rFonts w:ascii="Cambria Math" w:hAnsi="Cambria Math"/>
              </w:rPr>
              <m:t>β</m:t>
            </m:r>
          </m:e>
          <m:sub>
            <m:r>
              <m:rPr>
                <m:sty m:val="p"/>
              </m:rPr>
              <w:rPr>
                <w:rFonts w:ascii="Cambria Math" w:hAnsi="Cambria Math"/>
                <w:lang w:val="pt-BR"/>
              </w:rPr>
              <m:t>dir</m:t>
            </m:r>
          </m:sub>
        </m:sSub>
        <m:d>
          <m:dPr>
            <m:ctrlPr>
              <w:rPr>
                <w:rFonts w:ascii="Cambria Math" w:hAnsi="Cambria Math"/>
              </w:rPr>
            </m:ctrlPr>
          </m:dPr>
          <m:e>
            <m:r>
              <w:rPr>
                <w:rFonts w:ascii="Cambria Math" w:hAnsi="Cambria Math"/>
                <w:lang w:val="pt-BR"/>
              </w:rPr>
              <m:t>h</m:t>
            </m:r>
          </m:e>
        </m:d>
        <m:r>
          <w:rPr>
            <w:rFonts w:ascii="Cambria Math" w:hAnsi="Cambria Math"/>
            <w:lang w:val="pt-BR"/>
          </w:rPr>
          <m:t>=</m:t>
        </m:r>
        <m:nary>
          <m:naryPr>
            <m:chr m:val="∑"/>
            <m:limLoc m:val="undOvr"/>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δ</m:t>
                </m:r>
              </m:e>
              <m:sub>
                <m:r>
                  <w:rPr>
                    <w:rFonts w:ascii="Cambria Math" w:hAnsi="Cambria Math"/>
                  </w:rPr>
                  <m:t>j</m:t>
                </m:r>
              </m:sub>
            </m:sSub>
            <m:d>
              <m:dPr>
                <m:ctrlPr>
                  <w:rPr>
                    <w:rFonts w:ascii="Cambria Math" w:hAnsi="Cambria Math"/>
                  </w:rPr>
                </m:ctrlPr>
              </m:dPr>
              <m:e>
                <m:r>
                  <w:rPr>
                    <w:rFonts w:ascii="Cambria Math" w:hAnsi="Cambria Math"/>
                    <w:lang w:val="pt-BR"/>
                  </w:rPr>
                  <m:t>h</m:t>
                </m:r>
              </m:e>
            </m:d>
            <m:r>
              <w:rPr>
                <w:rFonts w:ascii="Cambria Math" w:hAnsi="Cambria Math"/>
                <w:lang w:val="pt-BR"/>
              </w:rPr>
              <m:t>·</m:t>
            </m:r>
            <m:sSub>
              <m:sSubPr>
                <m:ctrlPr>
                  <w:rPr>
                    <w:rFonts w:ascii="Cambria Math" w:hAnsi="Cambria Math"/>
                  </w:rPr>
                </m:ctrlPr>
              </m:sSubPr>
              <m:e>
                <m:r>
                  <w:rPr>
                    <w:rFonts w:ascii="Cambria Math" w:hAnsi="Cambria Math"/>
                  </w:rPr>
                  <m:t>b</m:t>
                </m:r>
              </m:e>
              <m:sub>
                <m:r>
                  <w:rPr>
                    <w:rFonts w:ascii="Cambria Math" w:hAnsi="Cambria Math"/>
                  </w:rPr>
                  <m:t>j</m:t>
                </m:r>
              </m:sub>
            </m:sSub>
            <m:d>
              <m:dPr>
                <m:ctrlPr>
                  <w:rPr>
                    <w:rFonts w:ascii="Cambria Math" w:hAnsi="Cambria Math"/>
                  </w:rPr>
                </m:ctrlPr>
              </m:dPr>
              <m:e>
                <m:r>
                  <w:rPr>
                    <w:rFonts w:ascii="Cambria Math" w:hAnsi="Cambria Math"/>
                    <w:lang w:val="pt-BR"/>
                  </w:rPr>
                  <m:t>h</m:t>
                </m:r>
              </m:e>
            </m:d>
          </m:e>
        </m:nary>
      </m:oMath>
      <w:r w:rsidRPr="00493E39">
        <w:rPr>
          <w:lang w:val="pt-BR"/>
        </w:rPr>
        <w:tab/>
        <w:t>(9)</w:t>
      </w:r>
    </w:p>
    <w:p w14:paraId="3A9583D9" w14:textId="1CD2D4B3" w:rsidR="00D64459" w:rsidRPr="00493E39" w:rsidRDefault="008B2120">
      <w:pPr>
        <w:ind w:firstLine="709"/>
        <w:jc w:val="both"/>
        <w:rPr>
          <w:lang w:val="pt-BR"/>
        </w:rPr>
      </w:pPr>
      <w:commentRangeStart w:id="152"/>
      <w:commentRangeStart w:id="153"/>
      <w:r w:rsidRPr="00493E39">
        <w:rPr>
          <w:lang w:val="pt-BR"/>
        </w:rPr>
        <w:t xml:space="preserve">Em (8), </w:t>
      </w:r>
      <m:oMath>
        <m:sSub>
          <m:sSubPr>
            <m:ctrlPr>
              <w:rPr>
                <w:rFonts w:ascii="Cambria Math" w:hAnsi="Cambria Math"/>
              </w:rPr>
            </m:ctrlPr>
          </m:sSubPr>
          <m:e>
            <m:r>
              <w:rPr>
                <w:rFonts w:ascii="Cambria Math" w:hAnsi="Cambria Math"/>
              </w:rPr>
              <m:t>F</m:t>
            </m:r>
          </m:e>
          <m:sub>
            <m:r>
              <w:rPr>
                <w:rFonts w:ascii="Cambria Math" w:hAnsi="Cambria Math"/>
              </w:rPr>
              <m:t>j</m:t>
            </m:r>
          </m:sub>
        </m:sSub>
        <m:d>
          <m:dPr>
            <m:ctrlPr>
              <w:rPr>
                <w:rFonts w:ascii="Cambria Math" w:hAnsi="Cambria Math"/>
              </w:rPr>
            </m:ctrlPr>
          </m:dPr>
          <m:e>
            <m:r>
              <w:rPr>
                <w:rFonts w:ascii="Cambria Math" w:hAnsi="Cambria Math"/>
              </w:rPr>
              <m:t>t</m:t>
            </m:r>
            <m:r>
              <w:rPr>
                <w:rFonts w:ascii="Cambria Math" w:hAnsi="Cambria Math"/>
                <w:lang w:val="pt-BR"/>
              </w:rPr>
              <m:t>,h</m:t>
            </m:r>
          </m:e>
        </m:d>
      </m:oMath>
      <w:r w:rsidRPr="00493E39">
        <w:rPr>
          <w:lang w:val="pt-BR"/>
        </w:rPr>
        <w:t xml:space="preserve"> é a variação acumulada do preço do combustível j na mesma janela do desfecho e </w:t>
      </w:r>
      <m:oMath>
        <m:sSub>
          <m:sSubPr>
            <m:ctrlPr>
              <w:rPr>
                <w:rFonts w:ascii="Cambria Math" w:hAnsi="Cambria Math"/>
              </w:rPr>
            </m:ctrlPr>
          </m:sSubPr>
          <m:e>
            <m:r>
              <w:rPr>
                <w:rFonts w:ascii="Cambria Math" w:hAnsi="Cambria Math"/>
              </w:rPr>
              <m:t>b</m:t>
            </m:r>
          </m:e>
          <m:sub>
            <m:r>
              <w:rPr>
                <w:rFonts w:ascii="Cambria Math" w:hAnsi="Cambria Math"/>
              </w:rPr>
              <m:t>j</m:t>
            </m:r>
          </m:sub>
        </m:sSub>
        <m:d>
          <m:dPr>
            <m:ctrlPr>
              <w:rPr>
                <w:rFonts w:ascii="Cambria Math" w:hAnsi="Cambria Math"/>
              </w:rPr>
            </m:ctrlPr>
          </m:dPr>
          <m:e>
            <m:r>
              <w:rPr>
                <w:rFonts w:ascii="Cambria Math" w:hAnsi="Cambria Math"/>
                <w:lang w:val="pt-BR"/>
              </w:rPr>
              <m:t>h</m:t>
            </m:r>
          </m:e>
        </m:d>
      </m:oMath>
      <w:r w:rsidRPr="00493E39">
        <w:rPr>
          <w:lang w:val="pt-BR"/>
        </w:rPr>
        <w:t xml:space="preserve"> é a resposta desse preço ao choque. A segunda igualdade é o teorema de Frisch-Waugh-Lovell: o canal pode ser lido como a diferença entre os dois coeficientes do choque ou como a soma dos produtos entre a resposta de cada combustível e o coeficiente desse combustível na equação condicionada. As duas leituras são reportadas e a rotina verifica que coincidem. Apenas os níveis contemporâneos dos combustíveis são omitidos de (7), pois são pós-tratamento e fechariam o canal que se quer medir.</w:t>
      </w:r>
      <w:commentRangeEnd w:id="152"/>
      <w:r w:rsidRPr="00493E39">
        <w:rPr>
          <w:rStyle w:val="CommentReference"/>
          <w:sz w:val="24"/>
          <w:szCs w:val="24"/>
          <w:lang w:val="pt-BR"/>
        </w:rPr>
        <w:commentReference w:id="152"/>
      </w:r>
      <w:commentRangeEnd w:id="153"/>
      <w:r w:rsidR="00962AB9" w:rsidRPr="00493E39">
        <w:rPr>
          <w:rStyle w:val="CommentReference"/>
          <w:sz w:val="24"/>
          <w:szCs w:val="24"/>
          <w:lang w:val="pt-BR"/>
        </w:rPr>
        <w:commentReference w:id="153"/>
      </w:r>
    </w:p>
    <w:p w14:paraId="14EFE317" w14:textId="5F36931E" w:rsidR="00D64459" w:rsidRPr="00493E39" w:rsidRDefault="008B2120">
      <w:pPr>
        <w:ind w:firstLine="709"/>
        <w:jc w:val="both"/>
        <w:rPr>
          <w:lang w:val="pt-BR"/>
        </w:rPr>
      </w:pPr>
      <w:r w:rsidRPr="00493E39">
        <w:rPr>
          <w:lang w:val="pt-BR"/>
        </w:rPr>
        <w:t xml:space="preserve">Essa decomposição não separa, por si só, o efeito aritmético do econômico. Como gasolina, diesel e etanol integram a cesta, parte do canal medido resulta da composição do índice. </w:t>
      </w:r>
      <w:r w:rsidR="003A2DB7">
        <w:rPr>
          <w:lang w:val="pt-BR"/>
        </w:rPr>
        <w:t>O primeiro efeito</w:t>
      </w:r>
      <w:r w:rsidRPr="00493E39">
        <w:rPr>
          <w:lang w:val="pt-BR"/>
        </w:rPr>
        <w:t xml:space="preserve"> é exclusivamente a contribuição de composição da cesta; o encarecimento de frete, transporte e </w:t>
      </w:r>
      <w:del w:id="10814" w:author="Claude" w:date="2026-10-21T00:40:36Z">
        <w:r w:rsidRPr="00493E39">
          <w:rPr>
            <w:lang w:val="pt-BR"/>
          </w:rPr>
          <w:delText xml:space="preserve">insumos é segunda volta, por atingir</w:delText>
        </w:r>
      </w:del>
      <w:ins w:id="10815" w:author="Claude" w:date="2026-10-21T00:40:36Z">
        <w:r w:rsidRPr="00493E39">
          <w:rPr>
            <w:lang w:val="pt-BR"/>
          </w:rPr>
          <w:t xml:space="preserve">insumos é segundo efeito, por atingir</w:t>
        </w:r>
      </w:ins>
      <w:r w:rsidRPr="00493E39">
        <w:rPr>
          <w:lang w:val="pt-BR"/>
        </w:rPr>
        <w:t xml:space="preserve"> preços que não são combustível. A contribuição aritmética é calculável como a soma dos pesos multiplicados pelas respostas estimadas, e subtraí-la do índice permite </w:t>
      </w:r>
      <w:del w:id="10816" w:author="Claude" w:date="2026-10-21T00:40:36Z">
        <w:r w:rsidRPr="00493E39">
          <w:rPr>
            <w:lang w:val="pt-BR"/>
          </w:rPr>
          <w:delText xml:space="preserve">estimar diretamente a segunda volta, com</w:delText>
        </w:r>
      </w:del>
      <w:ins w:id="10817" w:author="Claude" w:date="2026-10-21T00:40:36Z">
        <w:r w:rsidRPr="00493E39">
          <w:rPr>
            <w:lang w:val="pt-BR"/>
          </w:rPr>
          <w:t xml:space="preserve">estimar diretamente o segundo efeito, com</w:t>
        </w:r>
      </w:ins>
      <w:r w:rsidRPr="00493E39">
        <w:rPr>
          <w:lang w:val="pt-BR"/>
        </w:rPr>
        <w:t xml:space="preserve"> erro-padrão vindo da própria regressão. Como os pesos variam, o exercício é conduzido em três cenários, reportados no Apêndice J.</w:t>
      </w:r>
    </w:p>
    <w:p w14:paraId="51E7B93A" w14:textId="6EE486B7" w:rsidR="00D64459" w:rsidRPr="00493E39" w:rsidRDefault="008B2120">
      <w:pPr>
        <w:tabs>
          <w:tab w:val="center" w:pos="4703"/>
          <w:tab w:val="right" w:pos="9405"/>
        </w:tabs>
        <w:spacing w:before="160" w:after="160" w:line="288" w:lineRule="auto"/>
        <w:rPr>
          <w:lang w:val="pt-BR"/>
        </w:rPr>
      </w:pPr>
      <w:commentRangeStart w:id="154"/>
      <w:commentRangeStart w:id="155"/>
      <w:r w:rsidRPr="00493E39">
        <w:rPr>
          <w:lang w:val="pt-BR"/>
        </w:rPr>
        <w:tab/>
      </w:r>
      <w:r w:rsidR="009F68A3">
        <w:rPr>
          <w:lang w:val="pt-BR"/>
        </w:rPr>
        <w:t xml:space="preserve">Efeitos de </w:t>
      </w:r>
      <w:r w:rsidR="00A24DA2">
        <w:rPr>
          <w:lang w:val="pt-BR"/>
        </w:rPr>
        <w:t>P</w:t>
      </w:r>
      <w:r w:rsidR="009F68A3">
        <w:rPr>
          <w:lang w:val="pt-BR"/>
        </w:rPr>
        <w:t xml:space="preserve">rimeira </w:t>
      </w:r>
      <w:r w:rsidR="00A24DA2">
        <w:rPr>
          <w:lang w:val="pt-BR"/>
        </w:rPr>
        <w:t>O</w:t>
      </w:r>
      <w:r w:rsidR="009F68A3">
        <w:rPr>
          <w:lang w:val="pt-BR"/>
        </w:rPr>
        <w:t>rdem</w:t>
      </w:r>
      <w:r w:rsidRPr="00493E39">
        <w:rPr>
          <w:lang w:val="pt-BR"/>
        </w:rPr>
        <w:t xml:space="preserve">:  </w:t>
      </w:r>
      <m:oMath>
        <m:sSub>
          <m:sSubPr>
            <m:ctrlPr>
              <w:rPr>
                <w:rFonts w:ascii="Cambria Math" w:hAnsi="Cambria Math"/>
              </w:rPr>
            </m:ctrlPr>
          </m:sSubPr>
          <m:e>
            <m:r>
              <w:rPr>
                <w:rFonts w:ascii="Cambria Math" w:hAnsi="Cambria Math"/>
              </w:rPr>
              <m:t>β</m:t>
            </m:r>
          </m:e>
          <m:sub>
            <m:r>
              <m:rPr>
                <m:sty m:val="p"/>
              </m:rPr>
              <w:rPr>
                <w:rFonts w:ascii="Cambria Math" w:hAnsi="Cambria Math"/>
                <w:lang w:val="pt-BR"/>
              </w:rPr>
              <m:t>1ª</m:t>
            </m:r>
          </m:sub>
        </m:sSub>
        <m:d>
          <m:dPr>
            <m:ctrlPr>
              <w:rPr>
                <w:rFonts w:ascii="Cambria Math" w:hAnsi="Cambria Math"/>
              </w:rPr>
            </m:ctrlPr>
          </m:dPr>
          <m:e>
            <m:r>
              <w:rPr>
                <w:rFonts w:ascii="Cambria Math" w:hAnsi="Cambria Math"/>
                <w:lang w:val="pt-BR"/>
              </w:rPr>
              <m:t>h</m:t>
            </m:r>
          </m:e>
        </m:d>
        <m:r>
          <w:rPr>
            <w:rFonts w:ascii="Cambria Math" w:hAnsi="Cambria Math"/>
            <w:lang w:val="pt-BR"/>
          </w:rPr>
          <m:t>=</m:t>
        </m:r>
        <m:nary>
          <m:naryPr>
            <m:chr m:val="∑"/>
            <m:limLoc m:val="undOvr"/>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r>
              <w:rPr>
                <w:rFonts w:ascii="Cambria Math" w:hAnsi="Cambria Math"/>
                <w:lang w:val="pt-BR"/>
              </w:rPr>
              <m:t>·</m:t>
            </m:r>
            <m:sSub>
              <m:sSubPr>
                <m:ctrlPr>
                  <w:rPr>
                    <w:rFonts w:ascii="Cambria Math" w:hAnsi="Cambria Math"/>
                  </w:rPr>
                </m:ctrlPr>
              </m:sSubPr>
              <m:e>
                <m:r>
                  <w:rPr>
                    <w:rFonts w:ascii="Cambria Math" w:hAnsi="Cambria Math"/>
                  </w:rPr>
                  <m:t>b</m:t>
                </m:r>
              </m:e>
              <m:sub>
                <m:r>
                  <w:rPr>
                    <w:rFonts w:ascii="Cambria Math" w:hAnsi="Cambria Math"/>
                  </w:rPr>
                  <m:t>j</m:t>
                </m:r>
              </m:sub>
            </m:sSub>
            <m:d>
              <m:dPr>
                <m:ctrlPr>
                  <w:rPr>
                    <w:rFonts w:ascii="Cambria Math" w:hAnsi="Cambria Math"/>
                  </w:rPr>
                </m:ctrlPr>
              </m:dPr>
              <m:e>
                <m:r>
                  <w:rPr>
                    <w:rFonts w:ascii="Cambria Math" w:hAnsi="Cambria Math"/>
                    <w:lang w:val="pt-BR"/>
                  </w:rPr>
                  <m:t>h</m:t>
                </m:r>
              </m:e>
            </m:d>
          </m:e>
        </m:nary>
      </m:oMath>
      <w:r w:rsidRPr="00493E39">
        <w:rPr>
          <w:lang w:val="pt-BR"/>
        </w:rPr>
        <w:tab/>
        <w:t>(10)</w:t>
      </w:r>
      <w:r w:rsidRPr="00493E39">
        <w:rPr>
          <w:lang w:val="pt-BR"/>
        </w:rPr>
        <w:br/>
      </w:r>
      <w:r w:rsidRPr="00493E39">
        <w:rPr>
          <w:lang w:val="pt-BR"/>
        </w:rPr>
        <w:tab/>
      </w:r>
      <w:r w:rsidR="009F68A3">
        <w:rPr>
          <w:lang w:val="pt-BR"/>
        </w:rPr>
        <w:t xml:space="preserve">Efeitos de </w:t>
      </w:r>
      <w:r w:rsidR="00A24DA2">
        <w:rPr>
          <w:lang w:val="pt-BR"/>
        </w:rPr>
        <w:t>Segunda Ordem</w:t>
      </w:r>
      <w:r w:rsidRPr="00493E39">
        <w:rPr>
          <w:lang w:val="pt-BR"/>
        </w:rPr>
        <w:t xml:space="preserve">:   </w:t>
      </w:r>
      <m:oMath>
        <m:sSub>
          <m:sSubPr>
            <m:ctrlPr>
              <w:rPr>
                <w:rFonts w:ascii="Cambria Math" w:hAnsi="Cambria Math"/>
              </w:rPr>
            </m:ctrlPr>
          </m:sSubPr>
          <m:e>
            <m:r>
              <w:rPr>
                <w:rFonts w:ascii="Cambria Math" w:hAnsi="Cambria Math"/>
              </w:rPr>
              <m:t>β</m:t>
            </m:r>
          </m:e>
          <m:sub>
            <m:r>
              <m:rPr>
                <m:sty m:val="p"/>
              </m:rPr>
              <w:rPr>
                <w:rFonts w:ascii="Cambria Math" w:hAnsi="Cambria Math"/>
                <w:lang w:val="pt-BR"/>
              </w:rPr>
              <m:t>2ª</m:t>
            </m:r>
          </m:sub>
        </m:sSub>
        <m:d>
          <m:dPr>
            <m:ctrlPr>
              <w:rPr>
                <w:rFonts w:ascii="Cambria Math" w:hAnsi="Cambria Math"/>
              </w:rPr>
            </m:ctrlPr>
          </m:dPr>
          <m:e>
            <m:r>
              <w:rPr>
                <w:rFonts w:ascii="Cambria Math" w:hAnsi="Cambria Math"/>
                <w:lang w:val="pt-BR"/>
              </w:rPr>
              <m:t>h</m:t>
            </m:r>
          </m:e>
        </m:d>
        <m:r>
          <w:rPr>
            <w:rFonts w:ascii="Cambria Math" w:hAnsi="Cambria Math"/>
            <w:lang w:val="pt-BR"/>
          </w:rPr>
          <m:t>=</m:t>
        </m:r>
        <m:r>
          <w:rPr>
            <w:rFonts w:ascii="Cambria Math" w:hAnsi="Cambria Math"/>
          </w:rPr>
          <m:t>β</m:t>
        </m:r>
        <m:d>
          <m:dPr>
            <m:ctrlPr>
              <w:rPr>
                <w:rFonts w:ascii="Cambria Math" w:hAnsi="Cambria Math"/>
              </w:rPr>
            </m:ctrlPr>
          </m:dPr>
          <m:e>
            <m:r>
              <w:rPr>
                <w:rFonts w:ascii="Cambria Math" w:hAnsi="Cambria Math"/>
                <w:lang w:val="pt-BR"/>
              </w:rPr>
              <m:t>h</m:t>
            </m:r>
          </m:e>
        </m:d>
        <m:r>
          <w:rPr>
            <w:rFonts w:ascii="Cambria Math" w:hAnsi="Cambria Math"/>
            <w:lang w:val="pt-BR"/>
          </w:rPr>
          <m:t>-</m:t>
        </m:r>
        <m:nary>
          <m:naryPr>
            <m:chr m:val="∑"/>
            <m:limLoc m:val="undOvr"/>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r>
              <w:rPr>
                <w:rFonts w:ascii="Cambria Math" w:hAnsi="Cambria Math"/>
                <w:lang w:val="pt-BR"/>
              </w:rPr>
              <m:t>·</m:t>
            </m:r>
            <m:sSub>
              <m:sSubPr>
                <m:ctrlPr>
                  <w:rPr>
                    <w:rFonts w:ascii="Cambria Math" w:hAnsi="Cambria Math"/>
                  </w:rPr>
                </m:ctrlPr>
              </m:sSubPr>
              <m:e>
                <m:r>
                  <w:rPr>
                    <w:rFonts w:ascii="Cambria Math" w:hAnsi="Cambria Math"/>
                  </w:rPr>
                  <m:t>b</m:t>
                </m:r>
              </m:e>
              <m:sub>
                <m:r>
                  <w:rPr>
                    <w:rFonts w:ascii="Cambria Math" w:hAnsi="Cambria Math"/>
                  </w:rPr>
                  <m:t>j</m:t>
                </m:r>
              </m:sub>
            </m:sSub>
            <m:d>
              <m:dPr>
                <m:ctrlPr>
                  <w:rPr>
                    <w:rFonts w:ascii="Cambria Math" w:hAnsi="Cambria Math"/>
                  </w:rPr>
                </m:ctrlPr>
              </m:dPr>
              <m:e>
                <m:r>
                  <w:rPr>
                    <w:rFonts w:ascii="Cambria Math" w:hAnsi="Cambria Math"/>
                    <w:lang w:val="pt-BR"/>
                  </w:rPr>
                  <m:t>h</m:t>
                </m:r>
              </m:e>
            </m:d>
          </m:e>
        </m:nary>
      </m:oMath>
      <w:r w:rsidRPr="00493E39">
        <w:rPr>
          <w:lang w:val="pt-BR"/>
        </w:rPr>
        <w:tab/>
        <w:t>(11)</w:t>
      </w:r>
      <w:r w:rsidRPr="00493E39">
        <w:rPr>
          <w:lang w:val="pt-BR"/>
        </w:rPr>
        <w:br/>
      </w:r>
      <w:r w:rsidRPr="00493E39">
        <w:rPr>
          <w:lang w:val="pt-BR"/>
        </w:rPr>
        <w:tab/>
      </w:r>
      <w:r w:rsidR="00A24DA2">
        <w:rPr>
          <w:lang w:val="pt-BR"/>
        </w:rPr>
        <w:t>E</w:t>
      </w:r>
      <w:r w:rsidRPr="00493E39">
        <w:rPr>
          <w:lang w:val="pt-BR"/>
        </w:rPr>
        <w:t xml:space="preserve">quivalentemente:  </w:t>
      </w:r>
      <m:oMath>
        <m:r>
          <m:rPr>
            <m:sty m:val="p"/>
          </m:rPr>
          <w:rPr>
            <w:rFonts w:ascii="Cambria Math" w:hAnsi="Cambria Math"/>
          </w:rPr>
          <m:t>Δ</m:t>
        </m:r>
        <m:func>
          <m:funcPr>
            <m:ctrlPr>
              <w:rPr>
                <w:rFonts w:ascii="Cambria Math" w:hAnsi="Cambria Math"/>
              </w:rPr>
            </m:ctrlPr>
          </m:funcPr>
          <m:fName>
            <m:r>
              <m:rPr>
                <m:sty m:val="p"/>
              </m:rPr>
              <w:rPr>
                <w:rFonts w:ascii="Cambria Math" w:hAnsi="Cambria Math"/>
                <w:lang w:val="pt-BR"/>
              </w:rPr>
              <m:t>ln</m:t>
            </m:r>
          </m:fName>
          <m:e>
            <m:sSup>
              <m:sSupPr>
                <m:ctrlPr>
                  <w:rPr>
                    <w:rFonts w:ascii="Cambria Math" w:hAnsi="Cambria Math"/>
                  </w:rPr>
                </m:ctrlPr>
              </m:sSupPr>
              <m:e>
                <m:r>
                  <m:rPr>
                    <m:sty m:val="p"/>
                  </m:rPr>
                  <w:rPr>
                    <w:rFonts w:ascii="Cambria Math" w:hAnsi="Cambria Math"/>
                    <w:lang w:val="pt-BR"/>
                  </w:rPr>
                  <m:t>IPCA</m:t>
                </m:r>
              </m:e>
              <m:sup>
                <m:r>
                  <m:rPr>
                    <m:sty m:val="p"/>
                  </m:rPr>
                  <w:rPr>
                    <w:rFonts w:ascii="Cambria Math" w:hAnsi="Cambria Math"/>
                    <w:lang w:val="pt-BR"/>
                  </w:rPr>
                  <m:t>ex</m:t>
                </m:r>
              </m:sup>
            </m:sSup>
            <m:d>
              <m:dPr>
                <m:ctrlPr>
                  <w:rPr>
                    <w:rFonts w:ascii="Cambria Math" w:hAnsi="Cambria Math"/>
                  </w:rPr>
                </m:ctrlPr>
              </m:dPr>
              <m:e>
                <m:r>
                  <w:rPr>
                    <w:rFonts w:ascii="Cambria Math" w:hAnsi="Cambria Math"/>
                  </w:rPr>
                  <m:t>t</m:t>
                </m:r>
              </m:e>
            </m:d>
          </m:e>
        </m:func>
        <m:r>
          <w:rPr>
            <w:rFonts w:ascii="Cambria Math" w:hAnsi="Cambria Math"/>
            <w:lang w:val="pt-BR"/>
          </w:rPr>
          <m:t>=</m:t>
        </m:r>
        <m:r>
          <m:rPr>
            <m:sty m:val="p"/>
          </m:rPr>
          <w:rPr>
            <w:rFonts w:ascii="Cambria Math" w:hAnsi="Cambria Math"/>
          </w:rPr>
          <m:t>Δ</m:t>
        </m:r>
        <m:func>
          <m:funcPr>
            <m:ctrlPr>
              <w:rPr>
                <w:rFonts w:ascii="Cambria Math" w:hAnsi="Cambria Math"/>
              </w:rPr>
            </m:ctrlPr>
          </m:funcPr>
          <m:fName>
            <m:r>
              <m:rPr>
                <m:sty m:val="p"/>
              </m:rPr>
              <w:rPr>
                <w:rFonts w:ascii="Cambria Math" w:hAnsi="Cambria Math"/>
                <w:lang w:val="pt-BR"/>
              </w:rPr>
              <m:t>ln</m:t>
            </m:r>
          </m:fName>
          <m:e>
            <m:r>
              <m:rPr>
                <m:sty m:val="p"/>
              </m:rPr>
              <w:rPr>
                <w:rFonts w:ascii="Cambria Math" w:hAnsi="Cambria Math"/>
                <w:lang w:val="pt-BR"/>
              </w:rPr>
              <m:t>IPCA</m:t>
            </m:r>
            <m:d>
              <m:dPr>
                <m:ctrlPr>
                  <w:rPr>
                    <w:rFonts w:ascii="Cambria Math" w:hAnsi="Cambria Math"/>
                  </w:rPr>
                </m:ctrlPr>
              </m:dPr>
              <m:e>
                <m:r>
                  <w:rPr>
                    <w:rFonts w:ascii="Cambria Math" w:hAnsi="Cambria Math"/>
                  </w:rPr>
                  <m:t>t</m:t>
                </m:r>
              </m:e>
            </m:d>
          </m:e>
        </m:func>
        <m:r>
          <w:rPr>
            <w:rFonts w:ascii="Cambria Math" w:hAnsi="Cambria Math"/>
            <w:lang w:val="pt-BR"/>
          </w:rPr>
          <m:t>-</m:t>
        </m:r>
        <m:nary>
          <m:naryPr>
            <m:chr m:val="∑"/>
            <m:limLoc m:val="undOvr"/>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r>
              <w:rPr>
                <w:rFonts w:ascii="Cambria Math" w:hAnsi="Cambria Math"/>
                <w:lang w:val="pt-BR"/>
              </w:rPr>
              <m:t>·</m:t>
            </m:r>
            <m:r>
              <m:rPr>
                <m:sty m:val="p"/>
              </m:rPr>
              <w:rPr>
                <w:rFonts w:ascii="Cambria Math" w:hAnsi="Cambria Math"/>
              </w:rPr>
              <m:t>Δ</m:t>
            </m:r>
            <m:func>
              <m:funcPr>
                <m:ctrlPr>
                  <w:rPr>
                    <w:rFonts w:ascii="Cambria Math" w:hAnsi="Cambria Math"/>
                  </w:rPr>
                </m:ctrlPr>
              </m:funcPr>
              <m:fName>
                <m:r>
                  <m:rPr>
                    <m:sty m:val="p"/>
                  </m:rPr>
                  <w:rPr>
                    <w:rFonts w:ascii="Cambria Math" w:hAnsi="Cambria Math"/>
                    <w:lang w:val="pt-BR"/>
                  </w:rPr>
                  <m:t>ln</m:t>
                </m:r>
              </m:fName>
              <m:e>
                <m:sSub>
                  <m:sSubPr>
                    <m:ctrlPr>
                      <w:rPr>
                        <w:rFonts w:ascii="Cambria Math" w:hAnsi="Cambria Math"/>
                      </w:rPr>
                    </m:ctrlPr>
                  </m:sSubPr>
                  <m:e>
                    <m:r>
                      <w:rPr>
                        <w:rFonts w:ascii="Cambria Math" w:hAnsi="Cambria Math"/>
                      </w:rPr>
                      <m:t>P</m:t>
                    </m:r>
                  </m:e>
                  <m:sub>
                    <m:r>
                      <w:rPr>
                        <w:rFonts w:ascii="Cambria Math" w:hAnsi="Cambria Math"/>
                      </w:rPr>
                      <m:t>j</m:t>
                    </m:r>
                  </m:sub>
                </m:sSub>
                <m:d>
                  <m:dPr>
                    <m:ctrlPr>
                      <w:rPr>
                        <w:rFonts w:ascii="Cambria Math" w:hAnsi="Cambria Math"/>
                      </w:rPr>
                    </m:ctrlPr>
                  </m:dPr>
                  <m:e>
                    <m:r>
                      <w:rPr>
                        <w:rFonts w:ascii="Cambria Math" w:hAnsi="Cambria Math"/>
                      </w:rPr>
                      <m:t>t</m:t>
                    </m:r>
                  </m:e>
                </m:d>
              </m:e>
            </m:func>
          </m:e>
        </m:nary>
      </m:oMath>
      <w:r w:rsidRPr="00493E39">
        <w:rPr>
          <w:lang w:val="pt-BR"/>
        </w:rPr>
        <w:tab/>
        <w:t>(12)</w:t>
      </w:r>
      <w:commentRangeEnd w:id="154"/>
      <w:r w:rsidR="00A24DA2" w:rsidRPr="00493E39">
        <w:rPr>
          <w:rStyle w:val="CommentReference"/>
          <w:sz w:val="24"/>
          <w:szCs w:val="24"/>
          <w:lang w:val="pt-BR"/>
        </w:rPr>
        <w:commentReference w:id="154"/>
      </w:r>
      <w:commentRangeEnd w:id="155"/>
      <w:r w:rsidR="00962AB9" w:rsidRPr="00493E39">
        <w:rPr>
          <w:rStyle w:val="CommentReference"/>
          <w:sz w:val="24"/>
          <w:szCs w:val="24"/>
          <w:lang w:val="pt-BR"/>
        </w:rPr>
        <w:commentReference w:id="155"/>
      </w:r>
    </w:p>
    <w:p w14:paraId="41B9D809" w14:textId="7002F569" w:rsidR="00D64459" w:rsidRPr="00493E39" w:rsidRDefault="008B2120">
      <w:pPr>
        <w:ind w:firstLine="709"/>
        <w:jc w:val="both"/>
        <w:rPr>
          <w:lang w:val="pt-BR"/>
        </w:rPr>
      </w:pPr>
      <w:r w:rsidRPr="00493E39">
        <w:rPr>
          <w:lang w:val="pt-BR"/>
        </w:rPr>
        <w:t xml:space="preserve">O peso </w:t>
      </w:r>
      <m:oMath>
        <m:sSub>
          <m:sSubPr>
            <m:ctrlPr>
              <w:rPr>
                <w:rFonts w:ascii="Cambria Math" w:hAnsi="Cambria Math"/>
              </w:rPr>
            </m:ctrlPr>
          </m:sSubPr>
          <m:e>
            <m:r>
              <w:rPr>
                <w:rFonts w:ascii="Cambria Math" w:hAnsi="Cambria Math"/>
              </w:rPr>
              <m:t>w</m:t>
            </m:r>
          </m:e>
          <m:sub>
            <m:r>
              <w:rPr>
                <w:rFonts w:ascii="Cambria Math" w:hAnsi="Cambria Math"/>
              </w:rPr>
              <m:t>j</m:t>
            </m:r>
          </m:sub>
        </m:sSub>
      </m:oMath>
      <w:r w:rsidRPr="00493E39">
        <w:rPr>
          <w:lang w:val="pt-BR"/>
        </w:rPr>
        <w:t xml:space="preserve"> é o do subitem j na cesta e </w:t>
      </w:r>
      <m:oMath>
        <m:sSub>
          <m:sSubPr>
            <m:ctrlPr>
              <w:rPr>
                <w:rFonts w:ascii="Cambria Math" w:hAnsi="Cambria Math"/>
              </w:rPr>
            </m:ctrlPr>
          </m:sSubPr>
          <m:e>
            <m:r>
              <w:rPr>
                <w:rFonts w:ascii="Cambria Math" w:hAnsi="Cambria Math"/>
              </w:rPr>
              <m:t>b</m:t>
            </m:r>
          </m:e>
          <m:sub>
            <m:r>
              <w:rPr>
                <w:rFonts w:ascii="Cambria Math" w:hAnsi="Cambria Math"/>
              </w:rPr>
              <m:t>j</m:t>
            </m:r>
          </m:sub>
        </m:sSub>
        <m:d>
          <m:dPr>
            <m:ctrlPr>
              <w:rPr>
                <w:rFonts w:ascii="Cambria Math" w:hAnsi="Cambria Math"/>
              </w:rPr>
            </m:ctrlPr>
          </m:dPr>
          <m:e>
            <m:r>
              <w:rPr>
                <w:rFonts w:ascii="Cambria Math" w:hAnsi="Cambria Math"/>
                <w:lang w:val="pt-BR"/>
              </w:rPr>
              <m:t>h</m:t>
            </m:r>
          </m:e>
        </m:d>
      </m:oMath>
      <w:r w:rsidRPr="00493E39">
        <w:rPr>
          <w:lang w:val="pt-BR"/>
        </w:rPr>
        <w:t xml:space="preserve"> é a resposta já definida. A primeira linha é aritmética de índice e mede a contribuição direta da composição do índice; a segunda </w:t>
      </w:r>
      <w:del w:id="10818" w:author="Claude" w:date="2026-10-21T00:40:36Z">
        <w:r w:rsidRPr="00493E39">
          <w:rPr>
            <w:lang w:val="pt-BR"/>
          </w:rPr>
          <w:delText xml:space="preserve">obtém o efeito de segunda volta por resíduo</w:delText>
        </w:r>
      </w:del>
      <w:ins w:id="10819" w:author="Claude" w:date="2026-10-21T00:40:36Z">
        <w:r w:rsidRPr="00493E39">
          <w:rPr>
            <w:lang w:val="pt-BR"/>
          </w:rPr>
          <w:t xml:space="preserve">obtém o segundo efeito por resíduo</w:t>
        </w:r>
      </w:ins>
      <w:r w:rsidRPr="00493E39">
        <w:rPr>
          <w:lang w:val="pt-BR"/>
        </w:rPr>
        <w:t xml:space="preserve">; a terceira mostra que o mesmo número pode ser obtido construindo um índice líquido da contribuição mecânica e estimando sobre ele a projeção de (7), o que produz erro-padrão vindo </w:t>
      </w:r>
      <w:r w:rsidRPr="00493E39">
        <w:rPr>
          <w:lang w:val="pt-BR"/>
        </w:rPr>
        <w:lastRenderedPageBreak/>
        <w:t>da regressão em vez de propagação. Os dois caminhos são conduzidos e comparados.</w:t>
      </w:r>
    </w:p>
    <w:p w14:paraId="11A1B5AD" w14:textId="0067533F" w:rsidR="00D64459" w:rsidRPr="00493E39" w:rsidRDefault="008B2120">
      <w:pPr>
        <w:ind w:firstLine="709"/>
        <w:jc w:val="both"/>
        <w:rPr>
          <w:lang w:val="pt-BR"/>
        </w:rPr>
      </w:pPr>
      <w:commentRangeStart w:id="156"/>
      <w:commentRangeStart w:id="157"/>
      <w:r w:rsidRPr="00493E39">
        <w:rPr>
          <w:lang w:val="pt-BR"/>
        </w:rPr>
        <w:t xml:space="preserve">Um segundo exercício, complementar ao primeiro, usa como variável dependente os subgrupos de comercializáveis e não comercializáveis, </w:t>
      </w:r>
      <w:del w:id="6771" w:author="Claude" w:date="2026-10-15T20:54:04Z">
        <w:r w:rsidRPr="00493E39">
          <w:rPr>
            <w:lang w:val="pt-BR"/>
          </w:rPr>
          <w:delText xml:space="preserve">que excluem combustíveis por construção. Uma resposta nesses subgrupos representa variação de preços fora dos combustíveis, sem que seja preciso subtrair coisa alguma.</w:delText>
        </w:r>
      </w:del>
      <w:ins w:id="6772" w:author="Claude" w:date="2026-10-15T20:54:04Z">
        <w:r w:rsidRPr="00493E39">
          <w:rPr>
            <w:lang w:val="pt-BR"/>
          </w:rPr>
          <w:t xml:space="preserve">que excluem gasolina e óleo diesel; os não comercializáveis excluem também o etanol, que integra os comercializáveis (seção 3.1). Uma resposta dos não comercializáveis representa, portanto, variação de preços fora dos combustíveis, sem que seja preciso subtrair coisa alguma; a dos comercializáveis inclui a do etanol.</w:t>
        </w:r>
      </w:ins>
      <w:r w:rsidRPr="00493E39">
        <w:rPr>
          <w:lang w:val="pt-BR"/>
        </w:rPr>
        <w:t xml:space="preserve"> A comparação entre os dois exercícios avalia a convergência de magnitudes, considerando que eles compartilham choque, controles, amostra e parte dos dados de preços.</w:t>
      </w:r>
      <w:commentRangeEnd w:id="156"/>
      <w:r w:rsidRPr="00493E39">
        <w:rPr>
          <w:rStyle w:val="CommentReference"/>
          <w:sz w:val="24"/>
          <w:szCs w:val="24"/>
          <w:lang w:val="pt-BR"/>
        </w:rPr>
        <w:commentReference w:id="156"/>
      </w:r>
      <w:commentRangeEnd w:id="157"/>
      <w:r w:rsidR="00962AB9" w:rsidRPr="00493E39">
        <w:rPr>
          <w:rStyle w:val="CommentReference"/>
          <w:sz w:val="24"/>
          <w:szCs w:val="24"/>
          <w:lang w:val="pt-BR"/>
        </w:rPr>
        <w:commentReference w:id="157"/>
      </w:r>
    </w:p>
    <w:p w14:paraId="03C3709D" w14:textId="77777777" w:rsidR="00D64459" w:rsidRPr="00493E39" w:rsidRDefault="008B2120">
      <w:pPr>
        <w:ind w:firstLine="709"/>
        <w:jc w:val="both"/>
        <w:rPr>
          <w:lang w:val="pt-BR"/>
        </w:rPr>
      </w:pPr>
      <w:r w:rsidRPr="00493E39">
        <w:rPr>
          <w:lang w:val="pt-BR"/>
        </w:rPr>
        <w:t xml:space="preserve">Registre-se a limitação de identificação. A etapa que condiciona no preço do combustível </w:t>
      </w:r>
      <w:del w:id="3601" w:author="Claude" w:date="2026-10-15T00:16:05Z">
        <w:r w:rsidRPr="00493E39">
          <w:rPr>
            <w:lang w:val="pt-BR"/>
          </w:rPr>
          <w:delText xml:space="preserve">não é causalmente identificada, pois não se dispõe de instrumento específico para esse preço.</w:delText>
        </w:r>
      </w:del>
      <w:ins w:id="3602" w:author="Claude" w:date="2026-10-15T00:16:05Z">
        <w:r w:rsidRPr="00493E39">
          <w:rPr>
            <w:lang w:val="pt-BR"/>
          </w:rPr>
          <w:t xml:space="preserve">não é causalmente identificada nesta decomposição; a seção 4.8 a examina por variável instrumental, com a margem de refino do diesel, forte apenas a partir do primeiro mês e no regime posterior.</w:t>
        </w:r>
      </w:ins>
      <w:r w:rsidRPr="00493E39">
        <w:rPr>
          <w:lang w:val="pt-BR"/>
        </w:rPr>
        <w:t xml:space="preserve"> A leitura defensável é contábil, isto é, quanto da resposta estimada desaparece ao condicionar no mediador, e não uma afirmação causal sobre o mediador.</w:t>
      </w:r>
    </w:p>
    <w:p w14:paraId="7BC3E470" w14:textId="77777777" w:rsidR="00D64459" w:rsidRPr="00493E39" w:rsidRDefault="008B2120">
      <w:pPr>
        <w:pStyle w:val="Heading2"/>
        <w:spacing w:before="280" w:after="160"/>
        <w:rPr>
          <w:lang w:val="pt-BR"/>
        </w:rPr>
      </w:pPr>
      <w:bookmarkStart w:id="158" w:name="_Toc239713565"/>
      <w:bookmarkStart w:id="159" w:name="_TocReviewed_305"/>
      <w:r w:rsidRPr="00493E39">
        <w:rPr>
          <w:lang w:val="pt-BR"/>
        </w:rPr>
        <w:t>3.8 Verificações</w:t>
      </w:r>
      <w:bookmarkEnd w:id="158"/>
      <w:bookmarkEnd w:id="159"/>
    </w:p>
    <w:p w14:paraId="251F9FBD" w14:textId="77777777" w:rsidR="00D64459" w:rsidRPr="00493E39" w:rsidRDefault="008B2120">
      <w:pPr>
        <w:ind w:firstLine="709"/>
        <w:jc w:val="both"/>
        <w:rPr>
          <w:lang w:val="pt-BR"/>
        </w:rPr>
      </w:pPr>
      <w:commentRangeStart w:id="160"/>
      <w:commentRangeStart w:id="161"/>
      <w:r w:rsidRPr="00493E39">
        <w:rPr>
          <w:lang w:val="pt-BR"/>
        </w:rPr>
        <w:t>Três exercícios de verificação acompanham as estimativas. O primeiro é um teste de placebo: se a identificação for válida, o choque de um mês não pode ajudar a prever a inflação dos meses anteriores, de modo que se estima a mesma equação tendo como dependente a inflação de um a três meses antes do choque, com os controles ajustados para que nenhum seja posterior à dependente. O segundo é a sensibilidade ao número de defasagens, entre uma e seis. O terceiro é a correção de Teulings e Zubanov (2014), que inclui como controles os choques ocorridos entre t e t+h, cabível porque o choque apresenta autocorrelação de primeira ordem não desprezível.</w:t>
      </w:r>
      <w:commentRangeEnd w:id="160"/>
      <w:r w:rsidRPr="00493E39">
        <w:rPr>
          <w:rStyle w:val="CommentReference"/>
          <w:sz w:val="24"/>
          <w:szCs w:val="24"/>
          <w:lang w:val="pt-BR"/>
        </w:rPr>
        <w:commentReference w:id="160"/>
      </w:r>
      <w:commentRangeEnd w:id="161"/>
      <w:r w:rsidR="00962AB9" w:rsidRPr="00493E39">
        <w:rPr>
          <w:rStyle w:val="CommentReference"/>
          <w:sz w:val="24"/>
          <w:szCs w:val="24"/>
          <w:lang w:val="pt-BR"/>
        </w:rPr>
        <w:commentReference w:id="161"/>
      </w:r>
    </w:p>
    <w:p w14:paraId="493FE3A9" w14:textId="77777777" w:rsidR="00D64459" w:rsidRPr="00493E39" w:rsidRDefault="008B2120">
      <w:pPr>
        <w:ind w:firstLine="709"/>
        <w:jc w:val="both"/>
        <w:rPr>
          <w:lang w:val="pt-BR"/>
        </w:rPr>
      </w:pPr>
      <w:commentRangeStart w:id="162"/>
      <w:commentRangeStart w:id="163"/>
      <w:r w:rsidRPr="00493E39">
        <w:rPr>
          <w:lang w:val="pt-BR"/>
        </w:rPr>
        <w:t>Todos os resultados são obtidos em Python 3.13, com NumPy, pandas, statsmodels, SciPy e Matplotlib, e as rotinas incluem verificações internas de consistência, entre as quais a identidade entre a resposta acumulada e a soma das respostas mensais. Os procedimentos de reamostragem empregam semente fixa, declarada em cada rotina, de modo que valores críticos e p-valores por bootstrap são exatamente reproduzíveis. As séries são de acesso público e estão identificadas por código no Apêndice M. O código de estimação e a base montada estão disponíveis mediante solicitação ao autor.</w:t>
      </w:r>
      <w:commentRangeEnd w:id="162"/>
      <w:r w:rsidRPr="00493E39">
        <w:rPr>
          <w:rStyle w:val="CommentReference"/>
          <w:sz w:val="24"/>
          <w:szCs w:val="24"/>
          <w:lang w:val="pt-BR"/>
        </w:rPr>
        <w:commentReference w:id="162"/>
      </w:r>
      <w:commentRangeEnd w:id="163"/>
      <w:r w:rsidR="00962AB9" w:rsidRPr="00493E39">
        <w:rPr>
          <w:rStyle w:val="CommentReference"/>
          <w:sz w:val="24"/>
          <w:szCs w:val="24"/>
          <w:lang w:val="pt-BR"/>
        </w:rPr>
        <w:commentReference w:id="163"/>
      </w:r>
    </w:p>
    <w:p w14:paraId="330DA79B" w14:textId="77777777" w:rsidR="00D64459" w:rsidRPr="00493E39" w:rsidRDefault="008B2120">
      <w:pPr>
        <w:pStyle w:val="Heading1"/>
        <w:pageBreakBefore/>
        <w:spacing w:before="280" w:after="160"/>
        <w:rPr>
          <w:lang w:val="pt-BR"/>
        </w:rPr>
      </w:pPr>
      <w:bookmarkStart w:id="164" w:name="_Toc239713566"/>
      <w:bookmarkStart w:id="165" w:name="_TocReviewed_308"/>
      <w:r w:rsidRPr="00493E39">
        <w:rPr>
          <w:lang w:val="pt-BR"/>
        </w:rPr>
        <w:lastRenderedPageBreak/>
        <w:t>4 RESULTADOS</w:t>
      </w:r>
      <w:bookmarkEnd w:id="164"/>
      <w:bookmarkEnd w:id="165"/>
    </w:p>
    <w:p w14:paraId="2DE3BDA7" w14:textId="77777777" w:rsidR="00D64459" w:rsidRPr="00493E39" w:rsidRDefault="008B2120">
      <w:pPr>
        <w:pStyle w:val="Heading2"/>
        <w:spacing w:before="280" w:after="160"/>
        <w:rPr>
          <w:lang w:val="pt-BR"/>
        </w:rPr>
      </w:pPr>
      <w:bookmarkStart w:id="166" w:name="_Toc239713567"/>
      <w:bookmarkStart w:id="167" w:name="_TocReviewed_309"/>
      <w:r w:rsidRPr="00493E39">
        <w:rPr>
          <w:lang w:val="pt-BR"/>
        </w:rPr>
        <w:t>4.1 O que este capítulo estabelece</w:t>
      </w:r>
      <w:bookmarkEnd w:id="166"/>
      <w:bookmarkEnd w:id="167"/>
    </w:p>
    <w:p w14:paraId="14EF6911" w14:textId="5709883D" w:rsidR="00D64459" w:rsidRPr="00493E39" w:rsidRDefault="008B2120">
      <w:pPr>
        <w:ind w:firstLine="709"/>
        <w:jc w:val="both"/>
        <w:rPr>
          <w:lang w:val="pt-BR"/>
        </w:rPr>
      </w:pPr>
      <w:r w:rsidRPr="00493E39">
        <w:rPr>
          <w:lang w:val="pt-BR"/>
        </w:rPr>
        <w:t>Os resultados avaliam magnitude, prazo, canal e mudança do repasse. Os coeficientes referem-se ao choque de um desvio-padrão do Brent, equivalente a alta de 10,7%, com inferência da seção 3.5.</w:t>
      </w:r>
    </w:p>
    <w:p w14:paraId="3F9E69E6" w14:textId="77777777" w:rsidR="00D64459" w:rsidRPr="00493E39" w:rsidRDefault="008B2120">
      <w:pPr>
        <w:pStyle w:val="Heading2"/>
        <w:spacing w:before="280" w:after="160"/>
        <w:rPr>
          <w:lang w:val="pt-BR"/>
        </w:rPr>
      </w:pPr>
      <w:bookmarkStart w:id="168" w:name="_Toc239713568"/>
      <w:bookmarkStart w:id="169" w:name="_TocReviewed_311"/>
      <w:r w:rsidRPr="00493E39">
        <w:rPr>
          <w:lang w:val="pt-BR"/>
        </w:rPr>
        <w:t>4.2 Por que a resposta média não é o objeto de interesse</w:t>
      </w:r>
      <w:bookmarkEnd w:id="168"/>
      <w:bookmarkEnd w:id="169"/>
    </w:p>
    <w:p w14:paraId="3B51634A" w14:textId="529B0472" w:rsidR="00D64459" w:rsidRPr="00493E39" w:rsidRDefault="008B2120">
      <w:pPr>
        <w:ind w:firstLine="709"/>
        <w:jc w:val="both"/>
        <w:rPr>
          <w:lang w:val="pt-BR"/>
        </w:rPr>
      </w:pPr>
      <w:commentRangeStart w:id="170"/>
      <w:commentRangeStart w:id="171"/>
      <w:r w:rsidRPr="00493E39">
        <w:rPr>
          <w:lang w:val="pt-BR"/>
        </w:rPr>
        <w:t>Na amostra completa, a resposta do IPCA Geral é 0,057 no impacto e 0,172 em três meses. O teste conjunto de nulidade de zero a seis meses não rejeita, com estatística 12,84 e p de 0,194. A especificação por regime rejeita igualdade entre períodos nas seis séries, com p-valores de até 0,031. Os testes respondem a hipóteses diferentes.</w:t>
      </w:r>
      <w:commentRangeEnd w:id="170"/>
      <w:r w:rsidRPr="00493E39">
        <w:rPr>
          <w:rStyle w:val="CommentReference"/>
          <w:sz w:val="24"/>
          <w:szCs w:val="24"/>
          <w:lang w:val="pt-BR"/>
        </w:rPr>
        <w:commentReference w:id="170"/>
      </w:r>
      <w:commentRangeEnd w:id="171"/>
      <w:r w:rsidR="00962AB9" w:rsidRPr="00493E39">
        <w:rPr>
          <w:rStyle w:val="CommentReference"/>
          <w:sz w:val="24"/>
          <w:szCs w:val="24"/>
          <w:lang w:val="pt-BR"/>
        </w:rPr>
        <w:commentReference w:id="171"/>
      </w:r>
    </w:p>
    <w:p w14:paraId="3C5AD358" w14:textId="633C87CA" w:rsidR="00D64459" w:rsidRPr="00493E39" w:rsidRDefault="008B2120">
      <w:pPr>
        <w:ind w:firstLine="709"/>
        <w:jc w:val="both"/>
        <w:rPr>
          <w:lang w:val="pt-BR"/>
        </w:rPr>
      </w:pPr>
      <w:r w:rsidRPr="00493E39">
        <w:rPr>
          <w:lang w:val="pt-BR"/>
        </w:rPr>
        <w:t>A significância pontual dos asteriscos pode divergir do teste conjunto, que incorpora correlação entre horizontes e a imprecisão dos mais longos.</w:t>
      </w:r>
    </w:p>
    <w:p w14:paraId="036A990F" w14:textId="36113E1B" w:rsidR="00D64459" w:rsidRPr="00493E39" w:rsidRDefault="008B2120">
      <w:pPr>
        <w:ind w:firstLine="709"/>
        <w:jc w:val="both"/>
        <w:rPr>
          <w:lang w:val="pt-BR"/>
        </w:rPr>
      </w:pPr>
      <w:commentRangeStart w:id="172"/>
      <w:commentRangeStart w:id="173"/>
      <w:r w:rsidRPr="00493E39">
        <w:rPr>
          <w:lang w:val="pt-BR"/>
        </w:rPr>
        <w:t>A rejeição de igualdade indica heterogeneidade que o coeficiente de amostra completa pode encobrir, motivando a análise de cada regime.</w:t>
      </w:r>
      <w:commentRangeEnd w:id="172"/>
      <w:r w:rsidRPr="00493E39">
        <w:rPr>
          <w:rStyle w:val="CommentReference"/>
          <w:sz w:val="24"/>
          <w:szCs w:val="24"/>
          <w:lang w:val="pt-BR"/>
        </w:rPr>
        <w:commentReference w:id="172"/>
      </w:r>
      <w:commentRangeEnd w:id="173"/>
      <w:r w:rsidR="00962AB9" w:rsidRPr="00493E39">
        <w:rPr>
          <w:rStyle w:val="CommentReference"/>
          <w:sz w:val="24"/>
          <w:szCs w:val="24"/>
          <w:lang w:val="pt-BR"/>
        </w:rPr>
        <w:commentReference w:id="173"/>
      </w:r>
    </w:p>
    <w:p w14:paraId="2B7E8FDE" w14:textId="59AF3CE2" w:rsidR="00D64459" w:rsidRPr="00493E39" w:rsidRDefault="00D64459">
      <w:pPr>
        <w:ind w:firstLine="709"/>
        <w:jc w:val="both"/>
        <w:rPr>
          <w:lang w:val="pt-BR"/>
        </w:rPr>
      </w:pPr>
    </w:p>
    <w:p w14:paraId="31621310" w14:textId="77777777" w:rsidR="00D64459" w:rsidRPr="00493E39" w:rsidRDefault="008B2120">
      <w:pPr>
        <w:pStyle w:val="Heading2"/>
        <w:spacing w:before="280" w:after="160"/>
        <w:rPr>
          <w:lang w:val="pt-BR"/>
        </w:rPr>
      </w:pPr>
      <w:bookmarkStart w:id="174" w:name="_Toc239713569"/>
      <w:bookmarkStart w:id="175" w:name="_TocReviewed_316"/>
      <w:r w:rsidRPr="00493E39">
        <w:rPr>
          <w:lang w:val="pt-BR"/>
        </w:rPr>
        <w:t>4.3 O repasse antes e depois da paridade de importação</w:t>
      </w:r>
      <w:bookmarkEnd w:id="174"/>
      <w:bookmarkEnd w:id="175"/>
    </w:p>
    <w:p w14:paraId="1A82175E" w14:textId="3FC6AE16" w:rsidR="00D64459" w:rsidRPr="00493E39" w:rsidRDefault="008B2120">
      <w:pPr>
        <w:ind w:firstLine="709"/>
        <w:jc w:val="both"/>
        <w:rPr>
          <w:lang w:val="pt-BR"/>
        </w:rPr>
      </w:pPr>
      <w:r w:rsidRPr="00493E39">
        <w:rPr>
          <w:lang w:val="pt-BR"/>
        </w:rPr>
        <w:t>A Tabela 2 apresenta o resultado central. Permite-se que o coeficiente do choque difira entre os períodos anterior e posterior a março de 2017, mantendo-se comum a dinâmica dos demais regressores.</w:t>
      </w:r>
    </w:p>
    <w:p w14:paraId="0BC740BA" w14:textId="77777777" w:rsidR="00D64459" w:rsidRPr="00493E39" w:rsidRDefault="008B2120">
      <w:pPr>
        <w:keepNext/>
        <w:spacing w:before="200" w:after="40" w:line="240" w:lineRule="auto"/>
        <w:rPr>
          <w:sz w:val="20"/>
          <w:szCs w:val="20"/>
          <w:lang w:val="pt-BR"/>
        </w:rPr>
      </w:pPr>
      <w:r w:rsidRPr="00493E39">
        <w:rPr>
          <w:sz w:val="20"/>
          <w:szCs w:val="20"/>
          <w:lang w:val="pt-BR"/>
        </w:rPr>
        <w:t>Tabela 2 – Repasse do choque do petróleo antes e depois de março de 2017</w:t>
      </w:r>
    </w:p>
    <w:tbl>
      <w:tblPr>
        <w:tblW w:w="0" w:type="auto"/>
        <w:jc w:val="center"/>
        <w:tblLook w:val="04A0" w:firstRow="1" w:lastRow="0" w:firstColumn="1" w:lastColumn="0" w:noHBand="0" w:noVBand="1"/>
      </w:tblPr>
      <w:tblGrid>
        <w:gridCol w:w="2268"/>
        <w:gridCol w:w="454"/>
        <w:gridCol w:w="1191"/>
        <w:gridCol w:w="907"/>
        <w:gridCol w:w="1191"/>
        <w:gridCol w:w="907"/>
        <w:gridCol w:w="1917"/>
      </w:tblGrid>
      <w:tr w:rsidR="00D64459" w:rsidRPr="00493E39" w14:paraId="172AD521" w14:textId="77777777">
        <w:trPr>
          <w:cantSplit/>
          <w:tblHeader/>
          <w:jc w:val="center"/>
        </w:trPr>
        <w:tc>
          <w:tcPr>
            <w:tcW w:w="2268" w:type="dxa"/>
            <w:tcBorders>
              <w:top w:val="single" w:sz="12" w:space="0" w:color="000000"/>
              <w:left w:val="nil"/>
              <w:bottom w:val="single" w:sz="6" w:space="0" w:color="000000"/>
              <w:right w:val="nil"/>
            </w:tcBorders>
          </w:tcPr>
          <w:p w14:paraId="760ACF4C" w14:textId="77777777" w:rsidR="00D64459" w:rsidRPr="00493E39" w:rsidRDefault="008B2120">
            <w:pPr>
              <w:spacing w:after="20" w:line="240" w:lineRule="auto"/>
              <w:rPr>
                <w:sz w:val="20"/>
                <w:szCs w:val="20"/>
              </w:rPr>
            </w:pPr>
            <w:r w:rsidRPr="00493E39">
              <w:rPr>
                <w:b/>
                <w:sz w:val="20"/>
                <w:szCs w:val="20"/>
              </w:rPr>
              <w:t>Variável</w:t>
            </w:r>
          </w:p>
        </w:tc>
        <w:tc>
          <w:tcPr>
            <w:tcW w:w="454" w:type="dxa"/>
            <w:tcBorders>
              <w:top w:val="single" w:sz="12" w:space="0" w:color="000000"/>
              <w:left w:val="nil"/>
              <w:bottom w:val="single" w:sz="6" w:space="0" w:color="000000"/>
              <w:right w:val="nil"/>
            </w:tcBorders>
          </w:tcPr>
          <w:p w14:paraId="17BF8B80" w14:textId="77777777" w:rsidR="00D64459" w:rsidRPr="00493E39" w:rsidRDefault="008B2120">
            <w:pPr>
              <w:spacing w:after="20" w:line="240" w:lineRule="auto"/>
              <w:jc w:val="center"/>
              <w:rPr>
                <w:sz w:val="20"/>
                <w:szCs w:val="20"/>
              </w:rPr>
            </w:pPr>
            <w:r w:rsidRPr="00493E39">
              <w:rPr>
                <w:b/>
                <w:sz w:val="20"/>
                <w:szCs w:val="20"/>
              </w:rPr>
              <w:t>h</w:t>
            </w:r>
          </w:p>
        </w:tc>
        <w:tc>
          <w:tcPr>
            <w:tcW w:w="1191" w:type="dxa"/>
            <w:tcBorders>
              <w:top w:val="single" w:sz="12" w:space="0" w:color="000000"/>
              <w:left w:val="nil"/>
              <w:bottom w:val="single" w:sz="6" w:space="0" w:color="000000"/>
              <w:right w:val="nil"/>
            </w:tcBorders>
          </w:tcPr>
          <w:p w14:paraId="2A576EC4" w14:textId="77777777" w:rsidR="00D64459" w:rsidRPr="00493E39" w:rsidRDefault="008B2120">
            <w:pPr>
              <w:spacing w:after="20" w:line="240" w:lineRule="auto"/>
              <w:jc w:val="center"/>
              <w:rPr>
                <w:sz w:val="20"/>
                <w:szCs w:val="20"/>
              </w:rPr>
            </w:pPr>
            <w:r w:rsidRPr="00493E39">
              <w:rPr>
                <w:b/>
                <w:sz w:val="20"/>
                <w:szCs w:val="20"/>
              </w:rPr>
              <w:t>Regime anterior</w:t>
            </w:r>
          </w:p>
        </w:tc>
        <w:tc>
          <w:tcPr>
            <w:tcW w:w="907" w:type="dxa"/>
            <w:tcBorders>
              <w:top w:val="single" w:sz="12" w:space="0" w:color="000000"/>
              <w:left w:val="nil"/>
              <w:bottom w:val="single" w:sz="6" w:space="0" w:color="000000"/>
              <w:right w:val="nil"/>
            </w:tcBorders>
          </w:tcPr>
          <w:p w14:paraId="774110B1" w14:textId="77777777" w:rsidR="00D64459" w:rsidRPr="00493E39" w:rsidRDefault="008B2120">
            <w:pPr>
              <w:spacing w:after="20" w:line="240" w:lineRule="auto"/>
              <w:jc w:val="center"/>
              <w:rPr>
                <w:sz w:val="20"/>
                <w:szCs w:val="20"/>
              </w:rPr>
            </w:pPr>
            <w:r w:rsidRPr="00493E39">
              <w:rPr>
                <w:b/>
                <w:sz w:val="20"/>
                <w:szCs w:val="20"/>
              </w:rPr>
              <w:t>(EP)</w:t>
            </w:r>
          </w:p>
        </w:tc>
        <w:tc>
          <w:tcPr>
            <w:tcW w:w="1191" w:type="dxa"/>
            <w:tcBorders>
              <w:top w:val="single" w:sz="12" w:space="0" w:color="000000"/>
              <w:left w:val="nil"/>
              <w:bottom w:val="single" w:sz="6" w:space="0" w:color="000000"/>
              <w:right w:val="nil"/>
            </w:tcBorders>
          </w:tcPr>
          <w:p w14:paraId="162A5F0C" w14:textId="77777777" w:rsidR="00D64459" w:rsidRPr="00493E39" w:rsidRDefault="008B2120">
            <w:pPr>
              <w:spacing w:after="20" w:line="240" w:lineRule="auto"/>
              <w:jc w:val="center"/>
              <w:rPr>
                <w:sz w:val="20"/>
                <w:szCs w:val="20"/>
              </w:rPr>
            </w:pPr>
            <w:r w:rsidRPr="00493E39">
              <w:rPr>
                <w:b/>
                <w:sz w:val="20"/>
                <w:szCs w:val="20"/>
              </w:rPr>
              <w:t>Regime posterior</w:t>
            </w:r>
          </w:p>
        </w:tc>
        <w:tc>
          <w:tcPr>
            <w:tcW w:w="907" w:type="dxa"/>
            <w:tcBorders>
              <w:top w:val="single" w:sz="12" w:space="0" w:color="000000"/>
              <w:left w:val="nil"/>
              <w:bottom w:val="single" w:sz="6" w:space="0" w:color="000000"/>
              <w:right w:val="nil"/>
            </w:tcBorders>
          </w:tcPr>
          <w:p w14:paraId="728D15DD" w14:textId="77777777" w:rsidR="00D64459" w:rsidRPr="00493E39" w:rsidRDefault="008B2120">
            <w:pPr>
              <w:spacing w:after="20" w:line="240" w:lineRule="auto"/>
              <w:jc w:val="center"/>
              <w:rPr>
                <w:sz w:val="20"/>
                <w:szCs w:val="20"/>
              </w:rPr>
            </w:pPr>
            <w:r w:rsidRPr="00493E39">
              <w:rPr>
                <w:b/>
                <w:sz w:val="20"/>
                <w:szCs w:val="20"/>
              </w:rPr>
              <w:t>(EP)</w:t>
            </w:r>
          </w:p>
        </w:tc>
        <w:tc>
          <w:tcPr>
            <w:tcW w:w="1133" w:type="dxa"/>
            <w:tcBorders>
              <w:top w:val="single" w:sz="12" w:space="0" w:color="000000"/>
              <w:left w:val="nil"/>
              <w:bottom w:val="single" w:sz="6" w:space="0" w:color="000000"/>
              <w:right w:val="nil"/>
            </w:tcBorders>
          </w:tcPr>
          <w:p w14:paraId="298CBC91" w14:textId="77777777" w:rsidR="00D64459" w:rsidRPr="00493E39" w:rsidRDefault="008B2120">
            <w:pPr>
              <w:spacing w:after="20" w:line="240" w:lineRule="auto"/>
              <w:jc w:val="center"/>
              <w:rPr>
                <w:sz w:val="20"/>
                <w:szCs w:val="20"/>
              </w:rPr>
            </w:pPr>
            <w:commentRangeStart w:id="176"/>
            <w:commentRangeStart w:id="177"/>
            <w:r w:rsidRPr="00493E39">
              <w:rPr>
                <w:b/>
                <w:sz w:val="20"/>
                <w:szCs w:val="20"/>
              </w:rPr>
              <w:t>Wald (p)</w:t>
            </w:r>
            <w:commentRangeEnd w:id="176"/>
            <w:r w:rsidRPr="00493E39">
              <w:rPr>
                <w:rStyle w:val="CommentReference"/>
                <w:sz w:val="20"/>
                <w:szCs w:val="20"/>
              </w:rPr>
              <w:commentReference w:id="176"/>
            </w:r>
            <w:commentRangeEnd w:id="177"/>
            <w:r w:rsidR="00962AB9" w:rsidRPr="00493E39">
              <w:rPr>
                <w:rStyle w:val="CommentReference"/>
                <w:sz w:val="20"/>
                <w:szCs w:val="20"/>
              </w:rPr>
              <w:commentReference w:id="177"/>
            </w:r>
          </w:p>
        </w:tc>
      </w:tr>
      <w:tr w:rsidR="00D64459" w:rsidRPr="00493E39" w14:paraId="402FC60A" w14:textId="77777777">
        <w:trPr>
          <w:cantSplit/>
          <w:jc w:val="center"/>
        </w:trPr>
        <w:tc>
          <w:tcPr>
            <w:tcW w:w="2268" w:type="dxa"/>
            <w:tcBorders>
              <w:top w:val="nil"/>
              <w:left w:val="nil"/>
              <w:bottom w:val="nil"/>
              <w:right w:val="nil"/>
            </w:tcBorders>
          </w:tcPr>
          <w:p w14:paraId="613F0D48" w14:textId="77777777" w:rsidR="00D64459" w:rsidRPr="00493E39" w:rsidRDefault="008B2120">
            <w:pPr>
              <w:spacing w:line="240" w:lineRule="auto"/>
              <w:rPr>
                <w:sz w:val="20"/>
                <w:szCs w:val="20"/>
              </w:rPr>
            </w:pPr>
            <w:r w:rsidRPr="00493E39">
              <w:rPr>
                <w:sz w:val="20"/>
                <w:szCs w:val="20"/>
              </w:rPr>
              <w:t>IPCA Geral</w:t>
            </w:r>
          </w:p>
        </w:tc>
        <w:tc>
          <w:tcPr>
            <w:tcW w:w="454" w:type="dxa"/>
            <w:tcBorders>
              <w:top w:val="nil"/>
              <w:left w:val="nil"/>
              <w:bottom w:val="nil"/>
              <w:right w:val="nil"/>
            </w:tcBorders>
          </w:tcPr>
          <w:p w14:paraId="4AED6922" w14:textId="77777777" w:rsidR="00D64459" w:rsidRPr="00493E39" w:rsidRDefault="008B2120">
            <w:pPr>
              <w:spacing w:line="240" w:lineRule="auto"/>
              <w:jc w:val="center"/>
              <w:rPr>
                <w:sz w:val="20"/>
                <w:szCs w:val="20"/>
              </w:rPr>
            </w:pPr>
            <w:r w:rsidRPr="00493E39">
              <w:rPr>
                <w:sz w:val="20"/>
                <w:szCs w:val="20"/>
              </w:rPr>
              <w:t>0</w:t>
            </w:r>
          </w:p>
        </w:tc>
        <w:tc>
          <w:tcPr>
            <w:tcW w:w="1191" w:type="dxa"/>
            <w:tcBorders>
              <w:top w:val="nil"/>
              <w:left w:val="nil"/>
              <w:bottom w:val="nil"/>
              <w:right w:val="nil"/>
            </w:tcBorders>
          </w:tcPr>
          <w:p w14:paraId="10E71F5C" w14:textId="77777777" w:rsidR="00D64459" w:rsidRPr="00493E39" w:rsidRDefault="008B2120">
            <w:pPr>
              <w:spacing w:line="240" w:lineRule="auto"/>
              <w:jc w:val="center"/>
              <w:rPr>
                <w:sz w:val="20"/>
                <w:szCs w:val="20"/>
              </w:rPr>
            </w:pPr>
            <w:r w:rsidRPr="00493E39">
              <w:rPr>
                <w:sz w:val="20"/>
                <w:szCs w:val="20"/>
              </w:rPr>
              <w:t>0,005</w:t>
            </w:r>
          </w:p>
        </w:tc>
        <w:tc>
          <w:tcPr>
            <w:tcW w:w="907" w:type="dxa"/>
            <w:tcBorders>
              <w:top w:val="nil"/>
              <w:left w:val="nil"/>
              <w:bottom w:val="nil"/>
              <w:right w:val="nil"/>
            </w:tcBorders>
          </w:tcPr>
          <w:p w14:paraId="0DAAD661" w14:textId="77777777" w:rsidR="00D64459" w:rsidRPr="00493E39" w:rsidRDefault="008B2120">
            <w:pPr>
              <w:spacing w:line="240" w:lineRule="auto"/>
              <w:jc w:val="center"/>
              <w:rPr>
                <w:sz w:val="20"/>
                <w:szCs w:val="20"/>
              </w:rPr>
            </w:pPr>
            <w:r w:rsidRPr="00493E39">
              <w:rPr>
                <w:sz w:val="20"/>
                <w:szCs w:val="20"/>
              </w:rPr>
              <w:t>(0,024)</w:t>
            </w:r>
          </w:p>
        </w:tc>
        <w:tc>
          <w:tcPr>
            <w:tcW w:w="1191" w:type="dxa"/>
            <w:tcBorders>
              <w:top w:val="nil"/>
              <w:left w:val="nil"/>
              <w:bottom w:val="nil"/>
              <w:right w:val="nil"/>
            </w:tcBorders>
          </w:tcPr>
          <w:p w14:paraId="6DEF056D" w14:textId="77777777" w:rsidR="00D64459" w:rsidRPr="00493E39" w:rsidRDefault="008B2120">
            <w:pPr>
              <w:spacing w:line="240" w:lineRule="auto"/>
              <w:jc w:val="center"/>
              <w:rPr>
                <w:sz w:val="20"/>
                <w:szCs w:val="20"/>
              </w:rPr>
            </w:pPr>
            <w:r w:rsidRPr="00493E39">
              <w:rPr>
                <w:sz w:val="20"/>
                <w:szCs w:val="20"/>
              </w:rPr>
              <w:t>0,176***</w:t>
            </w:r>
          </w:p>
        </w:tc>
        <w:tc>
          <w:tcPr>
            <w:tcW w:w="907" w:type="dxa"/>
            <w:tcBorders>
              <w:top w:val="nil"/>
              <w:left w:val="nil"/>
              <w:bottom w:val="nil"/>
              <w:right w:val="nil"/>
            </w:tcBorders>
          </w:tcPr>
          <w:p w14:paraId="05B01DAA" w14:textId="77777777" w:rsidR="00D64459" w:rsidRPr="00493E39" w:rsidRDefault="008B2120">
            <w:pPr>
              <w:spacing w:line="240" w:lineRule="auto"/>
              <w:jc w:val="center"/>
              <w:rPr>
                <w:sz w:val="20"/>
                <w:szCs w:val="20"/>
              </w:rPr>
            </w:pPr>
            <w:r w:rsidRPr="00493E39">
              <w:rPr>
                <w:sz w:val="20"/>
                <w:szCs w:val="20"/>
              </w:rPr>
              <w:t>(0,046)</w:t>
            </w:r>
          </w:p>
        </w:tc>
        <w:tc>
          <w:tcPr>
            <w:tcW w:w="1133" w:type="dxa"/>
            <w:tcBorders>
              <w:top w:val="nil"/>
              <w:left w:val="nil"/>
              <w:bottom w:val="nil"/>
              <w:right w:val="nil"/>
            </w:tcBorders>
          </w:tcPr>
          <w:p w14:paraId="506EA7FF" w14:textId="77777777" w:rsidR="00D64459" w:rsidRPr="00493E39" w:rsidRDefault="008B2120">
            <w:pPr>
              <w:spacing w:line="240" w:lineRule="auto"/>
              <w:jc w:val="center"/>
              <w:rPr>
                <w:sz w:val="20"/>
                <w:szCs w:val="20"/>
              </w:rPr>
            </w:pPr>
            <w:r w:rsidRPr="00493E39">
              <w:rPr>
                <w:sz w:val="20"/>
                <w:szCs w:val="20"/>
              </w:rPr>
              <w:t>0,001</w:t>
            </w:r>
          </w:p>
        </w:tc>
      </w:tr>
      <w:tr w:rsidR="00D64459" w:rsidRPr="00493E39" w14:paraId="6906BF1B" w14:textId="77777777">
        <w:trPr>
          <w:cantSplit/>
          <w:jc w:val="center"/>
        </w:trPr>
        <w:tc>
          <w:tcPr>
            <w:tcW w:w="2268" w:type="dxa"/>
            <w:tcBorders>
              <w:top w:val="nil"/>
              <w:left w:val="nil"/>
              <w:bottom w:val="nil"/>
              <w:right w:val="nil"/>
            </w:tcBorders>
          </w:tcPr>
          <w:p w14:paraId="03CD56C3" w14:textId="77777777" w:rsidR="00D64459" w:rsidRPr="00493E39" w:rsidRDefault="00D64459">
            <w:pPr>
              <w:spacing w:line="240" w:lineRule="auto"/>
              <w:rPr>
                <w:sz w:val="20"/>
                <w:szCs w:val="20"/>
              </w:rPr>
            </w:pPr>
          </w:p>
        </w:tc>
        <w:tc>
          <w:tcPr>
            <w:tcW w:w="454" w:type="dxa"/>
            <w:tcBorders>
              <w:top w:val="nil"/>
              <w:left w:val="nil"/>
              <w:bottom w:val="nil"/>
              <w:right w:val="nil"/>
            </w:tcBorders>
          </w:tcPr>
          <w:p w14:paraId="7786243E" w14:textId="77777777" w:rsidR="00D64459" w:rsidRPr="00493E39" w:rsidRDefault="008B2120">
            <w:pPr>
              <w:spacing w:line="240" w:lineRule="auto"/>
              <w:jc w:val="center"/>
              <w:rPr>
                <w:sz w:val="20"/>
                <w:szCs w:val="20"/>
              </w:rPr>
            </w:pPr>
            <w:r w:rsidRPr="00493E39">
              <w:rPr>
                <w:sz w:val="20"/>
                <w:szCs w:val="20"/>
              </w:rPr>
              <w:t>1</w:t>
            </w:r>
          </w:p>
        </w:tc>
        <w:tc>
          <w:tcPr>
            <w:tcW w:w="1191" w:type="dxa"/>
            <w:tcBorders>
              <w:top w:val="nil"/>
              <w:left w:val="nil"/>
              <w:bottom w:val="nil"/>
              <w:right w:val="nil"/>
            </w:tcBorders>
          </w:tcPr>
          <w:p w14:paraId="70296192" w14:textId="77777777" w:rsidR="00D64459" w:rsidRPr="00493E39" w:rsidRDefault="008B2120">
            <w:pPr>
              <w:spacing w:line="240" w:lineRule="auto"/>
              <w:jc w:val="center"/>
              <w:rPr>
                <w:sz w:val="20"/>
                <w:szCs w:val="20"/>
              </w:rPr>
            </w:pPr>
            <w:r w:rsidRPr="00493E39">
              <w:rPr>
                <w:sz w:val="20"/>
                <w:szCs w:val="20"/>
              </w:rPr>
              <w:t>0,034</w:t>
            </w:r>
          </w:p>
        </w:tc>
        <w:tc>
          <w:tcPr>
            <w:tcW w:w="907" w:type="dxa"/>
            <w:tcBorders>
              <w:top w:val="nil"/>
              <w:left w:val="nil"/>
              <w:bottom w:val="nil"/>
              <w:right w:val="nil"/>
            </w:tcBorders>
          </w:tcPr>
          <w:p w14:paraId="7E911266" w14:textId="77777777" w:rsidR="00D64459" w:rsidRPr="00493E39" w:rsidRDefault="008B2120">
            <w:pPr>
              <w:spacing w:line="240" w:lineRule="auto"/>
              <w:jc w:val="center"/>
              <w:rPr>
                <w:sz w:val="20"/>
                <w:szCs w:val="20"/>
              </w:rPr>
            </w:pPr>
            <w:r w:rsidRPr="00493E39">
              <w:rPr>
                <w:sz w:val="20"/>
                <w:szCs w:val="20"/>
              </w:rPr>
              <w:t>(0,043)</w:t>
            </w:r>
          </w:p>
        </w:tc>
        <w:tc>
          <w:tcPr>
            <w:tcW w:w="1191" w:type="dxa"/>
            <w:tcBorders>
              <w:top w:val="nil"/>
              <w:left w:val="nil"/>
              <w:bottom w:val="nil"/>
              <w:right w:val="nil"/>
            </w:tcBorders>
          </w:tcPr>
          <w:p w14:paraId="1E7BD6B5" w14:textId="77777777" w:rsidR="00D64459" w:rsidRPr="00493E39" w:rsidRDefault="008B2120">
            <w:pPr>
              <w:spacing w:line="240" w:lineRule="auto"/>
              <w:jc w:val="center"/>
              <w:rPr>
                <w:sz w:val="20"/>
                <w:szCs w:val="20"/>
              </w:rPr>
            </w:pPr>
            <w:r w:rsidRPr="00493E39">
              <w:rPr>
                <w:sz w:val="20"/>
                <w:szCs w:val="20"/>
              </w:rPr>
              <w:t>0,356***</w:t>
            </w:r>
          </w:p>
        </w:tc>
        <w:tc>
          <w:tcPr>
            <w:tcW w:w="907" w:type="dxa"/>
            <w:tcBorders>
              <w:top w:val="nil"/>
              <w:left w:val="nil"/>
              <w:bottom w:val="nil"/>
              <w:right w:val="nil"/>
            </w:tcBorders>
          </w:tcPr>
          <w:p w14:paraId="0FE896C7" w14:textId="77777777" w:rsidR="00D64459" w:rsidRPr="00493E39" w:rsidRDefault="008B2120">
            <w:pPr>
              <w:spacing w:line="240" w:lineRule="auto"/>
              <w:jc w:val="center"/>
              <w:rPr>
                <w:sz w:val="20"/>
                <w:szCs w:val="20"/>
              </w:rPr>
            </w:pPr>
            <w:r w:rsidRPr="00493E39">
              <w:rPr>
                <w:sz w:val="20"/>
                <w:szCs w:val="20"/>
              </w:rPr>
              <w:t>(0,075)</w:t>
            </w:r>
          </w:p>
        </w:tc>
        <w:tc>
          <w:tcPr>
            <w:tcW w:w="1133" w:type="dxa"/>
            <w:tcBorders>
              <w:top w:val="nil"/>
              <w:left w:val="nil"/>
              <w:bottom w:val="nil"/>
              <w:right w:val="nil"/>
            </w:tcBorders>
          </w:tcPr>
          <w:p w14:paraId="68ED0C88" w14:textId="1C826447" w:rsidR="00D64459" w:rsidRPr="00493E39" w:rsidRDefault="008B2120">
            <w:pPr>
              <w:spacing w:line="240" w:lineRule="auto"/>
              <w:jc w:val="center"/>
              <w:rPr>
                <w:sz w:val="20"/>
                <w:szCs w:val="20"/>
              </w:rPr>
            </w:pPr>
            <w:r w:rsidRPr="00493E39">
              <w:rPr>
                <w:sz w:val="20"/>
                <w:szCs w:val="20"/>
              </w:rPr>
              <w:t>&lt;0,001</w:t>
            </w:r>
          </w:p>
        </w:tc>
      </w:tr>
      <w:tr w:rsidR="00D64459" w:rsidRPr="00493E39" w14:paraId="49D6E0C3" w14:textId="77777777">
        <w:trPr>
          <w:cantSplit/>
          <w:jc w:val="center"/>
        </w:trPr>
        <w:tc>
          <w:tcPr>
            <w:tcW w:w="2268" w:type="dxa"/>
            <w:tcBorders>
              <w:top w:val="nil"/>
              <w:left w:val="nil"/>
              <w:bottom w:val="nil"/>
              <w:right w:val="nil"/>
            </w:tcBorders>
          </w:tcPr>
          <w:p w14:paraId="42DE58C2" w14:textId="77777777" w:rsidR="00D64459" w:rsidRPr="00493E39" w:rsidRDefault="00D64459">
            <w:pPr>
              <w:spacing w:line="240" w:lineRule="auto"/>
              <w:rPr>
                <w:sz w:val="20"/>
                <w:szCs w:val="20"/>
              </w:rPr>
            </w:pPr>
          </w:p>
        </w:tc>
        <w:tc>
          <w:tcPr>
            <w:tcW w:w="454" w:type="dxa"/>
            <w:tcBorders>
              <w:top w:val="nil"/>
              <w:left w:val="nil"/>
              <w:bottom w:val="nil"/>
              <w:right w:val="nil"/>
            </w:tcBorders>
          </w:tcPr>
          <w:p w14:paraId="66FFDE2B" w14:textId="77777777" w:rsidR="00D64459" w:rsidRPr="00493E39" w:rsidRDefault="008B2120">
            <w:pPr>
              <w:spacing w:line="240" w:lineRule="auto"/>
              <w:jc w:val="center"/>
              <w:rPr>
                <w:sz w:val="20"/>
                <w:szCs w:val="20"/>
              </w:rPr>
            </w:pPr>
            <w:r w:rsidRPr="00493E39">
              <w:rPr>
                <w:sz w:val="20"/>
                <w:szCs w:val="20"/>
              </w:rPr>
              <w:t>3</w:t>
            </w:r>
          </w:p>
        </w:tc>
        <w:tc>
          <w:tcPr>
            <w:tcW w:w="1191" w:type="dxa"/>
            <w:tcBorders>
              <w:top w:val="nil"/>
              <w:left w:val="nil"/>
              <w:bottom w:val="nil"/>
              <w:right w:val="nil"/>
            </w:tcBorders>
          </w:tcPr>
          <w:p w14:paraId="00FB13B5" w14:textId="77777777" w:rsidR="00D64459" w:rsidRPr="00493E39" w:rsidRDefault="008B2120">
            <w:pPr>
              <w:spacing w:line="240" w:lineRule="auto"/>
              <w:jc w:val="center"/>
              <w:rPr>
                <w:sz w:val="20"/>
                <w:szCs w:val="20"/>
              </w:rPr>
            </w:pPr>
            <w:r w:rsidRPr="00493E39">
              <w:rPr>
                <w:sz w:val="20"/>
                <w:szCs w:val="20"/>
              </w:rPr>
              <w:t>0,101</w:t>
            </w:r>
          </w:p>
        </w:tc>
        <w:tc>
          <w:tcPr>
            <w:tcW w:w="907" w:type="dxa"/>
            <w:tcBorders>
              <w:top w:val="nil"/>
              <w:left w:val="nil"/>
              <w:bottom w:val="nil"/>
              <w:right w:val="nil"/>
            </w:tcBorders>
          </w:tcPr>
          <w:p w14:paraId="3B2FB270" w14:textId="77777777" w:rsidR="00D64459" w:rsidRPr="00493E39" w:rsidRDefault="008B2120">
            <w:pPr>
              <w:spacing w:line="240" w:lineRule="auto"/>
              <w:jc w:val="center"/>
              <w:rPr>
                <w:sz w:val="20"/>
                <w:szCs w:val="20"/>
              </w:rPr>
            </w:pPr>
            <w:r w:rsidRPr="00493E39">
              <w:rPr>
                <w:sz w:val="20"/>
                <w:szCs w:val="20"/>
              </w:rPr>
              <w:t>(0,084)</w:t>
            </w:r>
          </w:p>
        </w:tc>
        <w:tc>
          <w:tcPr>
            <w:tcW w:w="1191" w:type="dxa"/>
            <w:tcBorders>
              <w:top w:val="nil"/>
              <w:left w:val="nil"/>
              <w:bottom w:val="nil"/>
              <w:right w:val="nil"/>
            </w:tcBorders>
          </w:tcPr>
          <w:p w14:paraId="2FDD488F" w14:textId="77777777" w:rsidR="00D64459" w:rsidRPr="00493E39" w:rsidRDefault="008B2120">
            <w:pPr>
              <w:spacing w:line="240" w:lineRule="auto"/>
              <w:jc w:val="center"/>
              <w:rPr>
                <w:sz w:val="20"/>
                <w:szCs w:val="20"/>
              </w:rPr>
            </w:pPr>
            <w:r w:rsidRPr="00493E39">
              <w:rPr>
                <w:sz w:val="20"/>
                <w:szCs w:val="20"/>
              </w:rPr>
              <w:t>0,314**</w:t>
            </w:r>
          </w:p>
        </w:tc>
        <w:tc>
          <w:tcPr>
            <w:tcW w:w="907" w:type="dxa"/>
            <w:tcBorders>
              <w:top w:val="nil"/>
              <w:left w:val="nil"/>
              <w:bottom w:val="nil"/>
              <w:right w:val="nil"/>
            </w:tcBorders>
          </w:tcPr>
          <w:p w14:paraId="57355B08" w14:textId="77777777" w:rsidR="00D64459" w:rsidRPr="00493E39" w:rsidRDefault="008B2120">
            <w:pPr>
              <w:spacing w:line="240" w:lineRule="auto"/>
              <w:jc w:val="center"/>
              <w:rPr>
                <w:sz w:val="20"/>
                <w:szCs w:val="20"/>
              </w:rPr>
            </w:pPr>
            <w:r w:rsidRPr="00493E39">
              <w:rPr>
                <w:sz w:val="20"/>
                <w:szCs w:val="20"/>
              </w:rPr>
              <w:t>(0,123)</w:t>
            </w:r>
          </w:p>
        </w:tc>
        <w:tc>
          <w:tcPr>
            <w:tcW w:w="1133" w:type="dxa"/>
            <w:tcBorders>
              <w:top w:val="nil"/>
              <w:left w:val="nil"/>
              <w:bottom w:val="nil"/>
              <w:right w:val="nil"/>
            </w:tcBorders>
          </w:tcPr>
          <w:p w14:paraId="34F22DE1" w14:textId="77777777" w:rsidR="00D64459" w:rsidRPr="00493E39" w:rsidRDefault="008B2120">
            <w:pPr>
              <w:spacing w:line="240" w:lineRule="auto"/>
              <w:jc w:val="center"/>
              <w:rPr>
                <w:sz w:val="20"/>
                <w:szCs w:val="20"/>
              </w:rPr>
            </w:pPr>
            <w:r w:rsidRPr="00493E39">
              <w:rPr>
                <w:sz w:val="20"/>
                <w:szCs w:val="20"/>
              </w:rPr>
              <w:t>0,160</w:t>
            </w:r>
          </w:p>
        </w:tc>
      </w:tr>
      <w:tr w:rsidR="00D64459" w:rsidRPr="00493E39" w14:paraId="3CAC6B5B" w14:textId="77777777">
        <w:trPr>
          <w:cantSplit/>
          <w:jc w:val="center"/>
        </w:trPr>
        <w:tc>
          <w:tcPr>
            <w:tcW w:w="2268" w:type="dxa"/>
            <w:tcBorders>
              <w:top w:val="nil"/>
              <w:left w:val="nil"/>
              <w:bottom w:val="nil"/>
              <w:right w:val="nil"/>
            </w:tcBorders>
          </w:tcPr>
          <w:p w14:paraId="53797261" w14:textId="77777777" w:rsidR="00D64459" w:rsidRPr="00493E39" w:rsidRDefault="00D64459">
            <w:pPr>
              <w:spacing w:line="240" w:lineRule="auto"/>
              <w:rPr>
                <w:sz w:val="20"/>
                <w:szCs w:val="20"/>
              </w:rPr>
            </w:pPr>
          </w:p>
        </w:tc>
        <w:tc>
          <w:tcPr>
            <w:tcW w:w="454" w:type="dxa"/>
            <w:tcBorders>
              <w:top w:val="nil"/>
              <w:left w:val="nil"/>
              <w:bottom w:val="nil"/>
              <w:right w:val="nil"/>
            </w:tcBorders>
          </w:tcPr>
          <w:p w14:paraId="7525CF66" w14:textId="77777777" w:rsidR="00D64459" w:rsidRPr="00493E39" w:rsidRDefault="008B2120">
            <w:pPr>
              <w:spacing w:line="240" w:lineRule="auto"/>
              <w:jc w:val="center"/>
              <w:rPr>
                <w:sz w:val="20"/>
                <w:szCs w:val="20"/>
              </w:rPr>
            </w:pPr>
            <w:r w:rsidRPr="00493E39">
              <w:rPr>
                <w:sz w:val="20"/>
                <w:szCs w:val="20"/>
              </w:rPr>
              <w:t>6</w:t>
            </w:r>
          </w:p>
        </w:tc>
        <w:tc>
          <w:tcPr>
            <w:tcW w:w="1191" w:type="dxa"/>
            <w:tcBorders>
              <w:top w:val="nil"/>
              <w:left w:val="nil"/>
              <w:bottom w:val="nil"/>
              <w:right w:val="nil"/>
            </w:tcBorders>
          </w:tcPr>
          <w:p w14:paraId="469265EE" w14:textId="77777777" w:rsidR="00D64459" w:rsidRPr="00493E39" w:rsidRDefault="008B2120">
            <w:pPr>
              <w:spacing w:line="240" w:lineRule="auto"/>
              <w:jc w:val="center"/>
              <w:rPr>
                <w:sz w:val="20"/>
                <w:szCs w:val="20"/>
              </w:rPr>
            </w:pPr>
            <w:r w:rsidRPr="00493E39">
              <w:rPr>
                <w:sz w:val="20"/>
                <w:szCs w:val="20"/>
              </w:rPr>
              <w:t>0,065</w:t>
            </w:r>
          </w:p>
        </w:tc>
        <w:tc>
          <w:tcPr>
            <w:tcW w:w="907" w:type="dxa"/>
            <w:tcBorders>
              <w:top w:val="nil"/>
              <w:left w:val="nil"/>
              <w:bottom w:val="nil"/>
              <w:right w:val="nil"/>
            </w:tcBorders>
          </w:tcPr>
          <w:p w14:paraId="795D2842" w14:textId="77777777" w:rsidR="00D64459" w:rsidRPr="00493E39" w:rsidRDefault="008B2120">
            <w:pPr>
              <w:spacing w:line="240" w:lineRule="auto"/>
              <w:jc w:val="center"/>
              <w:rPr>
                <w:sz w:val="20"/>
                <w:szCs w:val="20"/>
              </w:rPr>
            </w:pPr>
            <w:r w:rsidRPr="00493E39">
              <w:rPr>
                <w:sz w:val="20"/>
                <w:szCs w:val="20"/>
              </w:rPr>
              <w:t>(0,156)</w:t>
            </w:r>
          </w:p>
        </w:tc>
        <w:tc>
          <w:tcPr>
            <w:tcW w:w="1191" w:type="dxa"/>
            <w:tcBorders>
              <w:top w:val="nil"/>
              <w:left w:val="nil"/>
              <w:bottom w:val="nil"/>
              <w:right w:val="nil"/>
            </w:tcBorders>
          </w:tcPr>
          <w:p w14:paraId="05DE7327" w14:textId="77777777" w:rsidR="00D64459" w:rsidRPr="00493E39" w:rsidRDefault="008B2120">
            <w:pPr>
              <w:spacing w:line="240" w:lineRule="auto"/>
              <w:jc w:val="center"/>
              <w:rPr>
                <w:sz w:val="20"/>
                <w:szCs w:val="20"/>
              </w:rPr>
            </w:pPr>
            <w:r w:rsidRPr="00493E39">
              <w:rPr>
                <w:sz w:val="20"/>
                <w:szCs w:val="20"/>
              </w:rPr>
              <w:t>0,189**</w:t>
            </w:r>
          </w:p>
        </w:tc>
        <w:tc>
          <w:tcPr>
            <w:tcW w:w="907" w:type="dxa"/>
            <w:tcBorders>
              <w:top w:val="nil"/>
              <w:left w:val="nil"/>
              <w:bottom w:val="nil"/>
              <w:right w:val="nil"/>
            </w:tcBorders>
          </w:tcPr>
          <w:p w14:paraId="41F4465B" w14:textId="77777777" w:rsidR="00D64459" w:rsidRPr="00493E39" w:rsidRDefault="008B2120">
            <w:pPr>
              <w:spacing w:line="240" w:lineRule="auto"/>
              <w:jc w:val="center"/>
              <w:rPr>
                <w:sz w:val="20"/>
                <w:szCs w:val="20"/>
              </w:rPr>
            </w:pPr>
            <w:r w:rsidRPr="00493E39">
              <w:rPr>
                <w:sz w:val="20"/>
                <w:szCs w:val="20"/>
              </w:rPr>
              <w:t>(0,091)</w:t>
            </w:r>
          </w:p>
        </w:tc>
        <w:tc>
          <w:tcPr>
            <w:tcW w:w="1133" w:type="dxa"/>
            <w:tcBorders>
              <w:top w:val="nil"/>
              <w:left w:val="nil"/>
              <w:bottom w:val="nil"/>
              <w:right w:val="nil"/>
            </w:tcBorders>
          </w:tcPr>
          <w:p w14:paraId="533BEAD2" w14:textId="77777777" w:rsidR="00D64459" w:rsidRPr="00493E39" w:rsidRDefault="008B2120">
            <w:pPr>
              <w:spacing w:line="240" w:lineRule="auto"/>
              <w:jc w:val="center"/>
              <w:rPr>
                <w:sz w:val="20"/>
                <w:szCs w:val="20"/>
              </w:rPr>
            </w:pPr>
            <w:r w:rsidRPr="00493E39">
              <w:rPr>
                <w:sz w:val="20"/>
                <w:szCs w:val="20"/>
              </w:rPr>
              <w:t>0,524</w:t>
            </w:r>
          </w:p>
        </w:tc>
      </w:tr>
      <w:tr w:rsidR="00D64459" w:rsidRPr="00493E39" w14:paraId="3C5ECA81" w14:textId="77777777">
        <w:trPr>
          <w:cantSplit/>
          <w:jc w:val="center"/>
        </w:trPr>
        <w:tc>
          <w:tcPr>
            <w:tcW w:w="2268" w:type="dxa"/>
            <w:tcBorders>
              <w:top w:val="nil"/>
              <w:left w:val="nil"/>
              <w:bottom w:val="nil"/>
              <w:right w:val="nil"/>
            </w:tcBorders>
          </w:tcPr>
          <w:p w14:paraId="3D9F5F92" w14:textId="77777777" w:rsidR="00D64459" w:rsidRPr="00493E39" w:rsidRDefault="00D64459">
            <w:pPr>
              <w:spacing w:line="240" w:lineRule="auto"/>
              <w:rPr>
                <w:sz w:val="20"/>
                <w:szCs w:val="20"/>
              </w:rPr>
            </w:pPr>
          </w:p>
        </w:tc>
        <w:tc>
          <w:tcPr>
            <w:tcW w:w="454" w:type="dxa"/>
            <w:tcBorders>
              <w:top w:val="nil"/>
              <w:left w:val="nil"/>
              <w:bottom w:val="nil"/>
              <w:right w:val="nil"/>
            </w:tcBorders>
          </w:tcPr>
          <w:p w14:paraId="262231E4" w14:textId="77777777" w:rsidR="00D64459" w:rsidRPr="00493E39" w:rsidRDefault="008B2120">
            <w:pPr>
              <w:spacing w:line="240" w:lineRule="auto"/>
              <w:jc w:val="center"/>
              <w:rPr>
                <w:sz w:val="20"/>
                <w:szCs w:val="20"/>
              </w:rPr>
            </w:pPr>
            <w:r w:rsidRPr="00493E39">
              <w:rPr>
                <w:sz w:val="20"/>
                <w:szCs w:val="20"/>
              </w:rPr>
              <w:t>12</w:t>
            </w:r>
          </w:p>
        </w:tc>
        <w:tc>
          <w:tcPr>
            <w:tcW w:w="1191" w:type="dxa"/>
            <w:tcBorders>
              <w:top w:val="nil"/>
              <w:left w:val="nil"/>
              <w:bottom w:val="nil"/>
              <w:right w:val="nil"/>
            </w:tcBorders>
          </w:tcPr>
          <w:p w14:paraId="08E0C71B" w14:textId="77777777" w:rsidR="00D64459" w:rsidRPr="00493E39" w:rsidRDefault="008B2120">
            <w:pPr>
              <w:spacing w:line="240" w:lineRule="auto"/>
              <w:jc w:val="center"/>
              <w:rPr>
                <w:sz w:val="20"/>
                <w:szCs w:val="20"/>
              </w:rPr>
            </w:pPr>
            <w:r w:rsidRPr="00493E39">
              <w:rPr>
                <w:sz w:val="20"/>
                <w:szCs w:val="20"/>
              </w:rPr>
              <w:t>−0,065</w:t>
            </w:r>
          </w:p>
        </w:tc>
        <w:tc>
          <w:tcPr>
            <w:tcW w:w="907" w:type="dxa"/>
            <w:tcBorders>
              <w:top w:val="nil"/>
              <w:left w:val="nil"/>
              <w:bottom w:val="nil"/>
              <w:right w:val="nil"/>
            </w:tcBorders>
          </w:tcPr>
          <w:p w14:paraId="32431107" w14:textId="77777777" w:rsidR="00D64459" w:rsidRPr="00493E39" w:rsidRDefault="008B2120">
            <w:pPr>
              <w:spacing w:line="240" w:lineRule="auto"/>
              <w:jc w:val="center"/>
              <w:rPr>
                <w:sz w:val="20"/>
                <w:szCs w:val="20"/>
              </w:rPr>
            </w:pPr>
            <w:r w:rsidRPr="00493E39">
              <w:rPr>
                <w:sz w:val="20"/>
                <w:szCs w:val="20"/>
              </w:rPr>
              <w:t>(0,222)</w:t>
            </w:r>
          </w:p>
        </w:tc>
        <w:tc>
          <w:tcPr>
            <w:tcW w:w="1191" w:type="dxa"/>
            <w:tcBorders>
              <w:top w:val="nil"/>
              <w:left w:val="nil"/>
              <w:bottom w:val="nil"/>
              <w:right w:val="nil"/>
            </w:tcBorders>
          </w:tcPr>
          <w:p w14:paraId="51F1188D" w14:textId="77777777" w:rsidR="00D64459" w:rsidRPr="00493E39" w:rsidRDefault="008B2120">
            <w:pPr>
              <w:spacing w:line="240" w:lineRule="auto"/>
              <w:jc w:val="center"/>
              <w:rPr>
                <w:sz w:val="20"/>
                <w:szCs w:val="20"/>
              </w:rPr>
            </w:pPr>
            <w:r w:rsidRPr="00493E39">
              <w:rPr>
                <w:sz w:val="20"/>
                <w:szCs w:val="20"/>
              </w:rPr>
              <w:t>0,269**</w:t>
            </w:r>
          </w:p>
        </w:tc>
        <w:tc>
          <w:tcPr>
            <w:tcW w:w="907" w:type="dxa"/>
            <w:tcBorders>
              <w:top w:val="nil"/>
              <w:left w:val="nil"/>
              <w:bottom w:val="nil"/>
              <w:right w:val="nil"/>
            </w:tcBorders>
          </w:tcPr>
          <w:p w14:paraId="2947BF5A" w14:textId="77777777" w:rsidR="00D64459" w:rsidRPr="00493E39" w:rsidRDefault="008B2120">
            <w:pPr>
              <w:spacing w:line="240" w:lineRule="auto"/>
              <w:jc w:val="center"/>
              <w:rPr>
                <w:sz w:val="20"/>
                <w:szCs w:val="20"/>
              </w:rPr>
            </w:pPr>
            <w:r w:rsidRPr="00493E39">
              <w:rPr>
                <w:sz w:val="20"/>
                <w:szCs w:val="20"/>
              </w:rPr>
              <w:t>(0,115)</w:t>
            </w:r>
          </w:p>
        </w:tc>
        <w:tc>
          <w:tcPr>
            <w:tcW w:w="1133" w:type="dxa"/>
            <w:tcBorders>
              <w:top w:val="nil"/>
              <w:left w:val="nil"/>
              <w:bottom w:val="nil"/>
              <w:right w:val="nil"/>
            </w:tcBorders>
          </w:tcPr>
          <w:p w14:paraId="4084A946" w14:textId="77777777" w:rsidR="00D64459" w:rsidRPr="00493E39" w:rsidRDefault="008B2120">
            <w:pPr>
              <w:spacing w:line="240" w:lineRule="auto"/>
              <w:jc w:val="center"/>
              <w:rPr>
                <w:sz w:val="20"/>
                <w:szCs w:val="20"/>
              </w:rPr>
            </w:pPr>
            <w:r w:rsidRPr="00493E39">
              <w:rPr>
                <w:sz w:val="20"/>
                <w:szCs w:val="20"/>
              </w:rPr>
              <w:t>0,196</w:t>
            </w:r>
          </w:p>
        </w:tc>
      </w:tr>
      <w:tr w:rsidR="00D64459" w:rsidRPr="00493E39" w14:paraId="3868F168" w14:textId="77777777">
        <w:trPr>
          <w:cantSplit/>
          <w:jc w:val="center"/>
        </w:trPr>
        <w:tc>
          <w:tcPr>
            <w:tcW w:w="2268" w:type="dxa"/>
            <w:tcBorders>
              <w:top w:val="nil"/>
              <w:left w:val="nil"/>
              <w:bottom w:val="nil"/>
              <w:right w:val="nil"/>
            </w:tcBorders>
          </w:tcPr>
          <w:p w14:paraId="1B8B9C2B" w14:textId="77777777" w:rsidR="00D64459" w:rsidRPr="00493E39" w:rsidRDefault="008B2120">
            <w:pPr>
              <w:spacing w:line="240" w:lineRule="auto"/>
              <w:rPr>
                <w:sz w:val="20"/>
                <w:szCs w:val="20"/>
              </w:rPr>
            </w:pPr>
            <w:r w:rsidRPr="00493E39">
              <w:rPr>
                <w:sz w:val="20"/>
                <w:szCs w:val="20"/>
              </w:rPr>
              <w:t>IPCA Transportes</w:t>
            </w:r>
          </w:p>
        </w:tc>
        <w:tc>
          <w:tcPr>
            <w:tcW w:w="454" w:type="dxa"/>
            <w:tcBorders>
              <w:top w:val="nil"/>
              <w:left w:val="nil"/>
              <w:bottom w:val="nil"/>
              <w:right w:val="nil"/>
            </w:tcBorders>
          </w:tcPr>
          <w:p w14:paraId="55F2E746" w14:textId="77777777" w:rsidR="00D64459" w:rsidRPr="00493E39" w:rsidRDefault="008B2120">
            <w:pPr>
              <w:spacing w:line="240" w:lineRule="auto"/>
              <w:jc w:val="center"/>
              <w:rPr>
                <w:sz w:val="20"/>
                <w:szCs w:val="20"/>
              </w:rPr>
            </w:pPr>
            <w:r w:rsidRPr="00493E39">
              <w:rPr>
                <w:sz w:val="20"/>
                <w:szCs w:val="20"/>
              </w:rPr>
              <w:t>0</w:t>
            </w:r>
          </w:p>
        </w:tc>
        <w:tc>
          <w:tcPr>
            <w:tcW w:w="1191" w:type="dxa"/>
            <w:tcBorders>
              <w:top w:val="nil"/>
              <w:left w:val="nil"/>
              <w:bottom w:val="nil"/>
              <w:right w:val="nil"/>
            </w:tcBorders>
          </w:tcPr>
          <w:p w14:paraId="629F5779" w14:textId="77777777" w:rsidR="00D64459" w:rsidRPr="00493E39" w:rsidRDefault="008B2120">
            <w:pPr>
              <w:spacing w:line="240" w:lineRule="auto"/>
              <w:jc w:val="center"/>
              <w:rPr>
                <w:sz w:val="20"/>
                <w:szCs w:val="20"/>
              </w:rPr>
            </w:pPr>
            <w:r w:rsidRPr="00493E39">
              <w:rPr>
                <w:sz w:val="20"/>
                <w:szCs w:val="20"/>
              </w:rPr>
              <w:t>0,065</w:t>
            </w:r>
          </w:p>
        </w:tc>
        <w:tc>
          <w:tcPr>
            <w:tcW w:w="907" w:type="dxa"/>
            <w:tcBorders>
              <w:top w:val="nil"/>
              <w:left w:val="nil"/>
              <w:bottom w:val="nil"/>
              <w:right w:val="nil"/>
            </w:tcBorders>
          </w:tcPr>
          <w:p w14:paraId="15EB9E24" w14:textId="77777777" w:rsidR="00D64459" w:rsidRPr="00493E39" w:rsidRDefault="008B2120">
            <w:pPr>
              <w:spacing w:line="240" w:lineRule="auto"/>
              <w:jc w:val="center"/>
              <w:rPr>
                <w:sz w:val="20"/>
                <w:szCs w:val="20"/>
              </w:rPr>
            </w:pPr>
            <w:r w:rsidRPr="00493E39">
              <w:rPr>
                <w:sz w:val="20"/>
                <w:szCs w:val="20"/>
              </w:rPr>
              <w:t>(0,068)</w:t>
            </w:r>
          </w:p>
        </w:tc>
        <w:tc>
          <w:tcPr>
            <w:tcW w:w="1191" w:type="dxa"/>
            <w:tcBorders>
              <w:top w:val="nil"/>
              <w:left w:val="nil"/>
              <w:bottom w:val="nil"/>
              <w:right w:val="nil"/>
            </w:tcBorders>
          </w:tcPr>
          <w:p w14:paraId="0B1E951C" w14:textId="77777777" w:rsidR="00D64459" w:rsidRPr="00493E39" w:rsidRDefault="008B2120">
            <w:pPr>
              <w:spacing w:line="240" w:lineRule="auto"/>
              <w:jc w:val="center"/>
              <w:rPr>
                <w:sz w:val="20"/>
                <w:szCs w:val="20"/>
              </w:rPr>
            </w:pPr>
            <w:r w:rsidRPr="00493E39">
              <w:rPr>
                <w:sz w:val="20"/>
                <w:szCs w:val="20"/>
              </w:rPr>
              <w:t>0,675***</w:t>
            </w:r>
          </w:p>
        </w:tc>
        <w:tc>
          <w:tcPr>
            <w:tcW w:w="907" w:type="dxa"/>
            <w:tcBorders>
              <w:top w:val="nil"/>
              <w:left w:val="nil"/>
              <w:bottom w:val="nil"/>
              <w:right w:val="nil"/>
            </w:tcBorders>
          </w:tcPr>
          <w:p w14:paraId="2F4B1855" w14:textId="77777777" w:rsidR="00D64459" w:rsidRPr="00493E39" w:rsidRDefault="008B2120">
            <w:pPr>
              <w:spacing w:line="240" w:lineRule="auto"/>
              <w:jc w:val="center"/>
              <w:rPr>
                <w:sz w:val="20"/>
                <w:szCs w:val="20"/>
              </w:rPr>
            </w:pPr>
            <w:r w:rsidRPr="00493E39">
              <w:rPr>
                <w:sz w:val="20"/>
                <w:szCs w:val="20"/>
              </w:rPr>
              <w:t>(0,142)</w:t>
            </w:r>
          </w:p>
        </w:tc>
        <w:tc>
          <w:tcPr>
            <w:tcW w:w="1133" w:type="dxa"/>
            <w:tcBorders>
              <w:top w:val="nil"/>
              <w:left w:val="nil"/>
              <w:bottom w:val="nil"/>
              <w:right w:val="nil"/>
            </w:tcBorders>
          </w:tcPr>
          <w:p w14:paraId="6EF14174" w14:textId="5C76E798" w:rsidR="00D64459" w:rsidRPr="00493E39" w:rsidRDefault="008B2120">
            <w:pPr>
              <w:spacing w:line="240" w:lineRule="auto"/>
              <w:jc w:val="center"/>
              <w:rPr>
                <w:sz w:val="20"/>
                <w:szCs w:val="20"/>
              </w:rPr>
            </w:pPr>
            <w:r w:rsidRPr="00493E39">
              <w:rPr>
                <w:sz w:val="20"/>
                <w:szCs w:val="20"/>
              </w:rPr>
              <w:t>&lt;0,001</w:t>
            </w:r>
          </w:p>
        </w:tc>
      </w:tr>
      <w:tr w:rsidR="00D64459" w:rsidRPr="00493E39" w14:paraId="72F4BB2F" w14:textId="77777777">
        <w:trPr>
          <w:cantSplit/>
          <w:jc w:val="center"/>
        </w:trPr>
        <w:tc>
          <w:tcPr>
            <w:tcW w:w="2268" w:type="dxa"/>
            <w:tcBorders>
              <w:top w:val="nil"/>
              <w:left w:val="nil"/>
              <w:bottom w:val="nil"/>
              <w:right w:val="nil"/>
            </w:tcBorders>
          </w:tcPr>
          <w:p w14:paraId="2D01FCC6" w14:textId="77777777" w:rsidR="00D64459" w:rsidRPr="00493E39" w:rsidRDefault="00D64459">
            <w:pPr>
              <w:spacing w:line="240" w:lineRule="auto"/>
              <w:rPr>
                <w:sz w:val="20"/>
                <w:szCs w:val="20"/>
              </w:rPr>
            </w:pPr>
          </w:p>
        </w:tc>
        <w:tc>
          <w:tcPr>
            <w:tcW w:w="454" w:type="dxa"/>
            <w:tcBorders>
              <w:top w:val="nil"/>
              <w:left w:val="nil"/>
              <w:bottom w:val="nil"/>
              <w:right w:val="nil"/>
            </w:tcBorders>
          </w:tcPr>
          <w:p w14:paraId="404AF12D" w14:textId="77777777" w:rsidR="00D64459" w:rsidRPr="00493E39" w:rsidRDefault="008B2120">
            <w:pPr>
              <w:spacing w:line="240" w:lineRule="auto"/>
              <w:jc w:val="center"/>
              <w:rPr>
                <w:sz w:val="20"/>
                <w:szCs w:val="20"/>
              </w:rPr>
            </w:pPr>
            <w:r w:rsidRPr="00493E39">
              <w:rPr>
                <w:sz w:val="20"/>
                <w:szCs w:val="20"/>
              </w:rPr>
              <w:t>1</w:t>
            </w:r>
          </w:p>
        </w:tc>
        <w:tc>
          <w:tcPr>
            <w:tcW w:w="1191" w:type="dxa"/>
            <w:tcBorders>
              <w:top w:val="nil"/>
              <w:left w:val="nil"/>
              <w:bottom w:val="nil"/>
              <w:right w:val="nil"/>
            </w:tcBorders>
          </w:tcPr>
          <w:p w14:paraId="16131C7F" w14:textId="77777777" w:rsidR="00D64459" w:rsidRPr="00493E39" w:rsidRDefault="008B2120">
            <w:pPr>
              <w:spacing w:line="240" w:lineRule="auto"/>
              <w:jc w:val="center"/>
              <w:rPr>
                <w:sz w:val="20"/>
                <w:szCs w:val="20"/>
              </w:rPr>
            </w:pPr>
            <w:r w:rsidRPr="00493E39">
              <w:rPr>
                <w:sz w:val="20"/>
                <w:szCs w:val="20"/>
              </w:rPr>
              <w:t>0,090</w:t>
            </w:r>
          </w:p>
        </w:tc>
        <w:tc>
          <w:tcPr>
            <w:tcW w:w="907" w:type="dxa"/>
            <w:tcBorders>
              <w:top w:val="nil"/>
              <w:left w:val="nil"/>
              <w:bottom w:val="nil"/>
              <w:right w:val="nil"/>
            </w:tcBorders>
          </w:tcPr>
          <w:p w14:paraId="7639031C" w14:textId="77777777" w:rsidR="00D64459" w:rsidRPr="00493E39" w:rsidRDefault="008B2120">
            <w:pPr>
              <w:spacing w:line="240" w:lineRule="auto"/>
              <w:jc w:val="center"/>
              <w:rPr>
                <w:sz w:val="20"/>
                <w:szCs w:val="20"/>
              </w:rPr>
            </w:pPr>
            <w:r w:rsidRPr="00493E39">
              <w:rPr>
                <w:sz w:val="20"/>
                <w:szCs w:val="20"/>
              </w:rPr>
              <w:t>(0,129)</w:t>
            </w:r>
          </w:p>
        </w:tc>
        <w:tc>
          <w:tcPr>
            <w:tcW w:w="1191" w:type="dxa"/>
            <w:tcBorders>
              <w:top w:val="nil"/>
              <w:left w:val="nil"/>
              <w:bottom w:val="nil"/>
              <w:right w:val="nil"/>
            </w:tcBorders>
          </w:tcPr>
          <w:p w14:paraId="04393440" w14:textId="77777777" w:rsidR="00D64459" w:rsidRPr="00493E39" w:rsidRDefault="008B2120">
            <w:pPr>
              <w:spacing w:line="240" w:lineRule="auto"/>
              <w:jc w:val="center"/>
              <w:rPr>
                <w:sz w:val="20"/>
                <w:szCs w:val="20"/>
              </w:rPr>
            </w:pPr>
            <w:r w:rsidRPr="00493E39">
              <w:rPr>
                <w:sz w:val="20"/>
                <w:szCs w:val="20"/>
              </w:rPr>
              <w:t>1,366***</w:t>
            </w:r>
          </w:p>
        </w:tc>
        <w:tc>
          <w:tcPr>
            <w:tcW w:w="907" w:type="dxa"/>
            <w:tcBorders>
              <w:top w:val="nil"/>
              <w:left w:val="nil"/>
              <w:bottom w:val="nil"/>
              <w:right w:val="nil"/>
            </w:tcBorders>
          </w:tcPr>
          <w:p w14:paraId="21961E18" w14:textId="77777777" w:rsidR="00D64459" w:rsidRPr="00493E39" w:rsidRDefault="008B2120">
            <w:pPr>
              <w:spacing w:line="240" w:lineRule="auto"/>
              <w:jc w:val="center"/>
              <w:rPr>
                <w:sz w:val="20"/>
                <w:szCs w:val="20"/>
              </w:rPr>
            </w:pPr>
            <w:r w:rsidRPr="00493E39">
              <w:rPr>
                <w:sz w:val="20"/>
                <w:szCs w:val="20"/>
              </w:rPr>
              <w:t>(0,240)</w:t>
            </w:r>
          </w:p>
        </w:tc>
        <w:tc>
          <w:tcPr>
            <w:tcW w:w="1133" w:type="dxa"/>
            <w:tcBorders>
              <w:top w:val="nil"/>
              <w:left w:val="nil"/>
              <w:bottom w:val="nil"/>
              <w:right w:val="nil"/>
            </w:tcBorders>
          </w:tcPr>
          <w:p w14:paraId="170D43F5" w14:textId="41A6D90F" w:rsidR="00D64459" w:rsidRPr="00493E39" w:rsidRDefault="008B2120">
            <w:pPr>
              <w:spacing w:line="240" w:lineRule="auto"/>
              <w:jc w:val="center"/>
              <w:rPr>
                <w:sz w:val="20"/>
                <w:szCs w:val="20"/>
              </w:rPr>
            </w:pPr>
            <w:r w:rsidRPr="00493E39">
              <w:rPr>
                <w:sz w:val="20"/>
                <w:szCs w:val="20"/>
              </w:rPr>
              <w:t>&lt;0,001</w:t>
            </w:r>
          </w:p>
        </w:tc>
      </w:tr>
      <w:tr w:rsidR="00D64459" w:rsidRPr="00493E39" w14:paraId="60F5A459" w14:textId="77777777">
        <w:trPr>
          <w:cantSplit/>
          <w:jc w:val="center"/>
        </w:trPr>
        <w:tc>
          <w:tcPr>
            <w:tcW w:w="2268" w:type="dxa"/>
            <w:tcBorders>
              <w:top w:val="nil"/>
              <w:left w:val="nil"/>
              <w:bottom w:val="nil"/>
              <w:right w:val="nil"/>
            </w:tcBorders>
          </w:tcPr>
          <w:p w14:paraId="31BDE838" w14:textId="77777777" w:rsidR="00D64459" w:rsidRPr="00493E39" w:rsidRDefault="00D64459">
            <w:pPr>
              <w:spacing w:line="240" w:lineRule="auto"/>
              <w:rPr>
                <w:sz w:val="20"/>
                <w:szCs w:val="20"/>
              </w:rPr>
            </w:pPr>
          </w:p>
        </w:tc>
        <w:tc>
          <w:tcPr>
            <w:tcW w:w="454" w:type="dxa"/>
            <w:tcBorders>
              <w:top w:val="nil"/>
              <w:left w:val="nil"/>
              <w:bottom w:val="nil"/>
              <w:right w:val="nil"/>
            </w:tcBorders>
          </w:tcPr>
          <w:p w14:paraId="5D8286C8" w14:textId="77777777" w:rsidR="00D64459" w:rsidRPr="00493E39" w:rsidRDefault="008B2120">
            <w:pPr>
              <w:spacing w:line="240" w:lineRule="auto"/>
              <w:jc w:val="center"/>
              <w:rPr>
                <w:sz w:val="20"/>
                <w:szCs w:val="20"/>
              </w:rPr>
            </w:pPr>
            <w:r w:rsidRPr="00493E39">
              <w:rPr>
                <w:sz w:val="20"/>
                <w:szCs w:val="20"/>
              </w:rPr>
              <w:t>3</w:t>
            </w:r>
          </w:p>
        </w:tc>
        <w:tc>
          <w:tcPr>
            <w:tcW w:w="1191" w:type="dxa"/>
            <w:tcBorders>
              <w:top w:val="nil"/>
              <w:left w:val="nil"/>
              <w:bottom w:val="nil"/>
              <w:right w:val="nil"/>
            </w:tcBorders>
          </w:tcPr>
          <w:p w14:paraId="737989B5" w14:textId="77777777" w:rsidR="00D64459" w:rsidRPr="00493E39" w:rsidRDefault="008B2120">
            <w:pPr>
              <w:spacing w:line="240" w:lineRule="auto"/>
              <w:jc w:val="center"/>
              <w:rPr>
                <w:sz w:val="20"/>
                <w:szCs w:val="20"/>
              </w:rPr>
            </w:pPr>
            <w:r w:rsidRPr="00493E39">
              <w:rPr>
                <w:sz w:val="20"/>
                <w:szCs w:val="20"/>
              </w:rPr>
              <w:t>0,115</w:t>
            </w:r>
          </w:p>
        </w:tc>
        <w:tc>
          <w:tcPr>
            <w:tcW w:w="907" w:type="dxa"/>
            <w:tcBorders>
              <w:top w:val="nil"/>
              <w:left w:val="nil"/>
              <w:bottom w:val="nil"/>
              <w:right w:val="nil"/>
            </w:tcBorders>
          </w:tcPr>
          <w:p w14:paraId="18A4E9E7" w14:textId="77777777" w:rsidR="00D64459" w:rsidRPr="00493E39" w:rsidRDefault="008B2120">
            <w:pPr>
              <w:spacing w:line="240" w:lineRule="auto"/>
              <w:jc w:val="center"/>
              <w:rPr>
                <w:sz w:val="20"/>
                <w:szCs w:val="20"/>
              </w:rPr>
            </w:pPr>
            <w:r w:rsidRPr="00493E39">
              <w:rPr>
                <w:sz w:val="20"/>
                <w:szCs w:val="20"/>
              </w:rPr>
              <w:t>(0,201)</w:t>
            </w:r>
          </w:p>
        </w:tc>
        <w:tc>
          <w:tcPr>
            <w:tcW w:w="1191" w:type="dxa"/>
            <w:tcBorders>
              <w:top w:val="nil"/>
              <w:left w:val="nil"/>
              <w:bottom w:val="nil"/>
              <w:right w:val="nil"/>
            </w:tcBorders>
          </w:tcPr>
          <w:p w14:paraId="09AE1438" w14:textId="77777777" w:rsidR="00D64459" w:rsidRPr="00493E39" w:rsidRDefault="008B2120">
            <w:pPr>
              <w:spacing w:line="240" w:lineRule="auto"/>
              <w:jc w:val="center"/>
              <w:rPr>
                <w:sz w:val="20"/>
                <w:szCs w:val="20"/>
              </w:rPr>
            </w:pPr>
            <w:r w:rsidRPr="00493E39">
              <w:rPr>
                <w:sz w:val="20"/>
                <w:szCs w:val="20"/>
              </w:rPr>
              <w:t>1,194***</w:t>
            </w:r>
          </w:p>
        </w:tc>
        <w:tc>
          <w:tcPr>
            <w:tcW w:w="907" w:type="dxa"/>
            <w:tcBorders>
              <w:top w:val="nil"/>
              <w:left w:val="nil"/>
              <w:bottom w:val="nil"/>
              <w:right w:val="nil"/>
            </w:tcBorders>
          </w:tcPr>
          <w:p w14:paraId="764A5EE3" w14:textId="77777777" w:rsidR="00D64459" w:rsidRPr="00493E39" w:rsidRDefault="008B2120">
            <w:pPr>
              <w:spacing w:line="240" w:lineRule="auto"/>
              <w:jc w:val="center"/>
              <w:rPr>
                <w:sz w:val="20"/>
                <w:szCs w:val="20"/>
              </w:rPr>
            </w:pPr>
            <w:r w:rsidRPr="00493E39">
              <w:rPr>
                <w:sz w:val="20"/>
                <w:szCs w:val="20"/>
              </w:rPr>
              <w:t>(0,327)</w:t>
            </w:r>
          </w:p>
        </w:tc>
        <w:tc>
          <w:tcPr>
            <w:tcW w:w="1133" w:type="dxa"/>
            <w:tcBorders>
              <w:top w:val="nil"/>
              <w:left w:val="nil"/>
              <w:bottom w:val="nil"/>
              <w:right w:val="nil"/>
            </w:tcBorders>
          </w:tcPr>
          <w:p w14:paraId="1E2733A9" w14:textId="77777777" w:rsidR="00D64459" w:rsidRPr="00493E39" w:rsidRDefault="008B2120">
            <w:pPr>
              <w:spacing w:line="240" w:lineRule="auto"/>
              <w:jc w:val="center"/>
              <w:rPr>
                <w:sz w:val="20"/>
                <w:szCs w:val="20"/>
              </w:rPr>
            </w:pPr>
            <w:r w:rsidRPr="00493E39">
              <w:rPr>
                <w:sz w:val="20"/>
                <w:szCs w:val="20"/>
              </w:rPr>
              <w:t>0,006</w:t>
            </w:r>
          </w:p>
        </w:tc>
      </w:tr>
      <w:tr w:rsidR="00D64459" w:rsidRPr="00493E39" w14:paraId="551E44CD" w14:textId="77777777">
        <w:trPr>
          <w:cantSplit/>
          <w:jc w:val="center"/>
        </w:trPr>
        <w:tc>
          <w:tcPr>
            <w:tcW w:w="2268" w:type="dxa"/>
            <w:tcBorders>
              <w:top w:val="nil"/>
              <w:left w:val="nil"/>
              <w:bottom w:val="nil"/>
              <w:right w:val="nil"/>
            </w:tcBorders>
          </w:tcPr>
          <w:p w14:paraId="4AAECEE3" w14:textId="77777777" w:rsidR="00D64459" w:rsidRPr="00493E39" w:rsidRDefault="00D64459">
            <w:pPr>
              <w:spacing w:line="240" w:lineRule="auto"/>
              <w:rPr>
                <w:sz w:val="20"/>
                <w:szCs w:val="20"/>
              </w:rPr>
            </w:pPr>
          </w:p>
        </w:tc>
        <w:tc>
          <w:tcPr>
            <w:tcW w:w="454" w:type="dxa"/>
            <w:tcBorders>
              <w:top w:val="nil"/>
              <w:left w:val="nil"/>
              <w:bottom w:val="nil"/>
              <w:right w:val="nil"/>
            </w:tcBorders>
          </w:tcPr>
          <w:p w14:paraId="2F43AB2A" w14:textId="77777777" w:rsidR="00D64459" w:rsidRPr="00493E39" w:rsidRDefault="008B2120">
            <w:pPr>
              <w:spacing w:line="240" w:lineRule="auto"/>
              <w:jc w:val="center"/>
              <w:rPr>
                <w:sz w:val="20"/>
                <w:szCs w:val="20"/>
              </w:rPr>
            </w:pPr>
            <w:r w:rsidRPr="00493E39">
              <w:rPr>
                <w:sz w:val="20"/>
                <w:szCs w:val="20"/>
              </w:rPr>
              <w:t>6</w:t>
            </w:r>
          </w:p>
        </w:tc>
        <w:tc>
          <w:tcPr>
            <w:tcW w:w="1191" w:type="dxa"/>
            <w:tcBorders>
              <w:top w:val="nil"/>
              <w:left w:val="nil"/>
              <w:bottom w:val="nil"/>
              <w:right w:val="nil"/>
            </w:tcBorders>
          </w:tcPr>
          <w:p w14:paraId="520A35C9" w14:textId="77777777" w:rsidR="00D64459" w:rsidRPr="00493E39" w:rsidRDefault="008B2120">
            <w:pPr>
              <w:spacing w:line="240" w:lineRule="auto"/>
              <w:jc w:val="center"/>
              <w:rPr>
                <w:sz w:val="20"/>
                <w:szCs w:val="20"/>
              </w:rPr>
            </w:pPr>
            <w:r w:rsidRPr="00493E39">
              <w:rPr>
                <w:sz w:val="20"/>
                <w:szCs w:val="20"/>
              </w:rPr>
              <w:t>0,334</w:t>
            </w:r>
          </w:p>
        </w:tc>
        <w:tc>
          <w:tcPr>
            <w:tcW w:w="907" w:type="dxa"/>
            <w:tcBorders>
              <w:top w:val="nil"/>
              <w:left w:val="nil"/>
              <w:bottom w:val="nil"/>
              <w:right w:val="nil"/>
            </w:tcBorders>
          </w:tcPr>
          <w:p w14:paraId="6CBE3D74" w14:textId="77777777" w:rsidR="00D64459" w:rsidRPr="00493E39" w:rsidRDefault="008B2120">
            <w:pPr>
              <w:spacing w:line="240" w:lineRule="auto"/>
              <w:jc w:val="center"/>
              <w:rPr>
                <w:sz w:val="20"/>
                <w:szCs w:val="20"/>
              </w:rPr>
            </w:pPr>
            <w:r w:rsidRPr="00493E39">
              <w:rPr>
                <w:sz w:val="20"/>
                <w:szCs w:val="20"/>
              </w:rPr>
              <w:t>(0,330)</w:t>
            </w:r>
          </w:p>
        </w:tc>
        <w:tc>
          <w:tcPr>
            <w:tcW w:w="1191" w:type="dxa"/>
            <w:tcBorders>
              <w:top w:val="nil"/>
              <w:left w:val="nil"/>
              <w:bottom w:val="nil"/>
              <w:right w:val="nil"/>
            </w:tcBorders>
          </w:tcPr>
          <w:p w14:paraId="59487863" w14:textId="77777777" w:rsidR="00D64459" w:rsidRPr="00493E39" w:rsidRDefault="008B2120">
            <w:pPr>
              <w:spacing w:line="240" w:lineRule="auto"/>
              <w:jc w:val="center"/>
              <w:rPr>
                <w:sz w:val="20"/>
                <w:szCs w:val="20"/>
              </w:rPr>
            </w:pPr>
            <w:r w:rsidRPr="00493E39">
              <w:rPr>
                <w:sz w:val="20"/>
                <w:szCs w:val="20"/>
              </w:rPr>
              <w:t>0,520</w:t>
            </w:r>
          </w:p>
        </w:tc>
        <w:tc>
          <w:tcPr>
            <w:tcW w:w="907" w:type="dxa"/>
            <w:tcBorders>
              <w:top w:val="nil"/>
              <w:left w:val="nil"/>
              <w:bottom w:val="nil"/>
              <w:right w:val="nil"/>
            </w:tcBorders>
          </w:tcPr>
          <w:p w14:paraId="4C3F4182" w14:textId="77777777" w:rsidR="00D64459" w:rsidRPr="00493E39" w:rsidRDefault="008B2120">
            <w:pPr>
              <w:spacing w:line="240" w:lineRule="auto"/>
              <w:jc w:val="center"/>
              <w:rPr>
                <w:sz w:val="20"/>
                <w:szCs w:val="20"/>
              </w:rPr>
            </w:pPr>
            <w:r w:rsidRPr="00493E39">
              <w:rPr>
                <w:sz w:val="20"/>
                <w:szCs w:val="20"/>
              </w:rPr>
              <w:t>(0,397)</w:t>
            </w:r>
          </w:p>
        </w:tc>
        <w:tc>
          <w:tcPr>
            <w:tcW w:w="1133" w:type="dxa"/>
            <w:tcBorders>
              <w:top w:val="nil"/>
              <w:left w:val="nil"/>
              <w:bottom w:val="nil"/>
              <w:right w:val="nil"/>
            </w:tcBorders>
          </w:tcPr>
          <w:p w14:paraId="31C1065F" w14:textId="77777777" w:rsidR="00D64459" w:rsidRPr="00493E39" w:rsidRDefault="008B2120">
            <w:pPr>
              <w:spacing w:line="240" w:lineRule="auto"/>
              <w:jc w:val="center"/>
              <w:rPr>
                <w:sz w:val="20"/>
                <w:szCs w:val="20"/>
              </w:rPr>
            </w:pPr>
            <w:r w:rsidRPr="00493E39">
              <w:rPr>
                <w:sz w:val="20"/>
                <w:szCs w:val="20"/>
              </w:rPr>
              <w:t>0,741</w:t>
            </w:r>
          </w:p>
        </w:tc>
      </w:tr>
      <w:tr w:rsidR="00D64459" w:rsidRPr="00493E39" w14:paraId="3B3713D0" w14:textId="77777777">
        <w:trPr>
          <w:cantSplit/>
          <w:jc w:val="center"/>
        </w:trPr>
        <w:tc>
          <w:tcPr>
            <w:tcW w:w="2268" w:type="dxa"/>
            <w:tcBorders>
              <w:top w:val="nil"/>
              <w:left w:val="nil"/>
              <w:bottom w:val="nil"/>
              <w:right w:val="nil"/>
            </w:tcBorders>
          </w:tcPr>
          <w:p w14:paraId="05424198" w14:textId="77777777" w:rsidR="00D64459" w:rsidRPr="00493E39" w:rsidRDefault="00D64459">
            <w:pPr>
              <w:spacing w:line="240" w:lineRule="auto"/>
              <w:rPr>
                <w:sz w:val="20"/>
                <w:szCs w:val="20"/>
              </w:rPr>
            </w:pPr>
          </w:p>
        </w:tc>
        <w:tc>
          <w:tcPr>
            <w:tcW w:w="454" w:type="dxa"/>
            <w:tcBorders>
              <w:top w:val="nil"/>
              <w:left w:val="nil"/>
              <w:bottom w:val="nil"/>
              <w:right w:val="nil"/>
            </w:tcBorders>
          </w:tcPr>
          <w:p w14:paraId="59DB24E1" w14:textId="77777777" w:rsidR="00D64459" w:rsidRPr="00493E39" w:rsidRDefault="008B2120">
            <w:pPr>
              <w:spacing w:line="240" w:lineRule="auto"/>
              <w:jc w:val="center"/>
              <w:rPr>
                <w:sz w:val="20"/>
                <w:szCs w:val="20"/>
              </w:rPr>
            </w:pPr>
            <w:r w:rsidRPr="00493E39">
              <w:rPr>
                <w:sz w:val="20"/>
                <w:szCs w:val="20"/>
              </w:rPr>
              <w:t>12</w:t>
            </w:r>
          </w:p>
        </w:tc>
        <w:tc>
          <w:tcPr>
            <w:tcW w:w="1191" w:type="dxa"/>
            <w:tcBorders>
              <w:top w:val="nil"/>
              <w:left w:val="nil"/>
              <w:bottom w:val="nil"/>
              <w:right w:val="nil"/>
            </w:tcBorders>
          </w:tcPr>
          <w:p w14:paraId="4722C293" w14:textId="77777777" w:rsidR="00D64459" w:rsidRPr="00493E39" w:rsidRDefault="008B2120">
            <w:pPr>
              <w:spacing w:line="240" w:lineRule="auto"/>
              <w:jc w:val="center"/>
              <w:rPr>
                <w:sz w:val="20"/>
                <w:szCs w:val="20"/>
              </w:rPr>
            </w:pPr>
            <w:r w:rsidRPr="00493E39">
              <w:rPr>
                <w:sz w:val="20"/>
                <w:szCs w:val="20"/>
              </w:rPr>
              <w:t>0,133</w:t>
            </w:r>
          </w:p>
        </w:tc>
        <w:tc>
          <w:tcPr>
            <w:tcW w:w="907" w:type="dxa"/>
            <w:tcBorders>
              <w:top w:val="nil"/>
              <w:left w:val="nil"/>
              <w:bottom w:val="nil"/>
              <w:right w:val="nil"/>
            </w:tcBorders>
          </w:tcPr>
          <w:p w14:paraId="1B8F5E64" w14:textId="77777777" w:rsidR="00D64459" w:rsidRPr="00493E39" w:rsidRDefault="008B2120">
            <w:pPr>
              <w:spacing w:line="240" w:lineRule="auto"/>
              <w:jc w:val="center"/>
              <w:rPr>
                <w:sz w:val="20"/>
                <w:szCs w:val="20"/>
              </w:rPr>
            </w:pPr>
            <w:r w:rsidRPr="00493E39">
              <w:rPr>
                <w:sz w:val="20"/>
                <w:szCs w:val="20"/>
              </w:rPr>
              <w:t>(0,425)</w:t>
            </w:r>
          </w:p>
        </w:tc>
        <w:tc>
          <w:tcPr>
            <w:tcW w:w="1191" w:type="dxa"/>
            <w:tcBorders>
              <w:top w:val="nil"/>
              <w:left w:val="nil"/>
              <w:bottom w:val="nil"/>
              <w:right w:val="nil"/>
            </w:tcBorders>
          </w:tcPr>
          <w:p w14:paraId="6624E5C3" w14:textId="77777777" w:rsidR="00D64459" w:rsidRPr="00493E39" w:rsidRDefault="008B2120">
            <w:pPr>
              <w:spacing w:line="240" w:lineRule="auto"/>
              <w:jc w:val="center"/>
              <w:rPr>
                <w:sz w:val="20"/>
                <w:szCs w:val="20"/>
              </w:rPr>
            </w:pPr>
            <w:r w:rsidRPr="00493E39">
              <w:rPr>
                <w:sz w:val="20"/>
                <w:szCs w:val="20"/>
              </w:rPr>
              <w:t>0,605</w:t>
            </w:r>
          </w:p>
        </w:tc>
        <w:tc>
          <w:tcPr>
            <w:tcW w:w="907" w:type="dxa"/>
            <w:tcBorders>
              <w:top w:val="nil"/>
              <w:left w:val="nil"/>
              <w:bottom w:val="nil"/>
              <w:right w:val="nil"/>
            </w:tcBorders>
          </w:tcPr>
          <w:p w14:paraId="308F55F6" w14:textId="77777777" w:rsidR="00D64459" w:rsidRPr="00493E39" w:rsidRDefault="008B2120">
            <w:pPr>
              <w:spacing w:line="240" w:lineRule="auto"/>
              <w:jc w:val="center"/>
              <w:rPr>
                <w:sz w:val="20"/>
                <w:szCs w:val="20"/>
              </w:rPr>
            </w:pPr>
            <w:r w:rsidRPr="00493E39">
              <w:rPr>
                <w:sz w:val="20"/>
                <w:szCs w:val="20"/>
              </w:rPr>
              <w:t>(0,433)</w:t>
            </w:r>
          </w:p>
        </w:tc>
        <w:tc>
          <w:tcPr>
            <w:tcW w:w="1133" w:type="dxa"/>
            <w:tcBorders>
              <w:top w:val="nil"/>
              <w:left w:val="nil"/>
              <w:bottom w:val="nil"/>
              <w:right w:val="nil"/>
            </w:tcBorders>
          </w:tcPr>
          <w:p w14:paraId="05E19C55" w14:textId="77777777" w:rsidR="00D64459" w:rsidRPr="00493E39" w:rsidRDefault="008B2120">
            <w:pPr>
              <w:spacing w:line="240" w:lineRule="auto"/>
              <w:jc w:val="center"/>
              <w:rPr>
                <w:sz w:val="20"/>
                <w:szCs w:val="20"/>
              </w:rPr>
            </w:pPr>
            <w:r w:rsidRPr="00493E39">
              <w:rPr>
                <w:sz w:val="20"/>
                <w:szCs w:val="20"/>
              </w:rPr>
              <w:t>0,428</w:t>
            </w:r>
          </w:p>
        </w:tc>
      </w:tr>
      <w:tr w:rsidR="00D64459" w:rsidRPr="00493E39" w14:paraId="32E50CB4" w14:textId="77777777">
        <w:trPr>
          <w:cantSplit/>
          <w:jc w:val="center"/>
        </w:trPr>
        <w:tc>
          <w:tcPr>
            <w:tcW w:w="2268" w:type="dxa"/>
            <w:tcBorders>
              <w:top w:val="nil"/>
              <w:left w:val="nil"/>
              <w:bottom w:val="nil"/>
              <w:right w:val="nil"/>
            </w:tcBorders>
          </w:tcPr>
          <w:p w14:paraId="4AFFEF79" w14:textId="77777777" w:rsidR="00D64459" w:rsidRPr="00493E39" w:rsidRDefault="008B2120">
            <w:pPr>
              <w:spacing w:line="240" w:lineRule="auto"/>
              <w:rPr>
                <w:sz w:val="20"/>
                <w:szCs w:val="20"/>
              </w:rPr>
            </w:pPr>
            <w:r w:rsidRPr="00493E39">
              <w:rPr>
                <w:sz w:val="20"/>
                <w:szCs w:val="20"/>
              </w:rPr>
              <w:t>Gasolina ao consumidor</w:t>
            </w:r>
          </w:p>
        </w:tc>
        <w:tc>
          <w:tcPr>
            <w:tcW w:w="454" w:type="dxa"/>
            <w:tcBorders>
              <w:top w:val="nil"/>
              <w:left w:val="nil"/>
              <w:bottom w:val="nil"/>
              <w:right w:val="nil"/>
            </w:tcBorders>
          </w:tcPr>
          <w:p w14:paraId="5792D7C9" w14:textId="77777777" w:rsidR="00D64459" w:rsidRPr="00493E39" w:rsidRDefault="008B2120">
            <w:pPr>
              <w:spacing w:line="240" w:lineRule="auto"/>
              <w:jc w:val="center"/>
              <w:rPr>
                <w:sz w:val="20"/>
                <w:szCs w:val="20"/>
              </w:rPr>
            </w:pPr>
            <w:r w:rsidRPr="00493E39">
              <w:rPr>
                <w:sz w:val="20"/>
                <w:szCs w:val="20"/>
              </w:rPr>
              <w:t>0</w:t>
            </w:r>
          </w:p>
        </w:tc>
        <w:tc>
          <w:tcPr>
            <w:tcW w:w="1191" w:type="dxa"/>
            <w:tcBorders>
              <w:top w:val="nil"/>
              <w:left w:val="nil"/>
              <w:bottom w:val="nil"/>
              <w:right w:val="nil"/>
            </w:tcBorders>
          </w:tcPr>
          <w:p w14:paraId="376D2A43" w14:textId="77777777" w:rsidR="00D64459" w:rsidRPr="00493E39" w:rsidRDefault="008B2120">
            <w:pPr>
              <w:spacing w:line="240" w:lineRule="auto"/>
              <w:jc w:val="center"/>
              <w:rPr>
                <w:sz w:val="20"/>
                <w:szCs w:val="20"/>
              </w:rPr>
            </w:pPr>
            <w:r w:rsidRPr="00493E39">
              <w:rPr>
                <w:sz w:val="20"/>
                <w:szCs w:val="20"/>
              </w:rPr>
              <w:t>0,238</w:t>
            </w:r>
          </w:p>
        </w:tc>
        <w:tc>
          <w:tcPr>
            <w:tcW w:w="907" w:type="dxa"/>
            <w:tcBorders>
              <w:top w:val="nil"/>
              <w:left w:val="nil"/>
              <w:bottom w:val="nil"/>
              <w:right w:val="nil"/>
            </w:tcBorders>
          </w:tcPr>
          <w:p w14:paraId="71FB29EC" w14:textId="77777777" w:rsidR="00D64459" w:rsidRPr="00493E39" w:rsidRDefault="008B2120">
            <w:pPr>
              <w:spacing w:line="240" w:lineRule="auto"/>
              <w:jc w:val="center"/>
              <w:rPr>
                <w:sz w:val="20"/>
                <w:szCs w:val="20"/>
              </w:rPr>
            </w:pPr>
            <w:r w:rsidRPr="00493E39">
              <w:rPr>
                <w:sz w:val="20"/>
                <w:szCs w:val="20"/>
              </w:rPr>
              <w:t>(0,189)</w:t>
            </w:r>
          </w:p>
        </w:tc>
        <w:tc>
          <w:tcPr>
            <w:tcW w:w="1191" w:type="dxa"/>
            <w:tcBorders>
              <w:top w:val="nil"/>
              <w:left w:val="nil"/>
              <w:bottom w:val="nil"/>
              <w:right w:val="nil"/>
            </w:tcBorders>
          </w:tcPr>
          <w:p w14:paraId="4B843DEB" w14:textId="77777777" w:rsidR="00D64459" w:rsidRPr="00493E39" w:rsidRDefault="008B2120">
            <w:pPr>
              <w:spacing w:line="240" w:lineRule="auto"/>
              <w:jc w:val="center"/>
              <w:rPr>
                <w:sz w:val="20"/>
                <w:szCs w:val="20"/>
              </w:rPr>
            </w:pPr>
            <w:r w:rsidRPr="00493E39">
              <w:rPr>
                <w:sz w:val="20"/>
                <w:szCs w:val="20"/>
              </w:rPr>
              <w:t>2,031***</w:t>
            </w:r>
          </w:p>
        </w:tc>
        <w:tc>
          <w:tcPr>
            <w:tcW w:w="907" w:type="dxa"/>
            <w:tcBorders>
              <w:top w:val="nil"/>
              <w:left w:val="nil"/>
              <w:bottom w:val="nil"/>
              <w:right w:val="nil"/>
            </w:tcBorders>
          </w:tcPr>
          <w:p w14:paraId="2B482B87" w14:textId="77777777" w:rsidR="00D64459" w:rsidRPr="00493E39" w:rsidRDefault="008B2120">
            <w:pPr>
              <w:spacing w:line="240" w:lineRule="auto"/>
              <w:jc w:val="center"/>
              <w:rPr>
                <w:sz w:val="20"/>
                <w:szCs w:val="20"/>
              </w:rPr>
            </w:pPr>
            <w:r w:rsidRPr="00493E39">
              <w:rPr>
                <w:sz w:val="20"/>
                <w:szCs w:val="20"/>
              </w:rPr>
              <w:t>(0,415)</w:t>
            </w:r>
          </w:p>
        </w:tc>
        <w:tc>
          <w:tcPr>
            <w:tcW w:w="1133" w:type="dxa"/>
            <w:tcBorders>
              <w:top w:val="nil"/>
              <w:left w:val="nil"/>
              <w:bottom w:val="nil"/>
              <w:right w:val="nil"/>
            </w:tcBorders>
          </w:tcPr>
          <w:p w14:paraId="0ABA94A4" w14:textId="5CF98031" w:rsidR="00D64459" w:rsidRPr="00493E39" w:rsidRDefault="008B2120">
            <w:pPr>
              <w:spacing w:line="240" w:lineRule="auto"/>
              <w:jc w:val="center"/>
              <w:rPr>
                <w:sz w:val="20"/>
                <w:szCs w:val="20"/>
              </w:rPr>
            </w:pPr>
            <w:r w:rsidRPr="00493E39">
              <w:rPr>
                <w:sz w:val="20"/>
                <w:szCs w:val="20"/>
              </w:rPr>
              <w:t>&lt;0,001</w:t>
            </w:r>
          </w:p>
        </w:tc>
      </w:tr>
      <w:tr w:rsidR="00D64459" w:rsidRPr="00493E39" w14:paraId="534727A7" w14:textId="77777777">
        <w:trPr>
          <w:cantSplit/>
          <w:jc w:val="center"/>
        </w:trPr>
        <w:tc>
          <w:tcPr>
            <w:tcW w:w="2268" w:type="dxa"/>
            <w:tcBorders>
              <w:top w:val="nil"/>
              <w:left w:val="nil"/>
              <w:bottom w:val="nil"/>
              <w:right w:val="nil"/>
            </w:tcBorders>
          </w:tcPr>
          <w:p w14:paraId="182526EA" w14:textId="77777777" w:rsidR="00D64459" w:rsidRPr="00493E39" w:rsidRDefault="00D64459">
            <w:pPr>
              <w:spacing w:line="240" w:lineRule="auto"/>
              <w:rPr>
                <w:sz w:val="20"/>
                <w:szCs w:val="20"/>
              </w:rPr>
            </w:pPr>
          </w:p>
        </w:tc>
        <w:tc>
          <w:tcPr>
            <w:tcW w:w="454" w:type="dxa"/>
            <w:tcBorders>
              <w:top w:val="nil"/>
              <w:left w:val="nil"/>
              <w:bottom w:val="nil"/>
              <w:right w:val="nil"/>
            </w:tcBorders>
          </w:tcPr>
          <w:p w14:paraId="6452AA75" w14:textId="77777777" w:rsidR="00D64459" w:rsidRPr="00493E39" w:rsidRDefault="008B2120">
            <w:pPr>
              <w:spacing w:line="240" w:lineRule="auto"/>
              <w:jc w:val="center"/>
              <w:rPr>
                <w:sz w:val="20"/>
                <w:szCs w:val="20"/>
              </w:rPr>
            </w:pPr>
            <w:r w:rsidRPr="00493E39">
              <w:rPr>
                <w:sz w:val="20"/>
                <w:szCs w:val="20"/>
              </w:rPr>
              <w:t>1</w:t>
            </w:r>
          </w:p>
        </w:tc>
        <w:tc>
          <w:tcPr>
            <w:tcW w:w="1191" w:type="dxa"/>
            <w:tcBorders>
              <w:top w:val="nil"/>
              <w:left w:val="nil"/>
              <w:bottom w:val="nil"/>
              <w:right w:val="nil"/>
            </w:tcBorders>
          </w:tcPr>
          <w:p w14:paraId="52624755" w14:textId="77777777" w:rsidR="00D64459" w:rsidRPr="00493E39" w:rsidRDefault="008B2120">
            <w:pPr>
              <w:spacing w:line="240" w:lineRule="auto"/>
              <w:jc w:val="center"/>
              <w:rPr>
                <w:sz w:val="20"/>
                <w:szCs w:val="20"/>
              </w:rPr>
            </w:pPr>
            <w:r w:rsidRPr="00493E39">
              <w:rPr>
                <w:sz w:val="20"/>
                <w:szCs w:val="20"/>
              </w:rPr>
              <w:t>0,222</w:t>
            </w:r>
          </w:p>
        </w:tc>
        <w:tc>
          <w:tcPr>
            <w:tcW w:w="907" w:type="dxa"/>
            <w:tcBorders>
              <w:top w:val="nil"/>
              <w:left w:val="nil"/>
              <w:bottom w:val="nil"/>
              <w:right w:val="nil"/>
            </w:tcBorders>
          </w:tcPr>
          <w:p w14:paraId="1F57793F" w14:textId="77777777" w:rsidR="00D64459" w:rsidRPr="00493E39" w:rsidRDefault="008B2120">
            <w:pPr>
              <w:spacing w:line="240" w:lineRule="auto"/>
              <w:jc w:val="center"/>
              <w:rPr>
                <w:sz w:val="20"/>
                <w:szCs w:val="20"/>
              </w:rPr>
            </w:pPr>
            <w:r w:rsidRPr="00493E39">
              <w:rPr>
                <w:sz w:val="20"/>
                <w:szCs w:val="20"/>
              </w:rPr>
              <w:t>(0,263)</w:t>
            </w:r>
          </w:p>
        </w:tc>
        <w:tc>
          <w:tcPr>
            <w:tcW w:w="1191" w:type="dxa"/>
            <w:tcBorders>
              <w:top w:val="nil"/>
              <w:left w:val="nil"/>
              <w:bottom w:val="nil"/>
              <w:right w:val="nil"/>
            </w:tcBorders>
          </w:tcPr>
          <w:p w14:paraId="79D338E7" w14:textId="77777777" w:rsidR="00D64459" w:rsidRPr="00493E39" w:rsidRDefault="008B2120">
            <w:pPr>
              <w:spacing w:line="240" w:lineRule="auto"/>
              <w:jc w:val="center"/>
              <w:rPr>
                <w:sz w:val="20"/>
                <w:szCs w:val="20"/>
              </w:rPr>
            </w:pPr>
            <w:r w:rsidRPr="00493E39">
              <w:rPr>
                <w:sz w:val="20"/>
                <w:szCs w:val="20"/>
              </w:rPr>
              <w:t>3,977***</w:t>
            </w:r>
          </w:p>
        </w:tc>
        <w:tc>
          <w:tcPr>
            <w:tcW w:w="907" w:type="dxa"/>
            <w:tcBorders>
              <w:top w:val="nil"/>
              <w:left w:val="nil"/>
              <w:bottom w:val="nil"/>
              <w:right w:val="nil"/>
            </w:tcBorders>
          </w:tcPr>
          <w:p w14:paraId="373B0003" w14:textId="77777777" w:rsidR="00D64459" w:rsidRPr="00493E39" w:rsidRDefault="008B2120">
            <w:pPr>
              <w:spacing w:line="240" w:lineRule="auto"/>
              <w:jc w:val="center"/>
              <w:rPr>
                <w:sz w:val="20"/>
                <w:szCs w:val="20"/>
              </w:rPr>
            </w:pPr>
            <w:r w:rsidRPr="00493E39">
              <w:rPr>
                <w:sz w:val="20"/>
                <w:szCs w:val="20"/>
              </w:rPr>
              <w:t>(0,767)</w:t>
            </w:r>
          </w:p>
        </w:tc>
        <w:tc>
          <w:tcPr>
            <w:tcW w:w="1133" w:type="dxa"/>
            <w:tcBorders>
              <w:top w:val="nil"/>
              <w:left w:val="nil"/>
              <w:bottom w:val="nil"/>
              <w:right w:val="nil"/>
            </w:tcBorders>
          </w:tcPr>
          <w:p w14:paraId="6D7C43EF" w14:textId="1C46AC5A" w:rsidR="00D64459" w:rsidRPr="00493E39" w:rsidRDefault="008B2120">
            <w:pPr>
              <w:spacing w:line="240" w:lineRule="auto"/>
              <w:jc w:val="center"/>
              <w:rPr>
                <w:sz w:val="20"/>
                <w:szCs w:val="20"/>
              </w:rPr>
            </w:pPr>
            <w:r w:rsidRPr="00493E39">
              <w:rPr>
                <w:sz w:val="20"/>
                <w:szCs w:val="20"/>
              </w:rPr>
              <w:t>&lt;0,001</w:t>
            </w:r>
          </w:p>
        </w:tc>
      </w:tr>
      <w:tr w:rsidR="00D64459" w:rsidRPr="00493E39" w14:paraId="481B3B7F" w14:textId="77777777">
        <w:trPr>
          <w:cantSplit/>
          <w:jc w:val="center"/>
        </w:trPr>
        <w:tc>
          <w:tcPr>
            <w:tcW w:w="2268" w:type="dxa"/>
            <w:tcBorders>
              <w:top w:val="nil"/>
              <w:left w:val="nil"/>
              <w:bottom w:val="nil"/>
              <w:right w:val="nil"/>
            </w:tcBorders>
          </w:tcPr>
          <w:p w14:paraId="6BC90702" w14:textId="77777777" w:rsidR="00D64459" w:rsidRPr="00493E39" w:rsidRDefault="00D64459">
            <w:pPr>
              <w:spacing w:line="240" w:lineRule="auto"/>
              <w:rPr>
                <w:sz w:val="20"/>
                <w:szCs w:val="20"/>
              </w:rPr>
            </w:pPr>
          </w:p>
        </w:tc>
        <w:tc>
          <w:tcPr>
            <w:tcW w:w="454" w:type="dxa"/>
            <w:tcBorders>
              <w:top w:val="nil"/>
              <w:left w:val="nil"/>
              <w:bottom w:val="nil"/>
              <w:right w:val="nil"/>
            </w:tcBorders>
          </w:tcPr>
          <w:p w14:paraId="1A1ED3A9" w14:textId="77777777" w:rsidR="00D64459" w:rsidRPr="00493E39" w:rsidRDefault="008B2120">
            <w:pPr>
              <w:spacing w:line="240" w:lineRule="auto"/>
              <w:jc w:val="center"/>
              <w:rPr>
                <w:sz w:val="20"/>
                <w:szCs w:val="20"/>
              </w:rPr>
            </w:pPr>
            <w:r w:rsidRPr="00493E39">
              <w:rPr>
                <w:sz w:val="20"/>
                <w:szCs w:val="20"/>
              </w:rPr>
              <w:t>3</w:t>
            </w:r>
          </w:p>
        </w:tc>
        <w:tc>
          <w:tcPr>
            <w:tcW w:w="1191" w:type="dxa"/>
            <w:tcBorders>
              <w:top w:val="nil"/>
              <w:left w:val="nil"/>
              <w:bottom w:val="nil"/>
              <w:right w:val="nil"/>
            </w:tcBorders>
          </w:tcPr>
          <w:p w14:paraId="2BAABEA8" w14:textId="77777777" w:rsidR="00D64459" w:rsidRPr="00493E39" w:rsidRDefault="008B2120">
            <w:pPr>
              <w:spacing w:line="240" w:lineRule="auto"/>
              <w:jc w:val="center"/>
              <w:rPr>
                <w:sz w:val="20"/>
                <w:szCs w:val="20"/>
              </w:rPr>
            </w:pPr>
            <w:r w:rsidRPr="00493E39">
              <w:rPr>
                <w:sz w:val="20"/>
                <w:szCs w:val="20"/>
              </w:rPr>
              <w:t>0,118</w:t>
            </w:r>
          </w:p>
        </w:tc>
        <w:tc>
          <w:tcPr>
            <w:tcW w:w="907" w:type="dxa"/>
            <w:tcBorders>
              <w:top w:val="nil"/>
              <w:left w:val="nil"/>
              <w:bottom w:val="nil"/>
              <w:right w:val="nil"/>
            </w:tcBorders>
          </w:tcPr>
          <w:p w14:paraId="5060F8B7" w14:textId="77777777" w:rsidR="00D64459" w:rsidRPr="00493E39" w:rsidRDefault="008B2120">
            <w:pPr>
              <w:spacing w:line="240" w:lineRule="auto"/>
              <w:jc w:val="center"/>
              <w:rPr>
                <w:sz w:val="20"/>
                <w:szCs w:val="20"/>
              </w:rPr>
            </w:pPr>
            <w:r w:rsidRPr="00493E39">
              <w:rPr>
                <w:sz w:val="20"/>
                <w:szCs w:val="20"/>
              </w:rPr>
              <w:t>(0,387)</w:t>
            </w:r>
          </w:p>
        </w:tc>
        <w:tc>
          <w:tcPr>
            <w:tcW w:w="1191" w:type="dxa"/>
            <w:tcBorders>
              <w:top w:val="nil"/>
              <w:left w:val="nil"/>
              <w:bottom w:val="nil"/>
              <w:right w:val="nil"/>
            </w:tcBorders>
          </w:tcPr>
          <w:p w14:paraId="33325B79" w14:textId="77777777" w:rsidR="00D64459" w:rsidRPr="00493E39" w:rsidRDefault="008B2120">
            <w:pPr>
              <w:spacing w:line="240" w:lineRule="auto"/>
              <w:jc w:val="center"/>
              <w:rPr>
                <w:sz w:val="20"/>
                <w:szCs w:val="20"/>
              </w:rPr>
            </w:pPr>
            <w:r w:rsidRPr="00493E39">
              <w:rPr>
                <w:sz w:val="20"/>
                <w:szCs w:val="20"/>
              </w:rPr>
              <w:t>2,732**</w:t>
            </w:r>
          </w:p>
        </w:tc>
        <w:tc>
          <w:tcPr>
            <w:tcW w:w="907" w:type="dxa"/>
            <w:tcBorders>
              <w:top w:val="nil"/>
              <w:left w:val="nil"/>
              <w:bottom w:val="nil"/>
              <w:right w:val="nil"/>
            </w:tcBorders>
          </w:tcPr>
          <w:p w14:paraId="2DEC0660" w14:textId="77777777" w:rsidR="00D64459" w:rsidRPr="00493E39" w:rsidRDefault="008B2120">
            <w:pPr>
              <w:spacing w:line="240" w:lineRule="auto"/>
              <w:jc w:val="center"/>
              <w:rPr>
                <w:sz w:val="20"/>
                <w:szCs w:val="20"/>
              </w:rPr>
            </w:pPr>
            <w:r w:rsidRPr="00493E39">
              <w:rPr>
                <w:sz w:val="20"/>
                <w:szCs w:val="20"/>
              </w:rPr>
              <w:t>(1,122)</w:t>
            </w:r>
          </w:p>
        </w:tc>
        <w:tc>
          <w:tcPr>
            <w:tcW w:w="1133" w:type="dxa"/>
            <w:tcBorders>
              <w:top w:val="nil"/>
              <w:left w:val="nil"/>
              <w:bottom w:val="nil"/>
              <w:right w:val="nil"/>
            </w:tcBorders>
          </w:tcPr>
          <w:p w14:paraId="52BD6D69" w14:textId="77777777" w:rsidR="00D64459" w:rsidRPr="00493E39" w:rsidRDefault="008B2120">
            <w:pPr>
              <w:spacing w:line="240" w:lineRule="auto"/>
              <w:jc w:val="center"/>
              <w:rPr>
                <w:sz w:val="20"/>
                <w:szCs w:val="20"/>
              </w:rPr>
            </w:pPr>
            <w:r w:rsidRPr="00493E39">
              <w:rPr>
                <w:sz w:val="20"/>
                <w:szCs w:val="20"/>
              </w:rPr>
              <w:t>0,028</w:t>
            </w:r>
          </w:p>
        </w:tc>
      </w:tr>
      <w:tr w:rsidR="00D64459" w:rsidRPr="00493E39" w14:paraId="7B9EB083" w14:textId="77777777">
        <w:trPr>
          <w:cantSplit/>
          <w:jc w:val="center"/>
        </w:trPr>
        <w:tc>
          <w:tcPr>
            <w:tcW w:w="2268" w:type="dxa"/>
            <w:tcBorders>
              <w:top w:val="nil"/>
              <w:left w:val="nil"/>
              <w:bottom w:val="nil"/>
              <w:right w:val="nil"/>
            </w:tcBorders>
          </w:tcPr>
          <w:p w14:paraId="57C6559F" w14:textId="77777777" w:rsidR="00D64459" w:rsidRPr="00493E39" w:rsidRDefault="00D64459">
            <w:pPr>
              <w:spacing w:line="240" w:lineRule="auto"/>
              <w:rPr>
                <w:sz w:val="20"/>
                <w:szCs w:val="20"/>
              </w:rPr>
            </w:pPr>
          </w:p>
        </w:tc>
        <w:tc>
          <w:tcPr>
            <w:tcW w:w="454" w:type="dxa"/>
            <w:tcBorders>
              <w:top w:val="nil"/>
              <w:left w:val="nil"/>
              <w:bottom w:val="nil"/>
              <w:right w:val="nil"/>
            </w:tcBorders>
          </w:tcPr>
          <w:p w14:paraId="6ECF9079" w14:textId="77777777" w:rsidR="00D64459" w:rsidRPr="00493E39" w:rsidRDefault="008B2120">
            <w:pPr>
              <w:spacing w:line="240" w:lineRule="auto"/>
              <w:jc w:val="center"/>
              <w:rPr>
                <w:sz w:val="20"/>
                <w:szCs w:val="20"/>
              </w:rPr>
            </w:pPr>
            <w:r w:rsidRPr="00493E39">
              <w:rPr>
                <w:sz w:val="20"/>
                <w:szCs w:val="20"/>
              </w:rPr>
              <w:t>6</w:t>
            </w:r>
          </w:p>
        </w:tc>
        <w:tc>
          <w:tcPr>
            <w:tcW w:w="1191" w:type="dxa"/>
            <w:tcBorders>
              <w:top w:val="nil"/>
              <w:left w:val="nil"/>
              <w:bottom w:val="nil"/>
              <w:right w:val="nil"/>
            </w:tcBorders>
          </w:tcPr>
          <w:p w14:paraId="2BE65863" w14:textId="77777777" w:rsidR="00D64459" w:rsidRPr="00493E39" w:rsidRDefault="008B2120">
            <w:pPr>
              <w:spacing w:line="240" w:lineRule="auto"/>
              <w:jc w:val="center"/>
              <w:rPr>
                <w:sz w:val="20"/>
                <w:szCs w:val="20"/>
              </w:rPr>
            </w:pPr>
            <w:r w:rsidRPr="00493E39">
              <w:rPr>
                <w:sz w:val="20"/>
                <w:szCs w:val="20"/>
              </w:rPr>
              <w:t>0,648</w:t>
            </w:r>
          </w:p>
        </w:tc>
        <w:tc>
          <w:tcPr>
            <w:tcW w:w="907" w:type="dxa"/>
            <w:tcBorders>
              <w:top w:val="nil"/>
              <w:left w:val="nil"/>
              <w:bottom w:val="nil"/>
              <w:right w:val="nil"/>
            </w:tcBorders>
          </w:tcPr>
          <w:p w14:paraId="3ED98D21" w14:textId="77777777" w:rsidR="00D64459" w:rsidRPr="00493E39" w:rsidRDefault="008B2120">
            <w:pPr>
              <w:spacing w:line="240" w:lineRule="auto"/>
              <w:jc w:val="center"/>
              <w:rPr>
                <w:sz w:val="20"/>
                <w:szCs w:val="20"/>
              </w:rPr>
            </w:pPr>
            <w:r w:rsidRPr="00493E39">
              <w:rPr>
                <w:sz w:val="20"/>
                <w:szCs w:val="20"/>
              </w:rPr>
              <w:t>(0,695)</w:t>
            </w:r>
          </w:p>
        </w:tc>
        <w:tc>
          <w:tcPr>
            <w:tcW w:w="1191" w:type="dxa"/>
            <w:tcBorders>
              <w:top w:val="nil"/>
              <w:left w:val="nil"/>
              <w:bottom w:val="nil"/>
              <w:right w:val="nil"/>
            </w:tcBorders>
          </w:tcPr>
          <w:p w14:paraId="3B08098C" w14:textId="77777777" w:rsidR="00D64459" w:rsidRPr="00493E39" w:rsidRDefault="008B2120">
            <w:pPr>
              <w:spacing w:line="240" w:lineRule="auto"/>
              <w:jc w:val="center"/>
              <w:rPr>
                <w:sz w:val="20"/>
                <w:szCs w:val="20"/>
              </w:rPr>
            </w:pPr>
            <w:r w:rsidRPr="00493E39">
              <w:rPr>
                <w:sz w:val="20"/>
                <w:szCs w:val="20"/>
              </w:rPr>
              <w:t>0,202</w:t>
            </w:r>
          </w:p>
        </w:tc>
        <w:tc>
          <w:tcPr>
            <w:tcW w:w="907" w:type="dxa"/>
            <w:tcBorders>
              <w:top w:val="nil"/>
              <w:left w:val="nil"/>
              <w:bottom w:val="nil"/>
              <w:right w:val="nil"/>
            </w:tcBorders>
          </w:tcPr>
          <w:p w14:paraId="3E63228A" w14:textId="77777777" w:rsidR="00D64459" w:rsidRPr="00493E39" w:rsidRDefault="008B2120">
            <w:pPr>
              <w:spacing w:line="240" w:lineRule="auto"/>
              <w:jc w:val="center"/>
              <w:rPr>
                <w:sz w:val="20"/>
                <w:szCs w:val="20"/>
              </w:rPr>
            </w:pPr>
            <w:r w:rsidRPr="00493E39">
              <w:rPr>
                <w:sz w:val="20"/>
                <w:szCs w:val="20"/>
              </w:rPr>
              <w:t>(1,443)</w:t>
            </w:r>
          </w:p>
        </w:tc>
        <w:tc>
          <w:tcPr>
            <w:tcW w:w="1133" w:type="dxa"/>
            <w:tcBorders>
              <w:top w:val="nil"/>
              <w:left w:val="nil"/>
              <w:bottom w:val="nil"/>
              <w:right w:val="nil"/>
            </w:tcBorders>
          </w:tcPr>
          <w:p w14:paraId="7C30EA6F" w14:textId="77777777" w:rsidR="00D64459" w:rsidRPr="00493E39" w:rsidRDefault="008B2120">
            <w:pPr>
              <w:spacing w:line="240" w:lineRule="auto"/>
              <w:jc w:val="center"/>
              <w:rPr>
                <w:sz w:val="20"/>
                <w:szCs w:val="20"/>
              </w:rPr>
            </w:pPr>
            <w:r w:rsidRPr="00493E39">
              <w:rPr>
                <w:sz w:val="20"/>
                <w:szCs w:val="20"/>
              </w:rPr>
              <w:t>0,805</w:t>
            </w:r>
          </w:p>
        </w:tc>
      </w:tr>
      <w:tr w:rsidR="00D64459" w:rsidRPr="00493E39" w14:paraId="13C53236" w14:textId="77777777">
        <w:trPr>
          <w:cantSplit/>
          <w:jc w:val="center"/>
        </w:trPr>
        <w:tc>
          <w:tcPr>
            <w:tcW w:w="2268" w:type="dxa"/>
            <w:tcBorders>
              <w:top w:val="nil"/>
              <w:left w:val="nil"/>
              <w:bottom w:val="nil"/>
              <w:right w:val="nil"/>
            </w:tcBorders>
          </w:tcPr>
          <w:p w14:paraId="11E68C1A" w14:textId="77777777" w:rsidR="00D64459" w:rsidRPr="00493E39" w:rsidRDefault="00D64459">
            <w:pPr>
              <w:spacing w:line="240" w:lineRule="auto"/>
              <w:rPr>
                <w:sz w:val="20"/>
                <w:szCs w:val="20"/>
              </w:rPr>
            </w:pPr>
          </w:p>
        </w:tc>
        <w:tc>
          <w:tcPr>
            <w:tcW w:w="454" w:type="dxa"/>
            <w:tcBorders>
              <w:top w:val="nil"/>
              <w:left w:val="nil"/>
              <w:bottom w:val="nil"/>
              <w:right w:val="nil"/>
            </w:tcBorders>
          </w:tcPr>
          <w:p w14:paraId="54997452" w14:textId="77777777" w:rsidR="00D64459" w:rsidRPr="00493E39" w:rsidRDefault="008B2120">
            <w:pPr>
              <w:spacing w:line="240" w:lineRule="auto"/>
              <w:jc w:val="center"/>
              <w:rPr>
                <w:sz w:val="20"/>
                <w:szCs w:val="20"/>
              </w:rPr>
            </w:pPr>
            <w:r w:rsidRPr="00493E39">
              <w:rPr>
                <w:sz w:val="20"/>
                <w:szCs w:val="20"/>
              </w:rPr>
              <w:t>12</w:t>
            </w:r>
          </w:p>
        </w:tc>
        <w:tc>
          <w:tcPr>
            <w:tcW w:w="1191" w:type="dxa"/>
            <w:tcBorders>
              <w:top w:val="nil"/>
              <w:left w:val="nil"/>
              <w:bottom w:val="nil"/>
              <w:right w:val="nil"/>
            </w:tcBorders>
          </w:tcPr>
          <w:p w14:paraId="1E105471" w14:textId="77777777" w:rsidR="00D64459" w:rsidRPr="00493E39" w:rsidRDefault="008B2120">
            <w:pPr>
              <w:spacing w:line="240" w:lineRule="auto"/>
              <w:jc w:val="center"/>
              <w:rPr>
                <w:sz w:val="20"/>
                <w:szCs w:val="20"/>
              </w:rPr>
            </w:pPr>
            <w:r w:rsidRPr="00493E39">
              <w:rPr>
                <w:sz w:val="20"/>
                <w:szCs w:val="20"/>
              </w:rPr>
              <w:t>−0,524</w:t>
            </w:r>
          </w:p>
        </w:tc>
        <w:tc>
          <w:tcPr>
            <w:tcW w:w="907" w:type="dxa"/>
            <w:tcBorders>
              <w:top w:val="nil"/>
              <w:left w:val="nil"/>
              <w:bottom w:val="nil"/>
              <w:right w:val="nil"/>
            </w:tcBorders>
          </w:tcPr>
          <w:p w14:paraId="7384470B" w14:textId="77777777" w:rsidR="00D64459" w:rsidRPr="00493E39" w:rsidRDefault="008B2120">
            <w:pPr>
              <w:spacing w:line="240" w:lineRule="auto"/>
              <w:jc w:val="center"/>
              <w:rPr>
                <w:sz w:val="20"/>
                <w:szCs w:val="20"/>
              </w:rPr>
            </w:pPr>
            <w:r w:rsidRPr="00493E39">
              <w:rPr>
                <w:sz w:val="20"/>
                <w:szCs w:val="20"/>
              </w:rPr>
              <w:t>(0,917)</w:t>
            </w:r>
          </w:p>
        </w:tc>
        <w:tc>
          <w:tcPr>
            <w:tcW w:w="1191" w:type="dxa"/>
            <w:tcBorders>
              <w:top w:val="nil"/>
              <w:left w:val="nil"/>
              <w:bottom w:val="nil"/>
              <w:right w:val="nil"/>
            </w:tcBorders>
          </w:tcPr>
          <w:p w14:paraId="34A66297" w14:textId="77777777" w:rsidR="00D64459" w:rsidRPr="00493E39" w:rsidRDefault="008B2120">
            <w:pPr>
              <w:spacing w:line="240" w:lineRule="auto"/>
              <w:jc w:val="center"/>
              <w:rPr>
                <w:sz w:val="20"/>
                <w:szCs w:val="20"/>
              </w:rPr>
            </w:pPr>
            <w:r w:rsidRPr="00493E39">
              <w:rPr>
                <w:sz w:val="20"/>
                <w:szCs w:val="20"/>
              </w:rPr>
              <w:t>0,425</w:t>
            </w:r>
          </w:p>
        </w:tc>
        <w:tc>
          <w:tcPr>
            <w:tcW w:w="907" w:type="dxa"/>
            <w:tcBorders>
              <w:top w:val="nil"/>
              <w:left w:val="nil"/>
              <w:bottom w:val="nil"/>
              <w:right w:val="nil"/>
            </w:tcBorders>
          </w:tcPr>
          <w:p w14:paraId="6E20FC6A" w14:textId="77777777" w:rsidR="00D64459" w:rsidRPr="00493E39" w:rsidRDefault="008B2120">
            <w:pPr>
              <w:spacing w:line="240" w:lineRule="auto"/>
              <w:jc w:val="center"/>
              <w:rPr>
                <w:sz w:val="20"/>
                <w:szCs w:val="20"/>
              </w:rPr>
            </w:pPr>
            <w:r w:rsidRPr="00493E39">
              <w:rPr>
                <w:sz w:val="20"/>
                <w:szCs w:val="20"/>
              </w:rPr>
              <w:t>(1,369)</w:t>
            </w:r>
          </w:p>
        </w:tc>
        <w:tc>
          <w:tcPr>
            <w:tcW w:w="1133" w:type="dxa"/>
            <w:tcBorders>
              <w:top w:val="nil"/>
              <w:left w:val="nil"/>
              <w:bottom w:val="nil"/>
              <w:right w:val="nil"/>
            </w:tcBorders>
          </w:tcPr>
          <w:p w14:paraId="02806C3E" w14:textId="77777777" w:rsidR="00D64459" w:rsidRPr="00493E39" w:rsidRDefault="008B2120">
            <w:pPr>
              <w:spacing w:line="240" w:lineRule="auto"/>
              <w:jc w:val="center"/>
              <w:rPr>
                <w:sz w:val="20"/>
                <w:szCs w:val="20"/>
              </w:rPr>
            </w:pPr>
            <w:r w:rsidRPr="00493E39">
              <w:rPr>
                <w:sz w:val="20"/>
                <w:szCs w:val="20"/>
              </w:rPr>
              <w:t>0,543</w:t>
            </w:r>
          </w:p>
        </w:tc>
      </w:tr>
      <w:tr w:rsidR="00D64459" w:rsidRPr="00493E39" w14:paraId="0759DDE5" w14:textId="77777777">
        <w:trPr>
          <w:cantSplit/>
          <w:jc w:val="center"/>
        </w:trPr>
        <w:tc>
          <w:tcPr>
            <w:tcW w:w="2268" w:type="dxa"/>
            <w:tcBorders>
              <w:top w:val="nil"/>
              <w:left w:val="nil"/>
              <w:bottom w:val="nil"/>
              <w:right w:val="nil"/>
            </w:tcBorders>
          </w:tcPr>
          <w:p w14:paraId="0F23F121" w14:textId="77777777" w:rsidR="00D64459" w:rsidRPr="00493E39" w:rsidRDefault="008B2120">
            <w:pPr>
              <w:spacing w:line="240" w:lineRule="auto"/>
              <w:rPr>
                <w:sz w:val="20"/>
                <w:szCs w:val="20"/>
              </w:rPr>
            </w:pPr>
            <w:r w:rsidRPr="00493E39">
              <w:rPr>
                <w:sz w:val="20"/>
                <w:szCs w:val="20"/>
              </w:rPr>
              <w:t>Diesel</w:t>
            </w:r>
          </w:p>
        </w:tc>
        <w:tc>
          <w:tcPr>
            <w:tcW w:w="454" w:type="dxa"/>
            <w:tcBorders>
              <w:top w:val="nil"/>
              <w:left w:val="nil"/>
              <w:bottom w:val="nil"/>
              <w:right w:val="nil"/>
            </w:tcBorders>
          </w:tcPr>
          <w:p w14:paraId="70E6293F" w14:textId="77777777" w:rsidR="00D64459" w:rsidRPr="00493E39" w:rsidRDefault="008B2120">
            <w:pPr>
              <w:spacing w:line="240" w:lineRule="auto"/>
              <w:jc w:val="center"/>
              <w:rPr>
                <w:sz w:val="20"/>
                <w:szCs w:val="20"/>
              </w:rPr>
            </w:pPr>
            <w:r w:rsidRPr="00493E39">
              <w:rPr>
                <w:sz w:val="20"/>
                <w:szCs w:val="20"/>
              </w:rPr>
              <w:t>0</w:t>
            </w:r>
          </w:p>
        </w:tc>
        <w:tc>
          <w:tcPr>
            <w:tcW w:w="1191" w:type="dxa"/>
            <w:tcBorders>
              <w:top w:val="nil"/>
              <w:left w:val="nil"/>
              <w:bottom w:val="nil"/>
              <w:right w:val="nil"/>
            </w:tcBorders>
          </w:tcPr>
          <w:p w14:paraId="48C940CF" w14:textId="77777777" w:rsidR="00D64459" w:rsidRPr="00493E39" w:rsidRDefault="008B2120">
            <w:pPr>
              <w:spacing w:line="240" w:lineRule="auto"/>
              <w:jc w:val="center"/>
              <w:rPr>
                <w:sz w:val="20"/>
                <w:szCs w:val="20"/>
              </w:rPr>
            </w:pPr>
            <w:r w:rsidRPr="00493E39">
              <w:rPr>
                <w:sz w:val="20"/>
                <w:szCs w:val="20"/>
              </w:rPr>
              <w:t>0,205</w:t>
            </w:r>
          </w:p>
        </w:tc>
        <w:tc>
          <w:tcPr>
            <w:tcW w:w="907" w:type="dxa"/>
            <w:tcBorders>
              <w:top w:val="nil"/>
              <w:left w:val="nil"/>
              <w:bottom w:val="nil"/>
              <w:right w:val="nil"/>
            </w:tcBorders>
          </w:tcPr>
          <w:p w14:paraId="6BC826D4" w14:textId="77777777" w:rsidR="00D64459" w:rsidRPr="00493E39" w:rsidRDefault="008B2120">
            <w:pPr>
              <w:spacing w:line="240" w:lineRule="auto"/>
              <w:jc w:val="center"/>
              <w:rPr>
                <w:sz w:val="20"/>
                <w:szCs w:val="20"/>
              </w:rPr>
            </w:pPr>
            <w:r w:rsidRPr="00493E39">
              <w:rPr>
                <w:sz w:val="20"/>
                <w:szCs w:val="20"/>
              </w:rPr>
              <w:t>(0,167)</w:t>
            </w:r>
          </w:p>
        </w:tc>
        <w:tc>
          <w:tcPr>
            <w:tcW w:w="1191" w:type="dxa"/>
            <w:tcBorders>
              <w:top w:val="nil"/>
              <w:left w:val="nil"/>
              <w:bottom w:val="nil"/>
              <w:right w:val="nil"/>
            </w:tcBorders>
          </w:tcPr>
          <w:p w14:paraId="788686DA" w14:textId="77777777" w:rsidR="00D64459" w:rsidRPr="00493E39" w:rsidRDefault="008B2120">
            <w:pPr>
              <w:spacing w:line="240" w:lineRule="auto"/>
              <w:jc w:val="center"/>
              <w:rPr>
                <w:sz w:val="20"/>
                <w:szCs w:val="20"/>
              </w:rPr>
            </w:pPr>
            <w:r w:rsidRPr="00493E39">
              <w:rPr>
                <w:sz w:val="20"/>
                <w:szCs w:val="20"/>
              </w:rPr>
              <w:t>2,308***</w:t>
            </w:r>
          </w:p>
        </w:tc>
        <w:tc>
          <w:tcPr>
            <w:tcW w:w="907" w:type="dxa"/>
            <w:tcBorders>
              <w:top w:val="nil"/>
              <w:left w:val="nil"/>
              <w:bottom w:val="nil"/>
              <w:right w:val="nil"/>
            </w:tcBorders>
          </w:tcPr>
          <w:p w14:paraId="5BF05281" w14:textId="77777777" w:rsidR="00D64459" w:rsidRPr="00493E39" w:rsidRDefault="008B2120">
            <w:pPr>
              <w:spacing w:line="240" w:lineRule="auto"/>
              <w:jc w:val="center"/>
              <w:rPr>
                <w:sz w:val="20"/>
                <w:szCs w:val="20"/>
              </w:rPr>
            </w:pPr>
            <w:r w:rsidRPr="00493E39">
              <w:rPr>
                <w:sz w:val="20"/>
                <w:szCs w:val="20"/>
              </w:rPr>
              <w:t>(0,368)</w:t>
            </w:r>
          </w:p>
        </w:tc>
        <w:tc>
          <w:tcPr>
            <w:tcW w:w="1133" w:type="dxa"/>
            <w:tcBorders>
              <w:top w:val="nil"/>
              <w:left w:val="nil"/>
              <w:bottom w:val="nil"/>
              <w:right w:val="nil"/>
            </w:tcBorders>
          </w:tcPr>
          <w:p w14:paraId="2D99FBB3" w14:textId="015FBCFB" w:rsidR="00D64459" w:rsidRPr="00493E39" w:rsidRDefault="008B2120">
            <w:pPr>
              <w:spacing w:line="240" w:lineRule="auto"/>
              <w:jc w:val="center"/>
              <w:rPr>
                <w:sz w:val="20"/>
                <w:szCs w:val="20"/>
              </w:rPr>
            </w:pPr>
            <w:r w:rsidRPr="00493E39">
              <w:rPr>
                <w:sz w:val="20"/>
                <w:szCs w:val="20"/>
              </w:rPr>
              <w:t>&lt;0,001</w:t>
            </w:r>
          </w:p>
        </w:tc>
      </w:tr>
      <w:tr w:rsidR="00D64459" w:rsidRPr="00493E39" w14:paraId="49AC6EF4" w14:textId="77777777">
        <w:trPr>
          <w:cantSplit/>
          <w:jc w:val="center"/>
        </w:trPr>
        <w:tc>
          <w:tcPr>
            <w:tcW w:w="2268" w:type="dxa"/>
            <w:tcBorders>
              <w:top w:val="nil"/>
              <w:left w:val="nil"/>
              <w:bottom w:val="nil"/>
              <w:right w:val="nil"/>
            </w:tcBorders>
          </w:tcPr>
          <w:p w14:paraId="1DA241D5" w14:textId="77777777" w:rsidR="00D64459" w:rsidRPr="00493E39" w:rsidRDefault="00D64459">
            <w:pPr>
              <w:spacing w:line="240" w:lineRule="auto"/>
              <w:rPr>
                <w:sz w:val="20"/>
                <w:szCs w:val="20"/>
              </w:rPr>
            </w:pPr>
          </w:p>
        </w:tc>
        <w:tc>
          <w:tcPr>
            <w:tcW w:w="454" w:type="dxa"/>
            <w:tcBorders>
              <w:top w:val="nil"/>
              <w:left w:val="nil"/>
              <w:bottom w:val="nil"/>
              <w:right w:val="nil"/>
            </w:tcBorders>
          </w:tcPr>
          <w:p w14:paraId="74C43F39" w14:textId="77777777" w:rsidR="00D64459" w:rsidRPr="00493E39" w:rsidRDefault="008B2120">
            <w:pPr>
              <w:spacing w:line="240" w:lineRule="auto"/>
              <w:jc w:val="center"/>
              <w:rPr>
                <w:sz w:val="20"/>
                <w:szCs w:val="20"/>
              </w:rPr>
            </w:pPr>
            <w:r w:rsidRPr="00493E39">
              <w:rPr>
                <w:sz w:val="20"/>
                <w:szCs w:val="20"/>
              </w:rPr>
              <w:t>1</w:t>
            </w:r>
          </w:p>
        </w:tc>
        <w:tc>
          <w:tcPr>
            <w:tcW w:w="1191" w:type="dxa"/>
            <w:tcBorders>
              <w:top w:val="nil"/>
              <w:left w:val="nil"/>
              <w:bottom w:val="nil"/>
              <w:right w:val="nil"/>
            </w:tcBorders>
          </w:tcPr>
          <w:p w14:paraId="27BA6C6A" w14:textId="77777777" w:rsidR="00D64459" w:rsidRPr="00493E39" w:rsidRDefault="008B2120">
            <w:pPr>
              <w:spacing w:line="240" w:lineRule="auto"/>
              <w:jc w:val="center"/>
              <w:rPr>
                <w:sz w:val="20"/>
                <w:szCs w:val="20"/>
              </w:rPr>
            </w:pPr>
            <w:r w:rsidRPr="00493E39">
              <w:rPr>
                <w:sz w:val="20"/>
                <w:szCs w:val="20"/>
              </w:rPr>
              <w:t>0,145</w:t>
            </w:r>
          </w:p>
        </w:tc>
        <w:tc>
          <w:tcPr>
            <w:tcW w:w="907" w:type="dxa"/>
            <w:tcBorders>
              <w:top w:val="nil"/>
              <w:left w:val="nil"/>
              <w:bottom w:val="nil"/>
              <w:right w:val="nil"/>
            </w:tcBorders>
          </w:tcPr>
          <w:p w14:paraId="35DDD7FB" w14:textId="77777777" w:rsidR="00D64459" w:rsidRPr="00493E39" w:rsidRDefault="008B2120">
            <w:pPr>
              <w:spacing w:line="240" w:lineRule="auto"/>
              <w:jc w:val="center"/>
              <w:rPr>
                <w:sz w:val="20"/>
                <w:szCs w:val="20"/>
              </w:rPr>
            </w:pPr>
            <w:r w:rsidRPr="00493E39">
              <w:rPr>
                <w:sz w:val="20"/>
                <w:szCs w:val="20"/>
              </w:rPr>
              <w:t>(0,238)</w:t>
            </w:r>
          </w:p>
        </w:tc>
        <w:tc>
          <w:tcPr>
            <w:tcW w:w="1191" w:type="dxa"/>
            <w:tcBorders>
              <w:top w:val="nil"/>
              <w:left w:val="nil"/>
              <w:bottom w:val="nil"/>
              <w:right w:val="nil"/>
            </w:tcBorders>
          </w:tcPr>
          <w:p w14:paraId="1AB377E0" w14:textId="77777777" w:rsidR="00D64459" w:rsidRPr="00493E39" w:rsidRDefault="008B2120">
            <w:pPr>
              <w:spacing w:line="240" w:lineRule="auto"/>
              <w:jc w:val="center"/>
              <w:rPr>
                <w:sz w:val="20"/>
                <w:szCs w:val="20"/>
              </w:rPr>
            </w:pPr>
            <w:r w:rsidRPr="00493E39">
              <w:rPr>
                <w:sz w:val="20"/>
                <w:szCs w:val="20"/>
              </w:rPr>
              <w:t>4,646***</w:t>
            </w:r>
          </w:p>
        </w:tc>
        <w:tc>
          <w:tcPr>
            <w:tcW w:w="907" w:type="dxa"/>
            <w:tcBorders>
              <w:top w:val="nil"/>
              <w:left w:val="nil"/>
              <w:bottom w:val="nil"/>
              <w:right w:val="nil"/>
            </w:tcBorders>
          </w:tcPr>
          <w:p w14:paraId="720A8EFC" w14:textId="77777777" w:rsidR="00D64459" w:rsidRPr="00493E39" w:rsidRDefault="008B2120">
            <w:pPr>
              <w:spacing w:line="240" w:lineRule="auto"/>
              <w:jc w:val="center"/>
              <w:rPr>
                <w:sz w:val="20"/>
                <w:szCs w:val="20"/>
              </w:rPr>
            </w:pPr>
            <w:r w:rsidRPr="00493E39">
              <w:rPr>
                <w:sz w:val="20"/>
                <w:szCs w:val="20"/>
              </w:rPr>
              <w:t>(0,594)</w:t>
            </w:r>
          </w:p>
        </w:tc>
        <w:tc>
          <w:tcPr>
            <w:tcW w:w="1133" w:type="dxa"/>
            <w:tcBorders>
              <w:top w:val="nil"/>
              <w:left w:val="nil"/>
              <w:bottom w:val="nil"/>
              <w:right w:val="nil"/>
            </w:tcBorders>
          </w:tcPr>
          <w:p w14:paraId="1A1C45BF" w14:textId="147D61C8" w:rsidR="00D64459" w:rsidRPr="00493E39" w:rsidRDefault="008B2120">
            <w:pPr>
              <w:spacing w:line="240" w:lineRule="auto"/>
              <w:jc w:val="center"/>
              <w:rPr>
                <w:sz w:val="20"/>
                <w:szCs w:val="20"/>
              </w:rPr>
            </w:pPr>
            <w:r w:rsidRPr="00493E39">
              <w:rPr>
                <w:sz w:val="20"/>
                <w:szCs w:val="20"/>
              </w:rPr>
              <w:t>&lt;0,001</w:t>
            </w:r>
          </w:p>
        </w:tc>
      </w:tr>
      <w:tr w:rsidR="00D64459" w:rsidRPr="00493E39" w14:paraId="10ADE724" w14:textId="77777777">
        <w:trPr>
          <w:cantSplit/>
          <w:jc w:val="center"/>
        </w:trPr>
        <w:tc>
          <w:tcPr>
            <w:tcW w:w="2268" w:type="dxa"/>
            <w:tcBorders>
              <w:top w:val="nil"/>
              <w:left w:val="nil"/>
              <w:bottom w:val="nil"/>
              <w:right w:val="nil"/>
            </w:tcBorders>
          </w:tcPr>
          <w:p w14:paraId="772953D0" w14:textId="77777777" w:rsidR="00D64459" w:rsidRPr="00493E39" w:rsidRDefault="00D64459">
            <w:pPr>
              <w:spacing w:line="240" w:lineRule="auto"/>
              <w:rPr>
                <w:sz w:val="20"/>
                <w:szCs w:val="20"/>
              </w:rPr>
            </w:pPr>
          </w:p>
        </w:tc>
        <w:tc>
          <w:tcPr>
            <w:tcW w:w="454" w:type="dxa"/>
            <w:tcBorders>
              <w:top w:val="nil"/>
              <w:left w:val="nil"/>
              <w:bottom w:val="nil"/>
              <w:right w:val="nil"/>
            </w:tcBorders>
          </w:tcPr>
          <w:p w14:paraId="07815637" w14:textId="77777777" w:rsidR="00D64459" w:rsidRPr="00493E39" w:rsidRDefault="008B2120">
            <w:pPr>
              <w:spacing w:line="240" w:lineRule="auto"/>
              <w:jc w:val="center"/>
              <w:rPr>
                <w:sz w:val="20"/>
                <w:szCs w:val="20"/>
              </w:rPr>
            </w:pPr>
            <w:r w:rsidRPr="00493E39">
              <w:rPr>
                <w:sz w:val="20"/>
                <w:szCs w:val="20"/>
              </w:rPr>
              <w:t>3</w:t>
            </w:r>
          </w:p>
        </w:tc>
        <w:tc>
          <w:tcPr>
            <w:tcW w:w="1191" w:type="dxa"/>
            <w:tcBorders>
              <w:top w:val="nil"/>
              <w:left w:val="nil"/>
              <w:bottom w:val="nil"/>
              <w:right w:val="nil"/>
            </w:tcBorders>
          </w:tcPr>
          <w:p w14:paraId="07D53501" w14:textId="77777777" w:rsidR="00D64459" w:rsidRPr="00493E39" w:rsidRDefault="008B2120">
            <w:pPr>
              <w:spacing w:line="240" w:lineRule="auto"/>
              <w:jc w:val="center"/>
              <w:rPr>
                <w:sz w:val="20"/>
                <w:szCs w:val="20"/>
              </w:rPr>
            </w:pPr>
            <w:r w:rsidRPr="00493E39">
              <w:rPr>
                <w:sz w:val="20"/>
                <w:szCs w:val="20"/>
              </w:rPr>
              <w:t>0,068</w:t>
            </w:r>
          </w:p>
        </w:tc>
        <w:tc>
          <w:tcPr>
            <w:tcW w:w="907" w:type="dxa"/>
            <w:tcBorders>
              <w:top w:val="nil"/>
              <w:left w:val="nil"/>
              <w:bottom w:val="nil"/>
              <w:right w:val="nil"/>
            </w:tcBorders>
          </w:tcPr>
          <w:p w14:paraId="195F239C" w14:textId="77777777" w:rsidR="00D64459" w:rsidRPr="00493E39" w:rsidRDefault="008B2120">
            <w:pPr>
              <w:spacing w:line="240" w:lineRule="auto"/>
              <w:jc w:val="center"/>
              <w:rPr>
                <w:sz w:val="20"/>
                <w:szCs w:val="20"/>
              </w:rPr>
            </w:pPr>
            <w:r w:rsidRPr="00493E39">
              <w:rPr>
                <w:sz w:val="20"/>
                <w:szCs w:val="20"/>
              </w:rPr>
              <w:t>(0,398)</w:t>
            </w:r>
          </w:p>
        </w:tc>
        <w:tc>
          <w:tcPr>
            <w:tcW w:w="1191" w:type="dxa"/>
            <w:tcBorders>
              <w:top w:val="nil"/>
              <w:left w:val="nil"/>
              <w:bottom w:val="nil"/>
              <w:right w:val="nil"/>
            </w:tcBorders>
          </w:tcPr>
          <w:p w14:paraId="71E5CCA5" w14:textId="77777777" w:rsidR="00D64459" w:rsidRPr="00493E39" w:rsidRDefault="008B2120">
            <w:pPr>
              <w:spacing w:line="240" w:lineRule="auto"/>
              <w:jc w:val="center"/>
              <w:rPr>
                <w:sz w:val="20"/>
                <w:szCs w:val="20"/>
              </w:rPr>
            </w:pPr>
            <w:r w:rsidRPr="00493E39">
              <w:rPr>
                <w:sz w:val="20"/>
                <w:szCs w:val="20"/>
              </w:rPr>
              <w:t>4,318***</w:t>
            </w:r>
          </w:p>
        </w:tc>
        <w:tc>
          <w:tcPr>
            <w:tcW w:w="907" w:type="dxa"/>
            <w:tcBorders>
              <w:top w:val="nil"/>
              <w:left w:val="nil"/>
              <w:bottom w:val="nil"/>
              <w:right w:val="nil"/>
            </w:tcBorders>
          </w:tcPr>
          <w:p w14:paraId="17E8BFE5" w14:textId="77777777" w:rsidR="00D64459" w:rsidRPr="00493E39" w:rsidRDefault="008B2120">
            <w:pPr>
              <w:spacing w:line="240" w:lineRule="auto"/>
              <w:jc w:val="center"/>
              <w:rPr>
                <w:sz w:val="20"/>
                <w:szCs w:val="20"/>
              </w:rPr>
            </w:pPr>
            <w:r w:rsidRPr="00493E39">
              <w:rPr>
                <w:sz w:val="20"/>
                <w:szCs w:val="20"/>
              </w:rPr>
              <w:t>(1,159)</w:t>
            </w:r>
          </w:p>
        </w:tc>
        <w:tc>
          <w:tcPr>
            <w:tcW w:w="1133" w:type="dxa"/>
            <w:tcBorders>
              <w:top w:val="nil"/>
              <w:left w:val="nil"/>
              <w:bottom w:val="nil"/>
              <w:right w:val="nil"/>
            </w:tcBorders>
          </w:tcPr>
          <w:p w14:paraId="571661AC" w14:textId="77777777" w:rsidR="00D64459" w:rsidRPr="00493E39" w:rsidRDefault="008B2120">
            <w:pPr>
              <w:spacing w:line="240" w:lineRule="auto"/>
              <w:jc w:val="center"/>
              <w:rPr>
                <w:sz w:val="20"/>
                <w:szCs w:val="20"/>
              </w:rPr>
            </w:pPr>
            <w:r w:rsidRPr="00493E39">
              <w:rPr>
                <w:sz w:val="20"/>
                <w:szCs w:val="20"/>
              </w:rPr>
              <w:t>0,001</w:t>
            </w:r>
          </w:p>
        </w:tc>
      </w:tr>
      <w:tr w:rsidR="00D64459" w:rsidRPr="00493E39" w14:paraId="1E72BCB7" w14:textId="77777777">
        <w:trPr>
          <w:cantSplit/>
          <w:jc w:val="center"/>
        </w:trPr>
        <w:tc>
          <w:tcPr>
            <w:tcW w:w="2268" w:type="dxa"/>
            <w:tcBorders>
              <w:top w:val="nil"/>
              <w:left w:val="nil"/>
              <w:bottom w:val="nil"/>
              <w:right w:val="nil"/>
            </w:tcBorders>
          </w:tcPr>
          <w:p w14:paraId="7A8919E1" w14:textId="77777777" w:rsidR="00D64459" w:rsidRPr="00493E39" w:rsidRDefault="00D64459">
            <w:pPr>
              <w:spacing w:line="240" w:lineRule="auto"/>
              <w:rPr>
                <w:sz w:val="20"/>
                <w:szCs w:val="20"/>
              </w:rPr>
            </w:pPr>
          </w:p>
        </w:tc>
        <w:tc>
          <w:tcPr>
            <w:tcW w:w="454" w:type="dxa"/>
            <w:tcBorders>
              <w:top w:val="nil"/>
              <w:left w:val="nil"/>
              <w:bottom w:val="nil"/>
              <w:right w:val="nil"/>
            </w:tcBorders>
          </w:tcPr>
          <w:p w14:paraId="78B2C9B7" w14:textId="77777777" w:rsidR="00D64459" w:rsidRPr="00493E39" w:rsidRDefault="008B2120">
            <w:pPr>
              <w:spacing w:line="240" w:lineRule="auto"/>
              <w:jc w:val="center"/>
              <w:rPr>
                <w:sz w:val="20"/>
                <w:szCs w:val="20"/>
              </w:rPr>
            </w:pPr>
            <w:r w:rsidRPr="00493E39">
              <w:rPr>
                <w:sz w:val="20"/>
                <w:szCs w:val="20"/>
              </w:rPr>
              <w:t>6</w:t>
            </w:r>
          </w:p>
        </w:tc>
        <w:tc>
          <w:tcPr>
            <w:tcW w:w="1191" w:type="dxa"/>
            <w:tcBorders>
              <w:top w:val="nil"/>
              <w:left w:val="nil"/>
              <w:bottom w:val="nil"/>
              <w:right w:val="nil"/>
            </w:tcBorders>
          </w:tcPr>
          <w:p w14:paraId="7DF170C8" w14:textId="77777777" w:rsidR="00D64459" w:rsidRPr="00493E39" w:rsidRDefault="008B2120">
            <w:pPr>
              <w:spacing w:line="240" w:lineRule="auto"/>
              <w:jc w:val="center"/>
              <w:rPr>
                <w:sz w:val="20"/>
                <w:szCs w:val="20"/>
              </w:rPr>
            </w:pPr>
            <w:r w:rsidRPr="00493E39">
              <w:rPr>
                <w:sz w:val="20"/>
                <w:szCs w:val="20"/>
              </w:rPr>
              <w:t>0,419</w:t>
            </w:r>
          </w:p>
        </w:tc>
        <w:tc>
          <w:tcPr>
            <w:tcW w:w="907" w:type="dxa"/>
            <w:tcBorders>
              <w:top w:val="nil"/>
              <w:left w:val="nil"/>
              <w:bottom w:val="nil"/>
              <w:right w:val="nil"/>
            </w:tcBorders>
          </w:tcPr>
          <w:p w14:paraId="328099E0" w14:textId="77777777" w:rsidR="00D64459" w:rsidRPr="00493E39" w:rsidRDefault="008B2120">
            <w:pPr>
              <w:spacing w:line="240" w:lineRule="auto"/>
              <w:jc w:val="center"/>
              <w:rPr>
                <w:sz w:val="20"/>
                <w:szCs w:val="20"/>
              </w:rPr>
            </w:pPr>
            <w:r w:rsidRPr="00493E39">
              <w:rPr>
                <w:sz w:val="20"/>
                <w:szCs w:val="20"/>
              </w:rPr>
              <w:t>(0,727)</w:t>
            </w:r>
          </w:p>
        </w:tc>
        <w:tc>
          <w:tcPr>
            <w:tcW w:w="1191" w:type="dxa"/>
            <w:tcBorders>
              <w:top w:val="nil"/>
              <w:left w:val="nil"/>
              <w:bottom w:val="nil"/>
              <w:right w:val="nil"/>
            </w:tcBorders>
          </w:tcPr>
          <w:p w14:paraId="0A9BEB8A" w14:textId="77777777" w:rsidR="00D64459" w:rsidRPr="00493E39" w:rsidRDefault="008B2120">
            <w:pPr>
              <w:spacing w:line="240" w:lineRule="auto"/>
              <w:jc w:val="center"/>
              <w:rPr>
                <w:sz w:val="20"/>
                <w:szCs w:val="20"/>
              </w:rPr>
            </w:pPr>
            <w:r w:rsidRPr="00493E39">
              <w:rPr>
                <w:sz w:val="20"/>
                <w:szCs w:val="20"/>
              </w:rPr>
              <w:t>4,053***</w:t>
            </w:r>
          </w:p>
        </w:tc>
        <w:tc>
          <w:tcPr>
            <w:tcW w:w="907" w:type="dxa"/>
            <w:tcBorders>
              <w:top w:val="nil"/>
              <w:left w:val="nil"/>
              <w:bottom w:val="nil"/>
              <w:right w:val="nil"/>
            </w:tcBorders>
          </w:tcPr>
          <w:p w14:paraId="1AA7B359" w14:textId="77777777" w:rsidR="00D64459" w:rsidRPr="00493E39" w:rsidRDefault="008B2120">
            <w:pPr>
              <w:spacing w:line="240" w:lineRule="auto"/>
              <w:jc w:val="center"/>
              <w:rPr>
                <w:sz w:val="20"/>
                <w:szCs w:val="20"/>
              </w:rPr>
            </w:pPr>
            <w:r w:rsidRPr="00493E39">
              <w:rPr>
                <w:sz w:val="20"/>
                <w:szCs w:val="20"/>
              </w:rPr>
              <w:t>(1,535)</w:t>
            </w:r>
          </w:p>
        </w:tc>
        <w:tc>
          <w:tcPr>
            <w:tcW w:w="1133" w:type="dxa"/>
            <w:tcBorders>
              <w:top w:val="nil"/>
              <w:left w:val="nil"/>
              <w:bottom w:val="nil"/>
              <w:right w:val="nil"/>
            </w:tcBorders>
          </w:tcPr>
          <w:p w14:paraId="2E98293C" w14:textId="77777777" w:rsidR="00D64459" w:rsidRPr="00493E39" w:rsidRDefault="008B2120">
            <w:pPr>
              <w:spacing w:line="240" w:lineRule="auto"/>
              <w:jc w:val="center"/>
              <w:rPr>
                <w:sz w:val="20"/>
                <w:szCs w:val="20"/>
              </w:rPr>
            </w:pPr>
            <w:r w:rsidRPr="00493E39">
              <w:rPr>
                <w:sz w:val="20"/>
                <w:szCs w:val="20"/>
              </w:rPr>
              <w:t>0,036</w:t>
            </w:r>
          </w:p>
        </w:tc>
      </w:tr>
      <w:tr w:rsidR="00D64459" w:rsidRPr="00493E39" w14:paraId="4D64D4BC" w14:textId="77777777">
        <w:trPr>
          <w:cantSplit/>
          <w:jc w:val="center"/>
        </w:trPr>
        <w:tc>
          <w:tcPr>
            <w:tcW w:w="2268" w:type="dxa"/>
            <w:tcBorders>
              <w:top w:val="nil"/>
              <w:left w:val="nil"/>
              <w:bottom w:val="nil"/>
              <w:right w:val="nil"/>
            </w:tcBorders>
          </w:tcPr>
          <w:p w14:paraId="32BE6AC2" w14:textId="77777777" w:rsidR="00D64459" w:rsidRPr="00493E39" w:rsidRDefault="00D64459">
            <w:pPr>
              <w:spacing w:line="240" w:lineRule="auto"/>
              <w:rPr>
                <w:sz w:val="20"/>
                <w:szCs w:val="20"/>
              </w:rPr>
            </w:pPr>
          </w:p>
        </w:tc>
        <w:tc>
          <w:tcPr>
            <w:tcW w:w="454" w:type="dxa"/>
            <w:tcBorders>
              <w:top w:val="nil"/>
              <w:left w:val="nil"/>
              <w:bottom w:val="nil"/>
              <w:right w:val="nil"/>
            </w:tcBorders>
          </w:tcPr>
          <w:p w14:paraId="4E1269BF" w14:textId="77777777" w:rsidR="00D64459" w:rsidRPr="00493E39" w:rsidRDefault="008B2120">
            <w:pPr>
              <w:spacing w:line="240" w:lineRule="auto"/>
              <w:jc w:val="center"/>
              <w:rPr>
                <w:sz w:val="20"/>
                <w:szCs w:val="20"/>
              </w:rPr>
            </w:pPr>
            <w:r w:rsidRPr="00493E39">
              <w:rPr>
                <w:sz w:val="20"/>
                <w:szCs w:val="20"/>
              </w:rPr>
              <w:t>12</w:t>
            </w:r>
          </w:p>
        </w:tc>
        <w:tc>
          <w:tcPr>
            <w:tcW w:w="1191" w:type="dxa"/>
            <w:tcBorders>
              <w:top w:val="nil"/>
              <w:left w:val="nil"/>
              <w:bottom w:val="nil"/>
              <w:right w:val="nil"/>
            </w:tcBorders>
          </w:tcPr>
          <w:p w14:paraId="336F92FD" w14:textId="77777777" w:rsidR="00D64459" w:rsidRPr="00493E39" w:rsidRDefault="008B2120">
            <w:pPr>
              <w:spacing w:line="240" w:lineRule="auto"/>
              <w:jc w:val="center"/>
              <w:rPr>
                <w:sz w:val="20"/>
                <w:szCs w:val="20"/>
              </w:rPr>
            </w:pPr>
            <w:r w:rsidRPr="00493E39">
              <w:rPr>
                <w:sz w:val="20"/>
                <w:szCs w:val="20"/>
              </w:rPr>
              <w:t>0,718</w:t>
            </w:r>
          </w:p>
        </w:tc>
        <w:tc>
          <w:tcPr>
            <w:tcW w:w="907" w:type="dxa"/>
            <w:tcBorders>
              <w:top w:val="nil"/>
              <w:left w:val="nil"/>
              <w:bottom w:val="nil"/>
              <w:right w:val="nil"/>
            </w:tcBorders>
          </w:tcPr>
          <w:p w14:paraId="5A66BC24" w14:textId="77777777" w:rsidR="00D64459" w:rsidRPr="00493E39" w:rsidRDefault="008B2120">
            <w:pPr>
              <w:spacing w:line="240" w:lineRule="auto"/>
              <w:jc w:val="center"/>
              <w:rPr>
                <w:sz w:val="20"/>
                <w:szCs w:val="20"/>
              </w:rPr>
            </w:pPr>
            <w:r w:rsidRPr="00493E39">
              <w:rPr>
                <w:sz w:val="20"/>
                <w:szCs w:val="20"/>
              </w:rPr>
              <w:t>(0,896)</w:t>
            </w:r>
          </w:p>
        </w:tc>
        <w:tc>
          <w:tcPr>
            <w:tcW w:w="1191" w:type="dxa"/>
            <w:tcBorders>
              <w:top w:val="nil"/>
              <w:left w:val="nil"/>
              <w:bottom w:val="nil"/>
              <w:right w:val="nil"/>
            </w:tcBorders>
          </w:tcPr>
          <w:p w14:paraId="324C8ED1" w14:textId="77777777" w:rsidR="00D64459" w:rsidRPr="00493E39" w:rsidRDefault="008B2120">
            <w:pPr>
              <w:spacing w:line="240" w:lineRule="auto"/>
              <w:jc w:val="center"/>
              <w:rPr>
                <w:sz w:val="20"/>
                <w:szCs w:val="20"/>
              </w:rPr>
            </w:pPr>
            <w:r w:rsidRPr="00493E39">
              <w:rPr>
                <w:sz w:val="20"/>
                <w:szCs w:val="20"/>
              </w:rPr>
              <w:t>2,710*</w:t>
            </w:r>
          </w:p>
        </w:tc>
        <w:tc>
          <w:tcPr>
            <w:tcW w:w="907" w:type="dxa"/>
            <w:tcBorders>
              <w:top w:val="nil"/>
              <w:left w:val="nil"/>
              <w:bottom w:val="nil"/>
              <w:right w:val="nil"/>
            </w:tcBorders>
          </w:tcPr>
          <w:p w14:paraId="3E0FA452" w14:textId="77777777" w:rsidR="00D64459" w:rsidRPr="00493E39" w:rsidRDefault="008B2120">
            <w:pPr>
              <w:spacing w:line="240" w:lineRule="auto"/>
              <w:jc w:val="center"/>
              <w:rPr>
                <w:sz w:val="20"/>
                <w:szCs w:val="20"/>
              </w:rPr>
            </w:pPr>
            <w:r w:rsidRPr="00493E39">
              <w:rPr>
                <w:sz w:val="20"/>
                <w:szCs w:val="20"/>
              </w:rPr>
              <w:t>(1,469)</w:t>
            </w:r>
          </w:p>
        </w:tc>
        <w:tc>
          <w:tcPr>
            <w:tcW w:w="1133" w:type="dxa"/>
            <w:tcBorders>
              <w:top w:val="nil"/>
              <w:left w:val="nil"/>
              <w:bottom w:val="nil"/>
              <w:right w:val="nil"/>
            </w:tcBorders>
          </w:tcPr>
          <w:p w14:paraId="791FA0B2" w14:textId="77777777" w:rsidR="00D64459" w:rsidRPr="00493E39" w:rsidRDefault="008B2120">
            <w:pPr>
              <w:spacing w:line="240" w:lineRule="auto"/>
              <w:jc w:val="center"/>
              <w:rPr>
                <w:sz w:val="20"/>
                <w:szCs w:val="20"/>
              </w:rPr>
            </w:pPr>
            <w:r w:rsidRPr="00493E39">
              <w:rPr>
                <w:sz w:val="20"/>
                <w:szCs w:val="20"/>
              </w:rPr>
              <w:t>0,252</w:t>
            </w:r>
          </w:p>
        </w:tc>
      </w:tr>
      <w:tr w:rsidR="00D64459" w:rsidRPr="00493E39" w14:paraId="4734042F" w14:textId="77777777">
        <w:trPr>
          <w:cantSplit/>
          <w:jc w:val="center"/>
        </w:trPr>
        <w:tc>
          <w:tcPr>
            <w:tcW w:w="2268" w:type="dxa"/>
            <w:tcBorders>
              <w:top w:val="nil"/>
              <w:left w:val="nil"/>
              <w:bottom w:val="nil"/>
              <w:right w:val="nil"/>
            </w:tcBorders>
          </w:tcPr>
          <w:p w14:paraId="304204BE" w14:textId="77777777" w:rsidR="00D64459" w:rsidRPr="00493E39" w:rsidRDefault="008B2120">
            <w:pPr>
              <w:spacing w:line="240" w:lineRule="auto"/>
              <w:rPr>
                <w:sz w:val="20"/>
                <w:szCs w:val="20"/>
              </w:rPr>
            </w:pPr>
            <w:r w:rsidRPr="00493E39">
              <w:rPr>
                <w:sz w:val="20"/>
                <w:szCs w:val="20"/>
              </w:rPr>
              <w:t>Gasolina na refinaria</w:t>
            </w:r>
          </w:p>
        </w:tc>
        <w:tc>
          <w:tcPr>
            <w:tcW w:w="454" w:type="dxa"/>
            <w:tcBorders>
              <w:top w:val="nil"/>
              <w:left w:val="nil"/>
              <w:bottom w:val="nil"/>
              <w:right w:val="nil"/>
            </w:tcBorders>
          </w:tcPr>
          <w:p w14:paraId="6FBCBBB2" w14:textId="77777777" w:rsidR="00D64459" w:rsidRPr="00493E39" w:rsidRDefault="008B2120">
            <w:pPr>
              <w:spacing w:line="240" w:lineRule="auto"/>
              <w:jc w:val="center"/>
              <w:rPr>
                <w:sz w:val="20"/>
                <w:szCs w:val="20"/>
              </w:rPr>
            </w:pPr>
            <w:r w:rsidRPr="00493E39">
              <w:rPr>
                <w:sz w:val="20"/>
                <w:szCs w:val="20"/>
              </w:rPr>
              <w:t>0</w:t>
            </w:r>
          </w:p>
        </w:tc>
        <w:tc>
          <w:tcPr>
            <w:tcW w:w="1191" w:type="dxa"/>
            <w:tcBorders>
              <w:top w:val="nil"/>
              <w:left w:val="nil"/>
              <w:bottom w:val="nil"/>
              <w:right w:val="nil"/>
            </w:tcBorders>
          </w:tcPr>
          <w:p w14:paraId="3679913A" w14:textId="77777777" w:rsidR="00D64459" w:rsidRPr="00493E39" w:rsidRDefault="008B2120">
            <w:pPr>
              <w:spacing w:line="240" w:lineRule="auto"/>
              <w:jc w:val="center"/>
              <w:rPr>
                <w:sz w:val="20"/>
                <w:szCs w:val="20"/>
              </w:rPr>
            </w:pPr>
            <w:r w:rsidRPr="00493E39">
              <w:rPr>
                <w:sz w:val="20"/>
                <w:szCs w:val="20"/>
              </w:rPr>
              <w:t>0,187</w:t>
            </w:r>
          </w:p>
        </w:tc>
        <w:tc>
          <w:tcPr>
            <w:tcW w:w="907" w:type="dxa"/>
            <w:tcBorders>
              <w:top w:val="nil"/>
              <w:left w:val="nil"/>
              <w:bottom w:val="nil"/>
              <w:right w:val="nil"/>
            </w:tcBorders>
          </w:tcPr>
          <w:p w14:paraId="70C537C2" w14:textId="77777777" w:rsidR="00D64459" w:rsidRPr="00493E39" w:rsidRDefault="008B2120">
            <w:pPr>
              <w:spacing w:line="240" w:lineRule="auto"/>
              <w:jc w:val="center"/>
              <w:rPr>
                <w:sz w:val="20"/>
                <w:szCs w:val="20"/>
              </w:rPr>
            </w:pPr>
            <w:r w:rsidRPr="00493E39">
              <w:rPr>
                <w:sz w:val="20"/>
                <w:szCs w:val="20"/>
              </w:rPr>
              <w:t>(0,219)</w:t>
            </w:r>
          </w:p>
        </w:tc>
        <w:tc>
          <w:tcPr>
            <w:tcW w:w="1191" w:type="dxa"/>
            <w:tcBorders>
              <w:top w:val="nil"/>
              <w:left w:val="nil"/>
              <w:bottom w:val="nil"/>
              <w:right w:val="nil"/>
            </w:tcBorders>
          </w:tcPr>
          <w:p w14:paraId="58F8F793" w14:textId="77777777" w:rsidR="00D64459" w:rsidRPr="00493E39" w:rsidRDefault="008B2120">
            <w:pPr>
              <w:spacing w:line="240" w:lineRule="auto"/>
              <w:jc w:val="center"/>
              <w:rPr>
                <w:sz w:val="20"/>
                <w:szCs w:val="20"/>
              </w:rPr>
            </w:pPr>
            <w:r w:rsidRPr="00493E39">
              <w:rPr>
                <w:sz w:val="20"/>
                <w:szCs w:val="20"/>
              </w:rPr>
              <w:t>4,888***</w:t>
            </w:r>
          </w:p>
        </w:tc>
        <w:tc>
          <w:tcPr>
            <w:tcW w:w="907" w:type="dxa"/>
            <w:tcBorders>
              <w:top w:val="nil"/>
              <w:left w:val="nil"/>
              <w:bottom w:val="nil"/>
              <w:right w:val="nil"/>
            </w:tcBorders>
          </w:tcPr>
          <w:p w14:paraId="623EA408" w14:textId="77777777" w:rsidR="00D64459" w:rsidRPr="00493E39" w:rsidRDefault="008B2120">
            <w:pPr>
              <w:spacing w:line="240" w:lineRule="auto"/>
              <w:jc w:val="center"/>
              <w:rPr>
                <w:sz w:val="20"/>
                <w:szCs w:val="20"/>
              </w:rPr>
            </w:pPr>
            <w:r w:rsidRPr="00493E39">
              <w:rPr>
                <w:sz w:val="20"/>
                <w:szCs w:val="20"/>
              </w:rPr>
              <w:t>(0,646)</w:t>
            </w:r>
          </w:p>
        </w:tc>
        <w:tc>
          <w:tcPr>
            <w:tcW w:w="1133" w:type="dxa"/>
            <w:tcBorders>
              <w:top w:val="nil"/>
              <w:left w:val="nil"/>
              <w:bottom w:val="nil"/>
              <w:right w:val="nil"/>
            </w:tcBorders>
          </w:tcPr>
          <w:p w14:paraId="1827BAC0" w14:textId="3EAA60A7" w:rsidR="00D64459" w:rsidRPr="00493E39" w:rsidRDefault="008B2120">
            <w:pPr>
              <w:spacing w:line="240" w:lineRule="auto"/>
              <w:jc w:val="center"/>
              <w:rPr>
                <w:sz w:val="20"/>
                <w:szCs w:val="20"/>
              </w:rPr>
            </w:pPr>
            <w:r w:rsidRPr="00493E39">
              <w:rPr>
                <w:sz w:val="20"/>
                <w:szCs w:val="20"/>
              </w:rPr>
              <w:t>&lt;0,001</w:t>
            </w:r>
          </w:p>
        </w:tc>
      </w:tr>
      <w:tr w:rsidR="00D64459" w:rsidRPr="00493E39" w14:paraId="1A4C62E8" w14:textId="77777777">
        <w:trPr>
          <w:cantSplit/>
          <w:jc w:val="center"/>
        </w:trPr>
        <w:tc>
          <w:tcPr>
            <w:tcW w:w="2268" w:type="dxa"/>
            <w:tcBorders>
              <w:top w:val="nil"/>
              <w:left w:val="nil"/>
              <w:bottom w:val="nil"/>
              <w:right w:val="nil"/>
            </w:tcBorders>
          </w:tcPr>
          <w:p w14:paraId="31914DE6" w14:textId="77777777" w:rsidR="00D64459" w:rsidRPr="00493E39" w:rsidRDefault="00D64459">
            <w:pPr>
              <w:spacing w:line="240" w:lineRule="auto"/>
              <w:rPr>
                <w:sz w:val="20"/>
                <w:szCs w:val="20"/>
              </w:rPr>
            </w:pPr>
          </w:p>
        </w:tc>
        <w:tc>
          <w:tcPr>
            <w:tcW w:w="454" w:type="dxa"/>
            <w:tcBorders>
              <w:top w:val="nil"/>
              <w:left w:val="nil"/>
              <w:bottom w:val="nil"/>
              <w:right w:val="nil"/>
            </w:tcBorders>
          </w:tcPr>
          <w:p w14:paraId="2E664DB1" w14:textId="77777777" w:rsidR="00D64459" w:rsidRPr="00493E39" w:rsidRDefault="008B2120">
            <w:pPr>
              <w:spacing w:line="240" w:lineRule="auto"/>
              <w:jc w:val="center"/>
              <w:rPr>
                <w:sz w:val="20"/>
                <w:szCs w:val="20"/>
              </w:rPr>
            </w:pPr>
            <w:r w:rsidRPr="00493E39">
              <w:rPr>
                <w:sz w:val="20"/>
                <w:szCs w:val="20"/>
              </w:rPr>
              <w:t>1</w:t>
            </w:r>
          </w:p>
        </w:tc>
        <w:tc>
          <w:tcPr>
            <w:tcW w:w="1191" w:type="dxa"/>
            <w:tcBorders>
              <w:top w:val="nil"/>
              <w:left w:val="nil"/>
              <w:bottom w:val="nil"/>
              <w:right w:val="nil"/>
            </w:tcBorders>
          </w:tcPr>
          <w:p w14:paraId="25BF50AD" w14:textId="77777777" w:rsidR="00D64459" w:rsidRPr="00493E39" w:rsidRDefault="008B2120">
            <w:pPr>
              <w:spacing w:line="240" w:lineRule="auto"/>
              <w:jc w:val="center"/>
              <w:rPr>
                <w:sz w:val="20"/>
                <w:szCs w:val="20"/>
              </w:rPr>
            </w:pPr>
            <w:r w:rsidRPr="00493E39">
              <w:rPr>
                <w:sz w:val="20"/>
                <w:szCs w:val="20"/>
              </w:rPr>
              <w:t>−0,039</w:t>
            </w:r>
          </w:p>
        </w:tc>
        <w:tc>
          <w:tcPr>
            <w:tcW w:w="907" w:type="dxa"/>
            <w:tcBorders>
              <w:top w:val="nil"/>
              <w:left w:val="nil"/>
              <w:bottom w:val="nil"/>
              <w:right w:val="nil"/>
            </w:tcBorders>
          </w:tcPr>
          <w:p w14:paraId="3786BA5D" w14:textId="77777777" w:rsidR="00D64459" w:rsidRPr="00493E39" w:rsidRDefault="008B2120">
            <w:pPr>
              <w:spacing w:line="240" w:lineRule="auto"/>
              <w:jc w:val="center"/>
              <w:rPr>
                <w:sz w:val="20"/>
                <w:szCs w:val="20"/>
              </w:rPr>
            </w:pPr>
            <w:r w:rsidRPr="00493E39">
              <w:rPr>
                <w:sz w:val="20"/>
                <w:szCs w:val="20"/>
              </w:rPr>
              <w:t>(0,340)</w:t>
            </w:r>
          </w:p>
        </w:tc>
        <w:tc>
          <w:tcPr>
            <w:tcW w:w="1191" w:type="dxa"/>
            <w:tcBorders>
              <w:top w:val="nil"/>
              <w:left w:val="nil"/>
              <w:bottom w:val="nil"/>
              <w:right w:val="nil"/>
            </w:tcBorders>
          </w:tcPr>
          <w:p w14:paraId="46A8607F" w14:textId="77777777" w:rsidR="00D64459" w:rsidRPr="00493E39" w:rsidRDefault="008B2120">
            <w:pPr>
              <w:spacing w:line="240" w:lineRule="auto"/>
              <w:jc w:val="center"/>
              <w:rPr>
                <w:sz w:val="20"/>
                <w:szCs w:val="20"/>
              </w:rPr>
            </w:pPr>
            <w:r w:rsidRPr="00493E39">
              <w:rPr>
                <w:sz w:val="20"/>
                <w:szCs w:val="20"/>
              </w:rPr>
              <w:t>8,280***</w:t>
            </w:r>
          </w:p>
        </w:tc>
        <w:tc>
          <w:tcPr>
            <w:tcW w:w="907" w:type="dxa"/>
            <w:tcBorders>
              <w:top w:val="nil"/>
              <w:left w:val="nil"/>
              <w:bottom w:val="nil"/>
              <w:right w:val="nil"/>
            </w:tcBorders>
          </w:tcPr>
          <w:p w14:paraId="448AB264" w14:textId="77777777" w:rsidR="00D64459" w:rsidRPr="00493E39" w:rsidRDefault="008B2120">
            <w:pPr>
              <w:spacing w:line="240" w:lineRule="auto"/>
              <w:jc w:val="center"/>
              <w:rPr>
                <w:sz w:val="20"/>
                <w:szCs w:val="20"/>
              </w:rPr>
            </w:pPr>
            <w:r w:rsidRPr="00493E39">
              <w:rPr>
                <w:sz w:val="20"/>
                <w:szCs w:val="20"/>
              </w:rPr>
              <w:t>(0,968)</w:t>
            </w:r>
          </w:p>
        </w:tc>
        <w:tc>
          <w:tcPr>
            <w:tcW w:w="1133" w:type="dxa"/>
            <w:tcBorders>
              <w:top w:val="nil"/>
              <w:left w:val="nil"/>
              <w:bottom w:val="nil"/>
              <w:right w:val="nil"/>
            </w:tcBorders>
          </w:tcPr>
          <w:p w14:paraId="17EA8065" w14:textId="787D4DE5" w:rsidR="00D64459" w:rsidRPr="00493E39" w:rsidRDefault="008B2120">
            <w:pPr>
              <w:spacing w:line="240" w:lineRule="auto"/>
              <w:jc w:val="center"/>
              <w:rPr>
                <w:sz w:val="20"/>
                <w:szCs w:val="20"/>
              </w:rPr>
            </w:pPr>
            <w:r w:rsidRPr="00493E39">
              <w:rPr>
                <w:sz w:val="20"/>
                <w:szCs w:val="20"/>
              </w:rPr>
              <w:t>&lt;0,001</w:t>
            </w:r>
          </w:p>
        </w:tc>
      </w:tr>
      <w:tr w:rsidR="00D64459" w:rsidRPr="00493E39" w14:paraId="00CB1A02" w14:textId="77777777">
        <w:trPr>
          <w:cantSplit/>
          <w:jc w:val="center"/>
        </w:trPr>
        <w:tc>
          <w:tcPr>
            <w:tcW w:w="2268" w:type="dxa"/>
            <w:tcBorders>
              <w:top w:val="nil"/>
              <w:left w:val="nil"/>
              <w:bottom w:val="nil"/>
              <w:right w:val="nil"/>
            </w:tcBorders>
          </w:tcPr>
          <w:p w14:paraId="7F7B2B4E" w14:textId="77777777" w:rsidR="00D64459" w:rsidRPr="00493E39" w:rsidRDefault="00D64459">
            <w:pPr>
              <w:spacing w:line="240" w:lineRule="auto"/>
              <w:rPr>
                <w:sz w:val="20"/>
                <w:szCs w:val="20"/>
              </w:rPr>
            </w:pPr>
          </w:p>
        </w:tc>
        <w:tc>
          <w:tcPr>
            <w:tcW w:w="454" w:type="dxa"/>
            <w:tcBorders>
              <w:top w:val="nil"/>
              <w:left w:val="nil"/>
              <w:bottom w:val="nil"/>
              <w:right w:val="nil"/>
            </w:tcBorders>
          </w:tcPr>
          <w:p w14:paraId="3339450D" w14:textId="77777777" w:rsidR="00D64459" w:rsidRPr="00493E39" w:rsidRDefault="008B2120">
            <w:pPr>
              <w:spacing w:line="240" w:lineRule="auto"/>
              <w:jc w:val="center"/>
              <w:rPr>
                <w:sz w:val="20"/>
                <w:szCs w:val="20"/>
              </w:rPr>
            </w:pPr>
            <w:r w:rsidRPr="00493E39">
              <w:rPr>
                <w:sz w:val="20"/>
                <w:szCs w:val="20"/>
              </w:rPr>
              <w:t>3</w:t>
            </w:r>
          </w:p>
        </w:tc>
        <w:tc>
          <w:tcPr>
            <w:tcW w:w="1191" w:type="dxa"/>
            <w:tcBorders>
              <w:top w:val="nil"/>
              <w:left w:val="nil"/>
              <w:bottom w:val="nil"/>
              <w:right w:val="nil"/>
            </w:tcBorders>
          </w:tcPr>
          <w:p w14:paraId="371AC4FC" w14:textId="77777777" w:rsidR="00D64459" w:rsidRPr="00493E39" w:rsidRDefault="008B2120">
            <w:pPr>
              <w:spacing w:line="240" w:lineRule="auto"/>
              <w:jc w:val="center"/>
              <w:rPr>
                <w:sz w:val="20"/>
                <w:szCs w:val="20"/>
              </w:rPr>
            </w:pPr>
            <w:r w:rsidRPr="00493E39">
              <w:rPr>
                <w:sz w:val="20"/>
                <w:szCs w:val="20"/>
              </w:rPr>
              <w:t>0,081</w:t>
            </w:r>
          </w:p>
        </w:tc>
        <w:tc>
          <w:tcPr>
            <w:tcW w:w="907" w:type="dxa"/>
            <w:tcBorders>
              <w:top w:val="nil"/>
              <w:left w:val="nil"/>
              <w:bottom w:val="nil"/>
              <w:right w:val="nil"/>
            </w:tcBorders>
          </w:tcPr>
          <w:p w14:paraId="1903D968" w14:textId="77777777" w:rsidR="00D64459" w:rsidRPr="00493E39" w:rsidRDefault="008B2120">
            <w:pPr>
              <w:spacing w:line="240" w:lineRule="auto"/>
              <w:jc w:val="center"/>
              <w:rPr>
                <w:sz w:val="20"/>
                <w:szCs w:val="20"/>
              </w:rPr>
            </w:pPr>
            <w:r w:rsidRPr="00493E39">
              <w:rPr>
                <w:sz w:val="20"/>
                <w:szCs w:val="20"/>
              </w:rPr>
              <w:t>(0,580)</w:t>
            </w:r>
          </w:p>
        </w:tc>
        <w:tc>
          <w:tcPr>
            <w:tcW w:w="1191" w:type="dxa"/>
            <w:tcBorders>
              <w:top w:val="nil"/>
              <w:left w:val="nil"/>
              <w:bottom w:val="nil"/>
              <w:right w:val="nil"/>
            </w:tcBorders>
          </w:tcPr>
          <w:p w14:paraId="43B826CD" w14:textId="77777777" w:rsidR="00D64459" w:rsidRPr="00493E39" w:rsidRDefault="008B2120">
            <w:pPr>
              <w:spacing w:line="240" w:lineRule="auto"/>
              <w:jc w:val="center"/>
              <w:rPr>
                <w:sz w:val="20"/>
                <w:szCs w:val="20"/>
              </w:rPr>
            </w:pPr>
            <w:r w:rsidRPr="00493E39">
              <w:rPr>
                <w:sz w:val="20"/>
                <w:szCs w:val="20"/>
              </w:rPr>
              <w:t>4,489***</w:t>
            </w:r>
          </w:p>
        </w:tc>
        <w:tc>
          <w:tcPr>
            <w:tcW w:w="907" w:type="dxa"/>
            <w:tcBorders>
              <w:top w:val="nil"/>
              <w:left w:val="nil"/>
              <w:bottom w:val="nil"/>
              <w:right w:val="nil"/>
            </w:tcBorders>
          </w:tcPr>
          <w:p w14:paraId="0AB54CE9" w14:textId="77777777" w:rsidR="00D64459" w:rsidRPr="00493E39" w:rsidRDefault="008B2120">
            <w:pPr>
              <w:spacing w:line="240" w:lineRule="auto"/>
              <w:jc w:val="center"/>
              <w:rPr>
                <w:sz w:val="20"/>
                <w:szCs w:val="20"/>
              </w:rPr>
            </w:pPr>
            <w:r w:rsidRPr="00493E39">
              <w:rPr>
                <w:sz w:val="20"/>
                <w:szCs w:val="20"/>
              </w:rPr>
              <w:t>(1,585)</w:t>
            </w:r>
          </w:p>
        </w:tc>
        <w:tc>
          <w:tcPr>
            <w:tcW w:w="1133" w:type="dxa"/>
            <w:tcBorders>
              <w:top w:val="nil"/>
              <w:left w:val="nil"/>
              <w:bottom w:val="nil"/>
              <w:right w:val="nil"/>
            </w:tcBorders>
          </w:tcPr>
          <w:p w14:paraId="6854303A" w14:textId="77777777" w:rsidR="00D64459" w:rsidRPr="00493E39" w:rsidRDefault="008B2120">
            <w:pPr>
              <w:spacing w:line="240" w:lineRule="auto"/>
              <w:jc w:val="center"/>
              <w:rPr>
                <w:sz w:val="20"/>
                <w:szCs w:val="20"/>
              </w:rPr>
            </w:pPr>
            <w:r w:rsidRPr="00493E39">
              <w:rPr>
                <w:sz w:val="20"/>
                <w:szCs w:val="20"/>
              </w:rPr>
              <w:t>0,010</w:t>
            </w:r>
          </w:p>
        </w:tc>
      </w:tr>
      <w:tr w:rsidR="00D64459" w:rsidRPr="00493E39" w14:paraId="76B78226" w14:textId="77777777">
        <w:trPr>
          <w:cantSplit/>
          <w:jc w:val="center"/>
        </w:trPr>
        <w:tc>
          <w:tcPr>
            <w:tcW w:w="2268" w:type="dxa"/>
            <w:tcBorders>
              <w:top w:val="nil"/>
              <w:left w:val="nil"/>
              <w:bottom w:val="nil"/>
              <w:right w:val="nil"/>
            </w:tcBorders>
          </w:tcPr>
          <w:p w14:paraId="0AB178A6" w14:textId="77777777" w:rsidR="00D64459" w:rsidRPr="00493E39" w:rsidRDefault="00D64459">
            <w:pPr>
              <w:spacing w:line="240" w:lineRule="auto"/>
              <w:rPr>
                <w:sz w:val="20"/>
                <w:szCs w:val="20"/>
              </w:rPr>
            </w:pPr>
          </w:p>
        </w:tc>
        <w:tc>
          <w:tcPr>
            <w:tcW w:w="454" w:type="dxa"/>
            <w:tcBorders>
              <w:top w:val="nil"/>
              <w:left w:val="nil"/>
              <w:bottom w:val="nil"/>
              <w:right w:val="nil"/>
            </w:tcBorders>
          </w:tcPr>
          <w:p w14:paraId="556E3B71" w14:textId="77777777" w:rsidR="00D64459" w:rsidRPr="00493E39" w:rsidRDefault="008B2120">
            <w:pPr>
              <w:spacing w:line="240" w:lineRule="auto"/>
              <w:jc w:val="center"/>
              <w:rPr>
                <w:sz w:val="20"/>
                <w:szCs w:val="20"/>
              </w:rPr>
            </w:pPr>
            <w:r w:rsidRPr="00493E39">
              <w:rPr>
                <w:sz w:val="20"/>
                <w:szCs w:val="20"/>
              </w:rPr>
              <w:t>6</w:t>
            </w:r>
          </w:p>
        </w:tc>
        <w:tc>
          <w:tcPr>
            <w:tcW w:w="1191" w:type="dxa"/>
            <w:tcBorders>
              <w:top w:val="nil"/>
              <w:left w:val="nil"/>
              <w:bottom w:val="nil"/>
              <w:right w:val="nil"/>
            </w:tcBorders>
          </w:tcPr>
          <w:p w14:paraId="00EB39CE" w14:textId="77777777" w:rsidR="00D64459" w:rsidRPr="00493E39" w:rsidRDefault="008B2120">
            <w:pPr>
              <w:spacing w:line="240" w:lineRule="auto"/>
              <w:jc w:val="center"/>
              <w:rPr>
                <w:sz w:val="20"/>
                <w:szCs w:val="20"/>
              </w:rPr>
            </w:pPr>
            <w:r w:rsidRPr="00493E39">
              <w:rPr>
                <w:sz w:val="20"/>
                <w:szCs w:val="20"/>
              </w:rPr>
              <w:t>0,327</w:t>
            </w:r>
          </w:p>
        </w:tc>
        <w:tc>
          <w:tcPr>
            <w:tcW w:w="907" w:type="dxa"/>
            <w:tcBorders>
              <w:top w:val="nil"/>
              <w:left w:val="nil"/>
              <w:bottom w:val="nil"/>
              <w:right w:val="nil"/>
            </w:tcBorders>
          </w:tcPr>
          <w:p w14:paraId="5B15443D" w14:textId="77777777" w:rsidR="00D64459" w:rsidRPr="00493E39" w:rsidRDefault="008B2120">
            <w:pPr>
              <w:spacing w:line="240" w:lineRule="auto"/>
              <w:jc w:val="center"/>
              <w:rPr>
                <w:sz w:val="20"/>
                <w:szCs w:val="20"/>
              </w:rPr>
            </w:pPr>
            <w:r w:rsidRPr="00493E39">
              <w:rPr>
                <w:sz w:val="20"/>
                <w:szCs w:val="20"/>
              </w:rPr>
              <w:t>(0,892)</w:t>
            </w:r>
          </w:p>
        </w:tc>
        <w:tc>
          <w:tcPr>
            <w:tcW w:w="1191" w:type="dxa"/>
            <w:tcBorders>
              <w:top w:val="nil"/>
              <w:left w:val="nil"/>
              <w:bottom w:val="nil"/>
              <w:right w:val="nil"/>
            </w:tcBorders>
          </w:tcPr>
          <w:p w14:paraId="59E7BF09" w14:textId="77777777" w:rsidR="00D64459" w:rsidRPr="00493E39" w:rsidRDefault="008B2120">
            <w:pPr>
              <w:spacing w:line="240" w:lineRule="auto"/>
              <w:jc w:val="center"/>
              <w:rPr>
                <w:sz w:val="20"/>
                <w:szCs w:val="20"/>
              </w:rPr>
            </w:pPr>
            <w:r w:rsidRPr="00493E39">
              <w:rPr>
                <w:sz w:val="20"/>
                <w:szCs w:val="20"/>
              </w:rPr>
              <w:t>3,483**</w:t>
            </w:r>
          </w:p>
        </w:tc>
        <w:tc>
          <w:tcPr>
            <w:tcW w:w="907" w:type="dxa"/>
            <w:tcBorders>
              <w:top w:val="nil"/>
              <w:left w:val="nil"/>
              <w:bottom w:val="nil"/>
              <w:right w:val="nil"/>
            </w:tcBorders>
          </w:tcPr>
          <w:p w14:paraId="2A98B0A3" w14:textId="77777777" w:rsidR="00D64459" w:rsidRPr="00493E39" w:rsidRDefault="008B2120">
            <w:pPr>
              <w:spacing w:line="240" w:lineRule="auto"/>
              <w:jc w:val="center"/>
              <w:rPr>
                <w:sz w:val="20"/>
                <w:szCs w:val="20"/>
              </w:rPr>
            </w:pPr>
            <w:r w:rsidRPr="00493E39">
              <w:rPr>
                <w:sz w:val="20"/>
                <w:szCs w:val="20"/>
              </w:rPr>
              <w:t>(1,670)</w:t>
            </w:r>
          </w:p>
        </w:tc>
        <w:tc>
          <w:tcPr>
            <w:tcW w:w="1133" w:type="dxa"/>
            <w:tcBorders>
              <w:top w:val="nil"/>
              <w:left w:val="nil"/>
              <w:bottom w:val="nil"/>
              <w:right w:val="nil"/>
            </w:tcBorders>
          </w:tcPr>
          <w:p w14:paraId="3EBD1410" w14:textId="77777777" w:rsidR="00D64459" w:rsidRPr="00493E39" w:rsidRDefault="008B2120">
            <w:pPr>
              <w:spacing w:line="240" w:lineRule="auto"/>
              <w:jc w:val="center"/>
              <w:rPr>
                <w:sz w:val="20"/>
                <w:szCs w:val="20"/>
              </w:rPr>
            </w:pPr>
            <w:r w:rsidRPr="00493E39">
              <w:rPr>
                <w:sz w:val="20"/>
                <w:szCs w:val="20"/>
              </w:rPr>
              <w:t>0,089</w:t>
            </w:r>
          </w:p>
        </w:tc>
      </w:tr>
      <w:tr w:rsidR="00D64459" w:rsidRPr="00493E39" w14:paraId="43E647B6" w14:textId="77777777">
        <w:trPr>
          <w:cantSplit/>
          <w:jc w:val="center"/>
        </w:trPr>
        <w:tc>
          <w:tcPr>
            <w:tcW w:w="2268" w:type="dxa"/>
            <w:tcBorders>
              <w:top w:val="nil"/>
              <w:left w:val="nil"/>
              <w:bottom w:val="nil"/>
              <w:right w:val="nil"/>
            </w:tcBorders>
          </w:tcPr>
          <w:p w14:paraId="7908F1EC" w14:textId="77777777" w:rsidR="00D64459" w:rsidRPr="00493E39" w:rsidRDefault="00D64459">
            <w:pPr>
              <w:spacing w:line="240" w:lineRule="auto"/>
              <w:rPr>
                <w:sz w:val="20"/>
                <w:szCs w:val="20"/>
              </w:rPr>
            </w:pPr>
          </w:p>
        </w:tc>
        <w:tc>
          <w:tcPr>
            <w:tcW w:w="454" w:type="dxa"/>
            <w:tcBorders>
              <w:top w:val="nil"/>
              <w:left w:val="nil"/>
              <w:bottom w:val="nil"/>
              <w:right w:val="nil"/>
            </w:tcBorders>
          </w:tcPr>
          <w:p w14:paraId="6735F054" w14:textId="77777777" w:rsidR="00D64459" w:rsidRPr="00493E39" w:rsidRDefault="008B2120">
            <w:pPr>
              <w:spacing w:line="240" w:lineRule="auto"/>
              <w:jc w:val="center"/>
              <w:rPr>
                <w:sz w:val="20"/>
                <w:szCs w:val="20"/>
              </w:rPr>
            </w:pPr>
            <w:r w:rsidRPr="00493E39">
              <w:rPr>
                <w:sz w:val="20"/>
                <w:szCs w:val="20"/>
              </w:rPr>
              <w:t>12</w:t>
            </w:r>
          </w:p>
        </w:tc>
        <w:tc>
          <w:tcPr>
            <w:tcW w:w="1191" w:type="dxa"/>
            <w:tcBorders>
              <w:top w:val="nil"/>
              <w:left w:val="nil"/>
              <w:bottom w:val="nil"/>
              <w:right w:val="nil"/>
            </w:tcBorders>
          </w:tcPr>
          <w:p w14:paraId="1B51C1A0" w14:textId="77777777" w:rsidR="00D64459" w:rsidRPr="00493E39" w:rsidRDefault="008B2120">
            <w:pPr>
              <w:spacing w:line="240" w:lineRule="auto"/>
              <w:jc w:val="center"/>
              <w:rPr>
                <w:sz w:val="20"/>
                <w:szCs w:val="20"/>
              </w:rPr>
            </w:pPr>
            <w:r w:rsidRPr="00493E39">
              <w:rPr>
                <w:sz w:val="20"/>
                <w:szCs w:val="20"/>
              </w:rPr>
              <w:t>0,421</w:t>
            </w:r>
          </w:p>
        </w:tc>
        <w:tc>
          <w:tcPr>
            <w:tcW w:w="907" w:type="dxa"/>
            <w:tcBorders>
              <w:top w:val="nil"/>
              <w:left w:val="nil"/>
              <w:bottom w:val="nil"/>
              <w:right w:val="nil"/>
            </w:tcBorders>
          </w:tcPr>
          <w:p w14:paraId="2A7DDB50" w14:textId="77777777" w:rsidR="00D64459" w:rsidRPr="00493E39" w:rsidRDefault="008B2120">
            <w:pPr>
              <w:spacing w:line="240" w:lineRule="auto"/>
              <w:jc w:val="center"/>
              <w:rPr>
                <w:sz w:val="20"/>
                <w:szCs w:val="20"/>
              </w:rPr>
            </w:pPr>
            <w:r w:rsidRPr="00493E39">
              <w:rPr>
                <w:sz w:val="20"/>
                <w:szCs w:val="20"/>
              </w:rPr>
              <w:t>(0,882)</w:t>
            </w:r>
          </w:p>
        </w:tc>
        <w:tc>
          <w:tcPr>
            <w:tcW w:w="1191" w:type="dxa"/>
            <w:tcBorders>
              <w:top w:val="nil"/>
              <w:left w:val="nil"/>
              <w:bottom w:val="nil"/>
              <w:right w:val="nil"/>
            </w:tcBorders>
          </w:tcPr>
          <w:p w14:paraId="39534AC7" w14:textId="77777777" w:rsidR="00D64459" w:rsidRPr="00493E39" w:rsidRDefault="008B2120">
            <w:pPr>
              <w:spacing w:line="240" w:lineRule="auto"/>
              <w:jc w:val="center"/>
              <w:rPr>
                <w:sz w:val="20"/>
                <w:szCs w:val="20"/>
              </w:rPr>
            </w:pPr>
            <w:r w:rsidRPr="00493E39">
              <w:rPr>
                <w:sz w:val="20"/>
                <w:szCs w:val="20"/>
              </w:rPr>
              <w:t>2,428</w:t>
            </w:r>
          </w:p>
        </w:tc>
        <w:tc>
          <w:tcPr>
            <w:tcW w:w="907" w:type="dxa"/>
            <w:tcBorders>
              <w:top w:val="nil"/>
              <w:left w:val="nil"/>
              <w:bottom w:val="nil"/>
              <w:right w:val="nil"/>
            </w:tcBorders>
          </w:tcPr>
          <w:p w14:paraId="4B688F68" w14:textId="77777777" w:rsidR="00D64459" w:rsidRPr="00493E39" w:rsidRDefault="008B2120">
            <w:pPr>
              <w:spacing w:line="240" w:lineRule="auto"/>
              <w:jc w:val="center"/>
              <w:rPr>
                <w:sz w:val="20"/>
                <w:szCs w:val="20"/>
              </w:rPr>
            </w:pPr>
            <w:r w:rsidRPr="00493E39">
              <w:rPr>
                <w:sz w:val="20"/>
                <w:szCs w:val="20"/>
              </w:rPr>
              <w:t>(2,331)</w:t>
            </w:r>
          </w:p>
        </w:tc>
        <w:tc>
          <w:tcPr>
            <w:tcW w:w="1133" w:type="dxa"/>
            <w:tcBorders>
              <w:top w:val="nil"/>
              <w:left w:val="nil"/>
              <w:bottom w:val="nil"/>
              <w:right w:val="nil"/>
            </w:tcBorders>
          </w:tcPr>
          <w:p w14:paraId="05525DD4" w14:textId="77777777" w:rsidR="00D64459" w:rsidRPr="00493E39" w:rsidRDefault="008B2120">
            <w:pPr>
              <w:spacing w:line="240" w:lineRule="auto"/>
              <w:jc w:val="center"/>
              <w:rPr>
                <w:sz w:val="20"/>
                <w:szCs w:val="20"/>
              </w:rPr>
            </w:pPr>
            <w:r w:rsidRPr="00493E39">
              <w:rPr>
                <w:sz w:val="20"/>
                <w:szCs w:val="20"/>
              </w:rPr>
              <w:t>0,411</w:t>
            </w:r>
          </w:p>
        </w:tc>
      </w:tr>
      <w:tr w:rsidR="00D64459" w:rsidRPr="00493E39" w14:paraId="753FD42A" w14:textId="77777777">
        <w:trPr>
          <w:cantSplit/>
          <w:jc w:val="center"/>
        </w:trPr>
        <w:tc>
          <w:tcPr>
            <w:tcW w:w="2268" w:type="dxa"/>
            <w:tcBorders>
              <w:top w:val="nil"/>
              <w:left w:val="nil"/>
              <w:bottom w:val="nil"/>
              <w:right w:val="nil"/>
            </w:tcBorders>
          </w:tcPr>
          <w:p w14:paraId="7459E5B5" w14:textId="77777777" w:rsidR="00D64459" w:rsidRPr="00493E39" w:rsidRDefault="008B2120">
            <w:pPr>
              <w:spacing w:line="240" w:lineRule="auto"/>
              <w:rPr>
                <w:sz w:val="20"/>
                <w:szCs w:val="20"/>
              </w:rPr>
            </w:pPr>
            <w:r w:rsidRPr="00493E39">
              <w:rPr>
                <w:sz w:val="20"/>
                <w:szCs w:val="20"/>
              </w:rPr>
              <w:t>Etanol</w:t>
            </w:r>
          </w:p>
        </w:tc>
        <w:tc>
          <w:tcPr>
            <w:tcW w:w="454" w:type="dxa"/>
            <w:tcBorders>
              <w:top w:val="nil"/>
              <w:left w:val="nil"/>
              <w:bottom w:val="nil"/>
              <w:right w:val="nil"/>
            </w:tcBorders>
          </w:tcPr>
          <w:p w14:paraId="37CE53BB" w14:textId="77777777" w:rsidR="00D64459" w:rsidRPr="00493E39" w:rsidRDefault="008B2120">
            <w:pPr>
              <w:spacing w:line="240" w:lineRule="auto"/>
              <w:jc w:val="center"/>
              <w:rPr>
                <w:sz w:val="20"/>
                <w:szCs w:val="20"/>
              </w:rPr>
            </w:pPr>
            <w:r w:rsidRPr="00493E39">
              <w:rPr>
                <w:sz w:val="20"/>
                <w:szCs w:val="20"/>
              </w:rPr>
              <w:t>0</w:t>
            </w:r>
          </w:p>
        </w:tc>
        <w:tc>
          <w:tcPr>
            <w:tcW w:w="1191" w:type="dxa"/>
            <w:tcBorders>
              <w:top w:val="nil"/>
              <w:left w:val="nil"/>
              <w:bottom w:val="nil"/>
              <w:right w:val="nil"/>
            </w:tcBorders>
          </w:tcPr>
          <w:p w14:paraId="016EF3E5" w14:textId="77777777" w:rsidR="00D64459" w:rsidRPr="00493E39" w:rsidRDefault="008B2120">
            <w:pPr>
              <w:spacing w:line="240" w:lineRule="auto"/>
              <w:jc w:val="center"/>
              <w:rPr>
                <w:sz w:val="20"/>
                <w:szCs w:val="20"/>
              </w:rPr>
            </w:pPr>
            <w:r w:rsidRPr="00493E39">
              <w:rPr>
                <w:sz w:val="20"/>
                <w:szCs w:val="20"/>
              </w:rPr>
              <w:t>0,411</w:t>
            </w:r>
          </w:p>
        </w:tc>
        <w:tc>
          <w:tcPr>
            <w:tcW w:w="907" w:type="dxa"/>
            <w:tcBorders>
              <w:top w:val="nil"/>
              <w:left w:val="nil"/>
              <w:bottom w:val="nil"/>
              <w:right w:val="nil"/>
            </w:tcBorders>
          </w:tcPr>
          <w:p w14:paraId="188F4C32" w14:textId="77777777" w:rsidR="00D64459" w:rsidRPr="00493E39" w:rsidRDefault="008B2120">
            <w:pPr>
              <w:spacing w:line="240" w:lineRule="auto"/>
              <w:jc w:val="center"/>
              <w:rPr>
                <w:sz w:val="20"/>
                <w:szCs w:val="20"/>
              </w:rPr>
            </w:pPr>
            <w:r w:rsidRPr="00493E39">
              <w:rPr>
                <w:sz w:val="20"/>
                <w:szCs w:val="20"/>
              </w:rPr>
              <w:t>(0,403)</w:t>
            </w:r>
          </w:p>
        </w:tc>
        <w:tc>
          <w:tcPr>
            <w:tcW w:w="1191" w:type="dxa"/>
            <w:tcBorders>
              <w:top w:val="nil"/>
              <w:left w:val="nil"/>
              <w:bottom w:val="nil"/>
              <w:right w:val="nil"/>
            </w:tcBorders>
          </w:tcPr>
          <w:p w14:paraId="4C6ACFE3" w14:textId="77777777" w:rsidR="00D64459" w:rsidRPr="00493E39" w:rsidRDefault="008B2120">
            <w:pPr>
              <w:spacing w:line="240" w:lineRule="auto"/>
              <w:jc w:val="center"/>
              <w:rPr>
                <w:sz w:val="20"/>
                <w:szCs w:val="20"/>
              </w:rPr>
            </w:pPr>
            <w:r w:rsidRPr="00493E39">
              <w:rPr>
                <w:sz w:val="20"/>
                <w:szCs w:val="20"/>
              </w:rPr>
              <w:t>1,358**</w:t>
            </w:r>
          </w:p>
        </w:tc>
        <w:tc>
          <w:tcPr>
            <w:tcW w:w="907" w:type="dxa"/>
            <w:tcBorders>
              <w:top w:val="nil"/>
              <w:left w:val="nil"/>
              <w:bottom w:val="nil"/>
              <w:right w:val="nil"/>
            </w:tcBorders>
          </w:tcPr>
          <w:p w14:paraId="38B625DF" w14:textId="77777777" w:rsidR="00D64459" w:rsidRPr="00493E39" w:rsidRDefault="008B2120">
            <w:pPr>
              <w:spacing w:line="240" w:lineRule="auto"/>
              <w:jc w:val="center"/>
              <w:rPr>
                <w:sz w:val="20"/>
                <w:szCs w:val="20"/>
              </w:rPr>
            </w:pPr>
            <w:r w:rsidRPr="00493E39">
              <w:rPr>
                <w:sz w:val="20"/>
                <w:szCs w:val="20"/>
              </w:rPr>
              <w:t>(0,659)</w:t>
            </w:r>
          </w:p>
        </w:tc>
        <w:tc>
          <w:tcPr>
            <w:tcW w:w="1133" w:type="dxa"/>
            <w:tcBorders>
              <w:top w:val="nil"/>
              <w:left w:val="nil"/>
              <w:bottom w:val="nil"/>
              <w:right w:val="nil"/>
            </w:tcBorders>
          </w:tcPr>
          <w:p w14:paraId="3ED7BB79" w14:textId="77777777" w:rsidR="00D64459" w:rsidRPr="00493E39" w:rsidRDefault="008B2120">
            <w:pPr>
              <w:spacing w:line="240" w:lineRule="auto"/>
              <w:jc w:val="center"/>
              <w:rPr>
                <w:sz w:val="20"/>
                <w:szCs w:val="20"/>
              </w:rPr>
            </w:pPr>
            <w:r w:rsidRPr="00493E39">
              <w:rPr>
                <w:sz w:val="20"/>
                <w:szCs w:val="20"/>
              </w:rPr>
              <w:t>0,204</w:t>
            </w:r>
          </w:p>
        </w:tc>
      </w:tr>
      <w:tr w:rsidR="00D64459" w:rsidRPr="00493E39" w14:paraId="30AE77C7" w14:textId="77777777">
        <w:trPr>
          <w:cantSplit/>
          <w:jc w:val="center"/>
        </w:trPr>
        <w:tc>
          <w:tcPr>
            <w:tcW w:w="2268" w:type="dxa"/>
            <w:tcBorders>
              <w:top w:val="nil"/>
              <w:left w:val="nil"/>
              <w:bottom w:val="nil"/>
              <w:right w:val="nil"/>
            </w:tcBorders>
          </w:tcPr>
          <w:p w14:paraId="2CBB4CD7" w14:textId="77777777" w:rsidR="00D64459" w:rsidRPr="00493E39" w:rsidRDefault="00D64459">
            <w:pPr>
              <w:spacing w:line="240" w:lineRule="auto"/>
              <w:rPr>
                <w:sz w:val="20"/>
                <w:szCs w:val="20"/>
              </w:rPr>
            </w:pPr>
          </w:p>
        </w:tc>
        <w:tc>
          <w:tcPr>
            <w:tcW w:w="454" w:type="dxa"/>
            <w:tcBorders>
              <w:top w:val="nil"/>
              <w:left w:val="nil"/>
              <w:bottom w:val="nil"/>
              <w:right w:val="nil"/>
            </w:tcBorders>
          </w:tcPr>
          <w:p w14:paraId="287F9811" w14:textId="77777777" w:rsidR="00D64459" w:rsidRPr="00493E39" w:rsidRDefault="008B2120">
            <w:pPr>
              <w:spacing w:line="240" w:lineRule="auto"/>
              <w:jc w:val="center"/>
              <w:rPr>
                <w:sz w:val="20"/>
                <w:szCs w:val="20"/>
              </w:rPr>
            </w:pPr>
            <w:r w:rsidRPr="00493E39">
              <w:rPr>
                <w:sz w:val="20"/>
                <w:szCs w:val="20"/>
              </w:rPr>
              <w:t>1</w:t>
            </w:r>
          </w:p>
        </w:tc>
        <w:tc>
          <w:tcPr>
            <w:tcW w:w="1191" w:type="dxa"/>
            <w:tcBorders>
              <w:top w:val="nil"/>
              <w:left w:val="nil"/>
              <w:bottom w:val="nil"/>
              <w:right w:val="nil"/>
            </w:tcBorders>
          </w:tcPr>
          <w:p w14:paraId="41F99459" w14:textId="77777777" w:rsidR="00D64459" w:rsidRPr="00493E39" w:rsidRDefault="008B2120">
            <w:pPr>
              <w:spacing w:line="240" w:lineRule="auto"/>
              <w:jc w:val="center"/>
              <w:rPr>
                <w:sz w:val="20"/>
                <w:szCs w:val="20"/>
              </w:rPr>
            </w:pPr>
            <w:r w:rsidRPr="00493E39">
              <w:rPr>
                <w:sz w:val="20"/>
                <w:szCs w:val="20"/>
              </w:rPr>
              <w:t>1,016</w:t>
            </w:r>
          </w:p>
        </w:tc>
        <w:tc>
          <w:tcPr>
            <w:tcW w:w="907" w:type="dxa"/>
            <w:tcBorders>
              <w:top w:val="nil"/>
              <w:left w:val="nil"/>
              <w:bottom w:val="nil"/>
              <w:right w:val="nil"/>
            </w:tcBorders>
          </w:tcPr>
          <w:p w14:paraId="1EBD01CF" w14:textId="77777777" w:rsidR="00D64459" w:rsidRPr="00493E39" w:rsidRDefault="008B2120">
            <w:pPr>
              <w:spacing w:line="240" w:lineRule="auto"/>
              <w:jc w:val="center"/>
              <w:rPr>
                <w:sz w:val="20"/>
                <w:szCs w:val="20"/>
              </w:rPr>
            </w:pPr>
            <w:r w:rsidRPr="00493E39">
              <w:rPr>
                <w:sz w:val="20"/>
                <w:szCs w:val="20"/>
              </w:rPr>
              <w:t>(0,685)</w:t>
            </w:r>
          </w:p>
        </w:tc>
        <w:tc>
          <w:tcPr>
            <w:tcW w:w="1191" w:type="dxa"/>
            <w:tcBorders>
              <w:top w:val="nil"/>
              <w:left w:val="nil"/>
              <w:bottom w:val="nil"/>
              <w:right w:val="nil"/>
            </w:tcBorders>
          </w:tcPr>
          <w:p w14:paraId="53FB361E" w14:textId="77777777" w:rsidR="00D64459" w:rsidRPr="00493E39" w:rsidRDefault="008B2120">
            <w:pPr>
              <w:spacing w:line="240" w:lineRule="auto"/>
              <w:jc w:val="center"/>
              <w:rPr>
                <w:sz w:val="20"/>
                <w:szCs w:val="20"/>
              </w:rPr>
            </w:pPr>
            <w:r w:rsidRPr="00493E39">
              <w:rPr>
                <w:sz w:val="20"/>
                <w:szCs w:val="20"/>
              </w:rPr>
              <w:t>3,331***</w:t>
            </w:r>
          </w:p>
        </w:tc>
        <w:tc>
          <w:tcPr>
            <w:tcW w:w="907" w:type="dxa"/>
            <w:tcBorders>
              <w:top w:val="nil"/>
              <w:left w:val="nil"/>
              <w:bottom w:val="nil"/>
              <w:right w:val="nil"/>
            </w:tcBorders>
          </w:tcPr>
          <w:p w14:paraId="67580785" w14:textId="77777777" w:rsidR="00D64459" w:rsidRPr="00493E39" w:rsidRDefault="008B2120">
            <w:pPr>
              <w:spacing w:line="240" w:lineRule="auto"/>
              <w:jc w:val="center"/>
              <w:rPr>
                <w:sz w:val="20"/>
                <w:szCs w:val="20"/>
              </w:rPr>
            </w:pPr>
            <w:r w:rsidRPr="00493E39">
              <w:rPr>
                <w:sz w:val="20"/>
                <w:szCs w:val="20"/>
              </w:rPr>
              <w:t>(1,082)</w:t>
            </w:r>
          </w:p>
        </w:tc>
        <w:tc>
          <w:tcPr>
            <w:tcW w:w="1133" w:type="dxa"/>
            <w:tcBorders>
              <w:top w:val="nil"/>
              <w:left w:val="nil"/>
              <w:bottom w:val="nil"/>
              <w:right w:val="nil"/>
            </w:tcBorders>
          </w:tcPr>
          <w:p w14:paraId="3725655D" w14:textId="77777777" w:rsidR="00D64459" w:rsidRPr="00493E39" w:rsidRDefault="008B2120">
            <w:pPr>
              <w:spacing w:line="240" w:lineRule="auto"/>
              <w:jc w:val="center"/>
              <w:rPr>
                <w:sz w:val="20"/>
                <w:szCs w:val="20"/>
              </w:rPr>
            </w:pPr>
            <w:r w:rsidRPr="00493E39">
              <w:rPr>
                <w:sz w:val="20"/>
                <w:szCs w:val="20"/>
              </w:rPr>
              <w:t>0,053</w:t>
            </w:r>
          </w:p>
        </w:tc>
      </w:tr>
      <w:tr w:rsidR="00D64459" w:rsidRPr="00493E39" w14:paraId="2712C6BC" w14:textId="77777777">
        <w:trPr>
          <w:cantSplit/>
          <w:jc w:val="center"/>
        </w:trPr>
        <w:tc>
          <w:tcPr>
            <w:tcW w:w="2268" w:type="dxa"/>
            <w:tcBorders>
              <w:top w:val="nil"/>
              <w:left w:val="nil"/>
              <w:bottom w:val="nil"/>
              <w:right w:val="nil"/>
            </w:tcBorders>
          </w:tcPr>
          <w:p w14:paraId="3035E2B6" w14:textId="77777777" w:rsidR="00D64459" w:rsidRPr="00493E39" w:rsidRDefault="00D64459">
            <w:pPr>
              <w:spacing w:line="240" w:lineRule="auto"/>
              <w:rPr>
                <w:sz w:val="20"/>
                <w:szCs w:val="20"/>
              </w:rPr>
            </w:pPr>
          </w:p>
        </w:tc>
        <w:tc>
          <w:tcPr>
            <w:tcW w:w="454" w:type="dxa"/>
            <w:tcBorders>
              <w:top w:val="nil"/>
              <w:left w:val="nil"/>
              <w:bottom w:val="nil"/>
              <w:right w:val="nil"/>
            </w:tcBorders>
          </w:tcPr>
          <w:p w14:paraId="1E473CA8" w14:textId="77777777" w:rsidR="00D64459" w:rsidRPr="00493E39" w:rsidRDefault="008B2120">
            <w:pPr>
              <w:spacing w:line="240" w:lineRule="auto"/>
              <w:jc w:val="center"/>
              <w:rPr>
                <w:sz w:val="20"/>
                <w:szCs w:val="20"/>
              </w:rPr>
            </w:pPr>
            <w:r w:rsidRPr="00493E39">
              <w:rPr>
                <w:sz w:val="20"/>
                <w:szCs w:val="20"/>
              </w:rPr>
              <w:t>3</w:t>
            </w:r>
          </w:p>
        </w:tc>
        <w:tc>
          <w:tcPr>
            <w:tcW w:w="1191" w:type="dxa"/>
            <w:tcBorders>
              <w:top w:val="nil"/>
              <w:left w:val="nil"/>
              <w:bottom w:val="nil"/>
              <w:right w:val="nil"/>
            </w:tcBorders>
          </w:tcPr>
          <w:p w14:paraId="2DEEB905" w14:textId="77777777" w:rsidR="00D64459" w:rsidRPr="00493E39" w:rsidRDefault="008B2120">
            <w:pPr>
              <w:spacing w:line="240" w:lineRule="auto"/>
              <w:jc w:val="center"/>
              <w:rPr>
                <w:sz w:val="20"/>
                <w:szCs w:val="20"/>
              </w:rPr>
            </w:pPr>
            <w:r w:rsidRPr="00493E39">
              <w:rPr>
                <w:sz w:val="20"/>
                <w:szCs w:val="20"/>
              </w:rPr>
              <w:t>0,834</w:t>
            </w:r>
          </w:p>
        </w:tc>
        <w:tc>
          <w:tcPr>
            <w:tcW w:w="907" w:type="dxa"/>
            <w:tcBorders>
              <w:top w:val="nil"/>
              <w:left w:val="nil"/>
              <w:bottom w:val="nil"/>
              <w:right w:val="nil"/>
            </w:tcBorders>
          </w:tcPr>
          <w:p w14:paraId="3A3CD34D" w14:textId="77777777" w:rsidR="00D64459" w:rsidRPr="00493E39" w:rsidRDefault="008B2120">
            <w:pPr>
              <w:spacing w:line="240" w:lineRule="auto"/>
              <w:jc w:val="center"/>
              <w:rPr>
                <w:sz w:val="20"/>
                <w:szCs w:val="20"/>
              </w:rPr>
            </w:pPr>
            <w:r w:rsidRPr="00493E39">
              <w:rPr>
                <w:sz w:val="20"/>
                <w:szCs w:val="20"/>
              </w:rPr>
              <w:t>(0,994)</w:t>
            </w:r>
          </w:p>
        </w:tc>
        <w:tc>
          <w:tcPr>
            <w:tcW w:w="1191" w:type="dxa"/>
            <w:tcBorders>
              <w:top w:val="nil"/>
              <w:left w:val="nil"/>
              <w:bottom w:val="nil"/>
              <w:right w:val="nil"/>
            </w:tcBorders>
          </w:tcPr>
          <w:p w14:paraId="4A830CAF" w14:textId="77777777" w:rsidR="00D64459" w:rsidRPr="00493E39" w:rsidRDefault="008B2120">
            <w:pPr>
              <w:spacing w:line="240" w:lineRule="auto"/>
              <w:jc w:val="center"/>
              <w:rPr>
                <w:sz w:val="20"/>
                <w:szCs w:val="20"/>
              </w:rPr>
            </w:pPr>
            <w:r w:rsidRPr="00493E39">
              <w:rPr>
                <w:sz w:val="20"/>
                <w:szCs w:val="20"/>
              </w:rPr>
              <w:t>2,715**</w:t>
            </w:r>
          </w:p>
        </w:tc>
        <w:tc>
          <w:tcPr>
            <w:tcW w:w="907" w:type="dxa"/>
            <w:tcBorders>
              <w:top w:val="nil"/>
              <w:left w:val="nil"/>
              <w:bottom w:val="nil"/>
              <w:right w:val="nil"/>
            </w:tcBorders>
          </w:tcPr>
          <w:p w14:paraId="208A7C01" w14:textId="77777777" w:rsidR="00D64459" w:rsidRPr="00493E39" w:rsidRDefault="008B2120">
            <w:pPr>
              <w:spacing w:line="240" w:lineRule="auto"/>
              <w:jc w:val="center"/>
              <w:rPr>
                <w:sz w:val="20"/>
                <w:szCs w:val="20"/>
              </w:rPr>
            </w:pPr>
            <w:r w:rsidRPr="00493E39">
              <w:rPr>
                <w:sz w:val="20"/>
                <w:szCs w:val="20"/>
              </w:rPr>
              <w:t>(1,353)</w:t>
            </w:r>
          </w:p>
        </w:tc>
        <w:tc>
          <w:tcPr>
            <w:tcW w:w="1133" w:type="dxa"/>
            <w:tcBorders>
              <w:top w:val="nil"/>
              <w:left w:val="nil"/>
              <w:bottom w:val="nil"/>
              <w:right w:val="nil"/>
            </w:tcBorders>
          </w:tcPr>
          <w:p w14:paraId="7BC3F173" w14:textId="77777777" w:rsidR="00D64459" w:rsidRPr="00493E39" w:rsidRDefault="008B2120">
            <w:pPr>
              <w:spacing w:line="240" w:lineRule="auto"/>
              <w:jc w:val="center"/>
              <w:rPr>
                <w:sz w:val="20"/>
                <w:szCs w:val="20"/>
              </w:rPr>
            </w:pPr>
            <w:r w:rsidRPr="00493E39">
              <w:rPr>
                <w:sz w:val="20"/>
                <w:szCs w:val="20"/>
              </w:rPr>
              <w:t>0,238</w:t>
            </w:r>
          </w:p>
        </w:tc>
      </w:tr>
      <w:tr w:rsidR="00D64459" w:rsidRPr="00493E39" w14:paraId="7D251B28" w14:textId="77777777">
        <w:trPr>
          <w:cantSplit/>
          <w:jc w:val="center"/>
        </w:trPr>
        <w:tc>
          <w:tcPr>
            <w:tcW w:w="2268" w:type="dxa"/>
            <w:tcBorders>
              <w:top w:val="nil"/>
              <w:left w:val="nil"/>
              <w:bottom w:val="nil"/>
              <w:right w:val="nil"/>
            </w:tcBorders>
          </w:tcPr>
          <w:p w14:paraId="165EDAD0" w14:textId="77777777" w:rsidR="00D64459" w:rsidRPr="00493E39" w:rsidRDefault="00D64459">
            <w:pPr>
              <w:spacing w:line="240" w:lineRule="auto"/>
              <w:rPr>
                <w:sz w:val="20"/>
                <w:szCs w:val="20"/>
              </w:rPr>
            </w:pPr>
          </w:p>
        </w:tc>
        <w:tc>
          <w:tcPr>
            <w:tcW w:w="454" w:type="dxa"/>
            <w:tcBorders>
              <w:top w:val="nil"/>
              <w:left w:val="nil"/>
              <w:bottom w:val="nil"/>
              <w:right w:val="nil"/>
            </w:tcBorders>
          </w:tcPr>
          <w:p w14:paraId="4FFD2019" w14:textId="77777777" w:rsidR="00D64459" w:rsidRPr="00493E39" w:rsidRDefault="008B2120">
            <w:pPr>
              <w:spacing w:line="240" w:lineRule="auto"/>
              <w:jc w:val="center"/>
              <w:rPr>
                <w:sz w:val="20"/>
                <w:szCs w:val="20"/>
              </w:rPr>
            </w:pPr>
            <w:r w:rsidRPr="00493E39">
              <w:rPr>
                <w:sz w:val="20"/>
                <w:szCs w:val="20"/>
              </w:rPr>
              <w:t>6</w:t>
            </w:r>
          </w:p>
        </w:tc>
        <w:tc>
          <w:tcPr>
            <w:tcW w:w="1191" w:type="dxa"/>
            <w:tcBorders>
              <w:top w:val="nil"/>
              <w:left w:val="nil"/>
              <w:bottom w:val="nil"/>
              <w:right w:val="nil"/>
            </w:tcBorders>
          </w:tcPr>
          <w:p w14:paraId="3CC54450" w14:textId="77777777" w:rsidR="00D64459" w:rsidRPr="00493E39" w:rsidRDefault="008B2120">
            <w:pPr>
              <w:spacing w:line="240" w:lineRule="auto"/>
              <w:jc w:val="center"/>
              <w:rPr>
                <w:sz w:val="20"/>
                <w:szCs w:val="20"/>
              </w:rPr>
            </w:pPr>
            <w:r w:rsidRPr="00493E39">
              <w:rPr>
                <w:sz w:val="20"/>
                <w:szCs w:val="20"/>
              </w:rPr>
              <w:t>2,270*</w:t>
            </w:r>
          </w:p>
        </w:tc>
        <w:tc>
          <w:tcPr>
            <w:tcW w:w="907" w:type="dxa"/>
            <w:tcBorders>
              <w:top w:val="nil"/>
              <w:left w:val="nil"/>
              <w:bottom w:val="nil"/>
              <w:right w:val="nil"/>
            </w:tcBorders>
          </w:tcPr>
          <w:p w14:paraId="76DA73BF" w14:textId="77777777" w:rsidR="00D64459" w:rsidRPr="00493E39" w:rsidRDefault="008B2120">
            <w:pPr>
              <w:spacing w:line="240" w:lineRule="auto"/>
              <w:jc w:val="center"/>
              <w:rPr>
                <w:sz w:val="20"/>
                <w:szCs w:val="20"/>
              </w:rPr>
            </w:pPr>
            <w:r w:rsidRPr="00493E39">
              <w:rPr>
                <w:sz w:val="20"/>
                <w:szCs w:val="20"/>
              </w:rPr>
              <w:t>(1,240)</w:t>
            </w:r>
          </w:p>
        </w:tc>
        <w:tc>
          <w:tcPr>
            <w:tcW w:w="1191" w:type="dxa"/>
            <w:tcBorders>
              <w:top w:val="nil"/>
              <w:left w:val="nil"/>
              <w:bottom w:val="nil"/>
              <w:right w:val="nil"/>
            </w:tcBorders>
          </w:tcPr>
          <w:p w14:paraId="3597598D" w14:textId="77777777" w:rsidR="00D64459" w:rsidRPr="00493E39" w:rsidRDefault="008B2120">
            <w:pPr>
              <w:spacing w:line="240" w:lineRule="auto"/>
              <w:jc w:val="center"/>
              <w:rPr>
                <w:sz w:val="20"/>
                <w:szCs w:val="20"/>
              </w:rPr>
            </w:pPr>
            <w:r w:rsidRPr="00493E39">
              <w:rPr>
                <w:sz w:val="20"/>
                <w:szCs w:val="20"/>
              </w:rPr>
              <w:t>0,613</w:t>
            </w:r>
          </w:p>
        </w:tc>
        <w:tc>
          <w:tcPr>
            <w:tcW w:w="907" w:type="dxa"/>
            <w:tcBorders>
              <w:top w:val="nil"/>
              <w:left w:val="nil"/>
              <w:bottom w:val="nil"/>
              <w:right w:val="nil"/>
            </w:tcBorders>
          </w:tcPr>
          <w:p w14:paraId="0A53571C" w14:textId="77777777" w:rsidR="00D64459" w:rsidRPr="00493E39" w:rsidRDefault="008B2120">
            <w:pPr>
              <w:spacing w:line="240" w:lineRule="auto"/>
              <w:jc w:val="center"/>
              <w:rPr>
                <w:sz w:val="20"/>
                <w:szCs w:val="20"/>
              </w:rPr>
            </w:pPr>
            <w:r w:rsidRPr="00493E39">
              <w:rPr>
                <w:sz w:val="20"/>
                <w:szCs w:val="20"/>
              </w:rPr>
              <w:t>(1,732)</w:t>
            </w:r>
          </w:p>
        </w:tc>
        <w:tc>
          <w:tcPr>
            <w:tcW w:w="1133" w:type="dxa"/>
            <w:tcBorders>
              <w:top w:val="nil"/>
              <w:left w:val="nil"/>
              <w:bottom w:val="nil"/>
              <w:right w:val="nil"/>
            </w:tcBorders>
          </w:tcPr>
          <w:p w14:paraId="3A417B54" w14:textId="77777777" w:rsidR="00D64459" w:rsidRPr="00493E39" w:rsidRDefault="008B2120">
            <w:pPr>
              <w:spacing w:line="240" w:lineRule="auto"/>
              <w:jc w:val="center"/>
              <w:rPr>
                <w:sz w:val="20"/>
                <w:szCs w:val="20"/>
              </w:rPr>
            </w:pPr>
            <w:r w:rsidRPr="00493E39">
              <w:rPr>
                <w:sz w:val="20"/>
                <w:szCs w:val="20"/>
              </w:rPr>
              <w:t>0,435</w:t>
            </w:r>
          </w:p>
        </w:tc>
      </w:tr>
      <w:tr w:rsidR="00D64459" w:rsidRPr="00493E39" w14:paraId="02528070" w14:textId="77777777">
        <w:trPr>
          <w:cantSplit/>
          <w:jc w:val="center"/>
        </w:trPr>
        <w:tc>
          <w:tcPr>
            <w:tcW w:w="2268" w:type="dxa"/>
            <w:tcBorders>
              <w:top w:val="nil"/>
              <w:left w:val="nil"/>
              <w:bottom w:val="single" w:sz="12" w:space="0" w:color="000000"/>
              <w:right w:val="nil"/>
            </w:tcBorders>
          </w:tcPr>
          <w:p w14:paraId="138FBEFA" w14:textId="77777777" w:rsidR="00D64459" w:rsidRPr="00493E39" w:rsidRDefault="00D64459">
            <w:pPr>
              <w:spacing w:line="240" w:lineRule="auto"/>
              <w:rPr>
                <w:sz w:val="20"/>
                <w:szCs w:val="20"/>
              </w:rPr>
            </w:pPr>
          </w:p>
        </w:tc>
        <w:tc>
          <w:tcPr>
            <w:tcW w:w="454" w:type="dxa"/>
            <w:tcBorders>
              <w:top w:val="nil"/>
              <w:left w:val="nil"/>
              <w:bottom w:val="single" w:sz="12" w:space="0" w:color="000000"/>
              <w:right w:val="nil"/>
            </w:tcBorders>
          </w:tcPr>
          <w:p w14:paraId="0C9E3099" w14:textId="77777777" w:rsidR="00D64459" w:rsidRPr="00493E39" w:rsidRDefault="008B2120">
            <w:pPr>
              <w:spacing w:line="240" w:lineRule="auto"/>
              <w:jc w:val="center"/>
              <w:rPr>
                <w:sz w:val="20"/>
                <w:szCs w:val="20"/>
              </w:rPr>
            </w:pPr>
            <w:r w:rsidRPr="00493E39">
              <w:rPr>
                <w:sz w:val="20"/>
                <w:szCs w:val="20"/>
              </w:rPr>
              <w:t>12</w:t>
            </w:r>
          </w:p>
        </w:tc>
        <w:tc>
          <w:tcPr>
            <w:tcW w:w="1191" w:type="dxa"/>
            <w:tcBorders>
              <w:top w:val="nil"/>
              <w:left w:val="nil"/>
              <w:bottom w:val="single" w:sz="12" w:space="0" w:color="000000"/>
              <w:right w:val="nil"/>
            </w:tcBorders>
          </w:tcPr>
          <w:p w14:paraId="2BBB24C4" w14:textId="77777777" w:rsidR="00D64459" w:rsidRPr="00493E39" w:rsidRDefault="008B2120">
            <w:pPr>
              <w:spacing w:line="240" w:lineRule="auto"/>
              <w:jc w:val="center"/>
              <w:rPr>
                <w:sz w:val="20"/>
                <w:szCs w:val="20"/>
              </w:rPr>
            </w:pPr>
            <w:r w:rsidRPr="00493E39">
              <w:rPr>
                <w:sz w:val="20"/>
                <w:szCs w:val="20"/>
              </w:rPr>
              <w:t>0,206</w:t>
            </w:r>
          </w:p>
        </w:tc>
        <w:tc>
          <w:tcPr>
            <w:tcW w:w="907" w:type="dxa"/>
            <w:tcBorders>
              <w:top w:val="nil"/>
              <w:left w:val="nil"/>
              <w:bottom w:val="single" w:sz="12" w:space="0" w:color="000000"/>
              <w:right w:val="nil"/>
            </w:tcBorders>
          </w:tcPr>
          <w:p w14:paraId="457E3C1C" w14:textId="77777777" w:rsidR="00D64459" w:rsidRPr="00493E39" w:rsidRDefault="008B2120">
            <w:pPr>
              <w:spacing w:line="240" w:lineRule="auto"/>
              <w:jc w:val="center"/>
              <w:rPr>
                <w:sz w:val="20"/>
                <w:szCs w:val="20"/>
              </w:rPr>
            </w:pPr>
            <w:r w:rsidRPr="00493E39">
              <w:rPr>
                <w:sz w:val="20"/>
                <w:szCs w:val="20"/>
              </w:rPr>
              <w:t>(1,537)</w:t>
            </w:r>
          </w:p>
        </w:tc>
        <w:tc>
          <w:tcPr>
            <w:tcW w:w="1191" w:type="dxa"/>
            <w:tcBorders>
              <w:top w:val="nil"/>
              <w:left w:val="nil"/>
              <w:bottom w:val="single" w:sz="12" w:space="0" w:color="000000"/>
              <w:right w:val="nil"/>
            </w:tcBorders>
          </w:tcPr>
          <w:p w14:paraId="16D4CDE6" w14:textId="77777777" w:rsidR="00D64459" w:rsidRPr="00493E39" w:rsidRDefault="008B2120">
            <w:pPr>
              <w:spacing w:line="240" w:lineRule="auto"/>
              <w:jc w:val="center"/>
              <w:rPr>
                <w:sz w:val="20"/>
                <w:szCs w:val="20"/>
              </w:rPr>
            </w:pPr>
            <w:r w:rsidRPr="00493E39">
              <w:rPr>
                <w:sz w:val="20"/>
                <w:szCs w:val="20"/>
              </w:rPr>
              <w:t>1,306</w:t>
            </w:r>
          </w:p>
        </w:tc>
        <w:tc>
          <w:tcPr>
            <w:tcW w:w="907" w:type="dxa"/>
            <w:tcBorders>
              <w:top w:val="nil"/>
              <w:left w:val="nil"/>
              <w:bottom w:val="single" w:sz="12" w:space="0" w:color="000000"/>
              <w:right w:val="nil"/>
            </w:tcBorders>
          </w:tcPr>
          <w:p w14:paraId="7CEBAE38" w14:textId="77777777" w:rsidR="00D64459" w:rsidRPr="00493E39" w:rsidRDefault="008B2120">
            <w:pPr>
              <w:spacing w:line="240" w:lineRule="auto"/>
              <w:jc w:val="center"/>
              <w:rPr>
                <w:sz w:val="20"/>
                <w:szCs w:val="20"/>
              </w:rPr>
            </w:pPr>
            <w:r w:rsidRPr="00493E39">
              <w:rPr>
                <w:sz w:val="20"/>
                <w:szCs w:val="20"/>
              </w:rPr>
              <w:t>(1,469)</w:t>
            </w:r>
          </w:p>
        </w:tc>
        <w:tc>
          <w:tcPr>
            <w:tcW w:w="1133" w:type="dxa"/>
            <w:tcBorders>
              <w:top w:val="nil"/>
              <w:left w:val="nil"/>
              <w:bottom w:val="single" w:sz="12" w:space="0" w:color="000000"/>
              <w:right w:val="nil"/>
            </w:tcBorders>
          </w:tcPr>
          <w:p w14:paraId="788786FD" w14:textId="77777777" w:rsidR="00D64459" w:rsidRPr="00493E39" w:rsidRDefault="008B2120">
            <w:pPr>
              <w:spacing w:line="240" w:lineRule="auto"/>
              <w:jc w:val="center"/>
              <w:rPr>
                <w:sz w:val="20"/>
                <w:szCs w:val="20"/>
              </w:rPr>
            </w:pPr>
            <w:r w:rsidRPr="00493E39">
              <w:rPr>
                <w:sz w:val="20"/>
                <w:szCs w:val="20"/>
              </w:rPr>
              <w:t>0,568</w:t>
            </w:r>
          </w:p>
        </w:tc>
      </w:tr>
    </w:tbl>
    <w:p w14:paraId="32160B26" w14:textId="480E46D7" w:rsidR="00D64459" w:rsidRPr="00493E39" w:rsidRDefault="008B2120">
      <w:pPr>
        <w:spacing w:before="40" w:line="240" w:lineRule="auto"/>
        <w:jc w:val="both"/>
        <w:rPr>
          <w:sz w:val="20"/>
          <w:szCs w:val="20"/>
          <w:lang w:val="pt-BR"/>
        </w:rPr>
      </w:pPr>
      <w:commentRangeStart w:id="178"/>
      <w:commentRangeStart w:id="179"/>
      <w:r w:rsidRPr="00493E39">
        <w:rPr>
          <w:sz w:val="20"/>
          <w:szCs w:val="20"/>
          <w:lang w:val="pt-BR"/>
        </w:rPr>
        <w:t>Nota: respostas acumuladas; erros-padrão de Newey-West entre parênteses. Wald: p-valor da igualdade entre regimes, incorporando a covariância dos coeficientes. Asteriscos pontuais: *** p &lt; 0,01; ** p &lt; 0,05; * p &lt; 0,10. No impacto, 166 observações antes e 103 depois; a amostra cai com h. Período: jan./2003 a set./2025.</w:t>
      </w:r>
      <w:commentRangeEnd w:id="178"/>
      <w:r w:rsidRPr="00493E39">
        <w:rPr>
          <w:rStyle w:val="CommentReference"/>
          <w:sz w:val="20"/>
          <w:szCs w:val="20"/>
          <w:lang w:val="pt-BR"/>
        </w:rPr>
        <w:commentReference w:id="178"/>
      </w:r>
      <w:commentRangeEnd w:id="179"/>
      <w:r w:rsidR="00962AB9" w:rsidRPr="00493E39">
        <w:rPr>
          <w:rStyle w:val="CommentReference"/>
          <w:sz w:val="20"/>
          <w:szCs w:val="20"/>
          <w:lang w:val="pt-BR"/>
        </w:rPr>
        <w:commentReference w:id="179"/>
      </w:r>
    </w:p>
    <w:p w14:paraId="12B68F12" w14:textId="77777777" w:rsidR="00D64459" w:rsidRPr="00493E39" w:rsidRDefault="008B2120">
      <w:pPr>
        <w:spacing w:before="20" w:after="200" w:line="240" w:lineRule="auto"/>
        <w:jc w:val="both"/>
        <w:rPr>
          <w:sz w:val="20"/>
          <w:szCs w:val="20"/>
          <w:lang w:val="pt-BR"/>
        </w:rPr>
      </w:pPr>
      <w:r w:rsidRPr="00493E39">
        <w:rPr>
          <w:sz w:val="20"/>
          <w:szCs w:val="20"/>
          <w:lang w:val="pt-BR"/>
        </w:rPr>
        <w:t>Fonte: Elaboração própria.</w:t>
      </w:r>
    </w:p>
    <w:p w14:paraId="009B5CFD" w14:textId="77777777" w:rsidR="00D64459" w:rsidRPr="00493E39" w:rsidRDefault="008B2120">
      <w:pPr>
        <w:ind w:firstLine="709"/>
        <w:jc w:val="both"/>
        <w:rPr>
          <w:lang w:val="pt-BR"/>
        </w:rPr>
      </w:pPr>
      <w:r w:rsidRPr="00493E39">
        <w:rPr>
          <w:lang w:val="pt-BR"/>
        </w:rPr>
        <w:t>O contraste é de ordem de magnitude. No mês do choque, o repasse ao IPCA Geral passa de 0,005 para 0,176 ponto percentual, e ao diesel, de 0,205 para 2,308.</w:t>
      </w:r>
    </w:p>
    <w:p w14:paraId="634B1945" w14:textId="53DC832F" w:rsidR="00D64459" w:rsidRPr="00493E39" w:rsidRDefault="008B2120">
      <w:pPr>
        <w:ind w:firstLine="709"/>
        <w:jc w:val="both"/>
        <w:rPr>
          <w:lang w:val="pt-BR"/>
        </w:rPr>
      </w:pPr>
      <w:r w:rsidRPr="00493E39">
        <w:rPr>
          <w:lang w:val="pt-BR"/>
        </w:rPr>
        <w:t xml:space="preserve">Nos horizontes de impacto, um e três meses, os dezoito coeficientes anteriores não diferem de zero a 10%; os posteriores são significativos, quatorze a 1%. Sob sup-t, com críticos entre 2,150 e 2,362, dezesseis posteriores permanecem significativos. Ao liberar a dinâmica entre regimes, o contraste persiste, mas alguns coeficientes anteriores de combustíveis tornam-se significativos </w:t>
      </w:r>
      <w:r w:rsidRPr="00493E39">
        <w:rPr>
          <w:lang w:val="pt-BR"/>
        </w:rPr>
        <w:t xml:space="preserve">(Apêndice K.6).</w:t>
      </w:r>
      <w:ins w:id="1472" w:author="Claude" w:date="2026-10-14T23:15:06Z">
        <w:r w:rsidRPr="00493E39">
          <w:rPr>
            <w:lang w:val="pt-BR"/>
          </w:rPr>
          <w:t xml:space="preserve"> A restrição de dinâmica comum é rejeitada a 5% em 56 das 78 equações; liberada, a igualdade entre regimes no IPCA Geral continua rejeitada no impacto e em um mês (p &lt; 0,001 e p = 0,001), mas não em três meses (p = 0,349).</w:t>
        </w:r>
      </w:ins>
    </w:p>
    <w:p w14:paraId="53155138" w14:textId="78EB1EE5" w:rsidR="00D64459" w:rsidRPr="00493E39" w:rsidRDefault="008B2120">
      <w:pPr>
        <w:ind w:firstLine="709"/>
        <w:jc w:val="both"/>
        <w:rPr>
          <w:lang w:val="pt-BR"/>
        </w:rPr>
      </w:pPr>
      <w:commentRangeStart w:id="180"/>
      <w:commentRangeStart w:id="181"/>
      <w:r w:rsidRPr="00493E39">
        <w:rPr>
          <w:lang w:val="pt-BR"/>
        </w:rPr>
        <w:t>A significância diminui em seis e doze meses: 23 das 30 respostas posteriores da tabela são pontualmente significativas. A concentração das respostas mensais no início não determina, por si só, a precisão das acumuladas longas.</w:t>
      </w:r>
      <w:commentRangeEnd w:id="180"/>
      <w:r w:rsidRPr="00493E39">
        <w:rPr>
          <w:rStyle w:val="CommentReference"/>
          <w:sz w:val="24"/>
          <w:szCs w:val="24"/>
          <w:lang w:val="pt-BR"/>
        </w:rPr>
        <w:commentReference w:id="180"/>
      </w:r>
      <w:commentRangeEnd w:id="181"/>
      <w:r w:rsidR="00962AB9" w:rsidRPr="00493E39">
        <w:rPr>
          <w:rStyle w:val="CommentReference"/>
          <w:sz w:val="24"/>
          <w:szCs w:val="24"/>
          <w:lang w:val="pt-BR"/>
        </w:rPr>
        <w:commentReference w:id="181"/>
      </w:r>
    </w:p>
    <w:p w14:paraId="037CF9BD" w14:textId="15B01055" w:rsidR="00D64459" w:rsidRPr="00493E39" w:rsidRDefault="008B2120">
      <w:pPr>
        <w:ind w:firstLine="709"/>
        <w:jc w:val="both"/>
        <w:rPr>
          <w:lang w:val="pt-BR"/>
        </w:rPr>
      </w:pPr>
      <w:commentRangeStart w:id="182"/>
      <w:commentRangeStart w:id="183"/>
      <w:r w:rsidRPr="00493E39">
        <w:rPr>
          <w:lang w:val="pt-BR"/>
        </w:rPr>
        <w:t>O teste conjunto confirma. Avaliada a igualdade entre regimes simultaneamente nos horizontes de zero a seis meses, a hipótese é rejeitada nas seis variáveis, com p-valores de até 0,031. O contraste com a seção anterior é instrutivo: a especificação agrupada não rejeita a nulidade do repasse médio, ao passo que a hipótese de igualdade entre regimes é rejeitada nas seis séries.</w:t>
      </w:r>
      <w:commentRangeEnd w:id="182"/>
      <w:r w:rsidRPr="00493E39">
        <w:rPr>
          <w:rStyle w:val="CommentReference"/>
          <w:sz w:val="24"/>
          <w:szCs w:val="24"/>
          <w:lang w:val="pt-BR"/>
        </w:rPr>
        <w:commentReference w:id="182"/>
      </w:r>
      <w:commentRangeEnd w:id="183"/>
      <w:r w:rsidR="00962AB9" w:rsidRPr="00493E39">
        <w:rPr>
          <w:rStyle w:val="CommentReference"/>
          <w:sz w:val="24"/>
          <w:szCs w:val="24"/>
          <w:lang w:val="pt-BR"/>
        </w:rPr>
        <w:commentReference w:id="183"/>
      </w:r>
    </w:p>
    <w:p w14:paraId="6C857118" w14:textId="1BFF76F1" w:rsidR="00D64459" w:rsidRPr="00493E39" w:rsidRDefault="008B2120">
      <w:pPr>
        <w:ind w:firstLine="709"/>
        <w:jc w:val="both"/>
        <w:rPr>
          <w:lang w:val="pt-BR"/>
        </w:rPr>
      </w:pPr>
      <w:commentRangeStart w:id="184"/>
      <w:commentRangeStart w:id="185"/>
      <w:r w:rsidRPr="00493E39">
        <w:rPr>
          <w:lang w:val="pt-BR"/>
        </w:rPr>
        <w:t>O ganho de ajuste associado ao choque na inflação mensal é de 4,7 pontos percentuais no IPCA Geral, 9,4 em Transportes, 10,6 na gasolina ao consumidor e 16,5 no diesel. Essa medida não equivale à decomposição da variância do erro de previsão de um sistema completo.</w:t>
      </w:r>
      <w:commentRangeEnd w:id="184"/>
      <w:r w:rsidRPr="00493E39">
        <w:rPr>
          <w:rStyle w:val="CommentReference"/>
          <w:sz w:val="24"/>
          <w:szCs w:val="24"/>
          <w:lang w:val="pt-BR"/>
        </w:rPr>
        <w:commentReference w:id="184"/>
      </w:r>
      <w:commentRangeEnd w:id="185"/>
      <w:r w:rsidR="00962AB9" w:rsidRPr="00493E39">
        <w:rPr>
          <w:rStyle w:val="CommentReference"/>
          <w:sz w:val="24"/>
          <w:szCs w:val="24"/>
          <w:lang w:val="pt-BR"/>
        </w:rPr>
        <w:commentReference w:id="185"/>
      </w:r>
    </w:p>
    <w:p w14:paraId="565090B7" w14:textId="1D0BC55C" w:rsidR="00D64459" w:rsidRPr="00493E39" w:rsidRDefault="00D64459">
      <w:pPr>
        <w:ind w:firstLine="709"/>
        <w:jc w:val="both"/>
        <w:rPr>
          <w:lang w:val="pt-BR"/>
        </w:rPr>
      </w:pPr>
    </w:p>
    <w:p w14:paraId="6BCCA501" w14:textId="77777777" w:rsidR="00D64459" w:rsidRPr="00493E39" w:rsidRDefault="008B2120">
      <w:pPr>
        <w:keepNext/>
        <w:spacing w:before="200" w:after="40" w:line="240" w:lineRule="auto"/>
        <w:jc w:val="center"/>
        <w:rPr>
          <w:sz w:val="20"/>
          <w:szCs w:val="20"/>
          <w:lang w:val="pt-BR"/>
        </w:rPr>
      </w:pPr>
      <w:r w:rsidRPr="00493E39">
        <w:rPr>
          <w:sz w:val="20"/>
          <w:szCs w:val="20"/>
          <w:lang w:val="pt-BR"/>
        </w:rPr>
        <w:t>Figura 2 – Resposta do IPCA Geral por regime</w:t>
      </w:r>
    </w:p>
    <w:p w14:paraId="24E3001D" w14:textId="77777777" w:rsidR="00D64459" w:rsidRPr="00493E39" w:rsidRDefault="008B2120">
      <w:pPr>
        <w:keepNext/>
        <w:spacing w:after="40"/>
        <w:jc w:val="center"/>
      </w:pPr>
      <w:r w:rsidRPr="00493E39">
        <w:rPr>
          <w:noProof/>
        </w:rPr>
        <w:drawing>
          <wp:inline distT="0" distB="0" distL="0" distR="0" wp14:anchorId="6C08651F" wp14:editId="191C3580">
            <wp:extent cx="5220000" cy="2011875"/>
            <wp:effectExtent l="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regime_resposta_ipca_geral.png"/>
                    <pic:cNvPicPr/>
                  </pic:nvPicPr>
                  <pic:blipFill>
                    <a:blip r:embed="rId14"/>
                    <a:stretch>
                      <a:fillRect/>
                    </a:stretch>
                  </pic:blipFill>
                  <pic:spPr>
                    <a:xfrm>
                      <a:off x="0" y="0"/>
                      <a:ext cx="5220000" cy="2011875"/>
                    </a:xfrm>
                    <a:prstGeom prst="rect">
                      <a:avLst/>
                    </a:prstGeom>
                  </pic:spPr>
                </pic:pic>
              </a:graphicData>
            </a:graphic>
          </wp:inline>
        </w:drawing>
      </w:r>
    </w:p>
    <w:p w14:paraId="33882FFA" w14:textId="77777777" w:rsidR="00D64459" w:rsidRPr="00493E39" w:rsidRDefault="008B2120">
      <w:pPr>
        <w:spacing w:line="240" w:lineRule="auto"/>
        <w:jc w:val="both"/>
        <w:rPr>
          <w:sz w:val="20"/>
          <w:szCs w:val="20"/>
          <w:lang w:val="pt-BR"/>
        </w:rPr>
      </w:pPr>
      <w:r w:rsidRPr="00493E39">
        <w:rPr>
          <w:sz w:val="20"/>
          <w:szCs w:val="20"/>
          <w:lang w:val="pt-BR"/>
        </w:rPr>
        <w:t>Nota: à esquerda, a resposta da inflação do mês t+h; à direita, a resposta acumulada do nível de preços. Faixas: bandas pontuais de 90%.</w:t>
      </w:r>
    </w:p>
    <w:p w14:paraId="0AA562B0" w14:textId="77777777" w:rsidR="00D64459" w:rsidRPr="00493E39" w:rsidRDefault="008B2120">
      <w:pPr>
        <w:spacing w:after="200" w:line="240" w:lineRule="auto"/>
        <w:jc w:val="center"/>
        <w:rPr>
          <w:sz w:val="20"/>
          <w:szCs w:val="20"/>
          <w:lang w:val="pt-BR"/>
        </w:rPr>
      </w:pPr>
      <w:r w:rsidRPr="00493E39">
        <w:rPr>
          <w:sz w:val="20"/>
          <w:szCs w:val="20"/>
          <w:lang w:val="pt-BR"/>
        </w:rPr>
        <w:t>Fonte: Elaboração própria.</w:t>
      </w:r>
    </w:p>
    <w:p w14:paraId="05C7BDC0" w14:textId="6318B5D0" w:rsidR="00D64459" w:rsidRPr="00493E39" w:rsidRDefault="008B2120">
      <w:pPr>
        <w:ind w:firstLine="709"/>
        <w:jc w:val="both"/>
        <w:rPr>
          <w:lang w:val="pt-BR"/>
        </w:rPr>
      </w:pPr>
      <w:commentRangeStart w:id="186"/>
      <w:commentRangeStart w:id="187"/>
      <w:r w:rsidRPr="00493E39">
        <w:rPr>
          <w:lang w:val="pt-BR"/>
        </w:rPr>
        <w:t>As Figuras 2 e 3 mostram respostas maiores no regime posterior, já no início do horizonte. Na especificação de referência, a resposta anterior da refinaria não difere de zero. A Figura 4, no Apêndice L, apresenta Transportes.</w:t>
      </w:r>
      <w:commentRangeEnd w:id="186"/>
      <w:r w:rsidRPr="00493E39">
        <w:rPr>
          <w:rStyle w:val="CommentReference"/>
          <w:sz w:val="24"/>
          <w:szCs w:val="24"/>
          <w:lang w:val="pt-BR"/>
        </w:rPr>
        <w:commentReference w:id="186"/>
      </w:r>
      <w:commentRangeEnd w:id="187"/>
      <w:r w:rsidR="00962AB9" w:rsidRPr="00493E39">
        <w:rPr>
          <w:rStyle w:val="CommentReference"/>
          <w:sz w:val="24"/>
          <w:szCs w:val="24"/>
          <w:lang w:val="pt-BR"/>
        </w:rPr>
        <w:commentReference w:id="187"/>
      </w:r>
    </w:p>
    <w:p w14:paraId="5AC730FC" w14:textId="77777777" w:rsidR="00D64459" w:rsidRPr="00493E39" w:rsidRDefault="008B2120">
      <w:pPr>
        <w:keepNext/>
        <w:spacing w:before="200" w:after="40" w:line="240" w:lineRule="auto"/>
        <w:jc w:val="center"/>
        <w:rPr>
          <w:sz w:val="20"/>
          <w:szCs w:val="20"/>
          <w:lang w:val="pt-BR"/>
        </w:rPr>
      </w:pPr>
      <w:r w:rsidRPr="00493E39">
        <w:rPr>
          <w:sz w:val="20"/>
          <w:szCs w:val="20"/>
          <w:lang w:val="pt-BR"/>
        </w:rPr>
        <w:t>Figura 3 – Resposta dos preços de combustíveis por regime</w:t>
      </w:r>
    </w:p>
    <w:p w14:paraId="26AF2344" w14:textId="77777777" w:rsidR="00D64459" w:rsidRPr="00493E39" w:rsidRDefault="008B2120">
      <w:pPr>
        <w:keepNext/>
        <w:spacing w:after="40"/>
        <w:jc w:val="center"/>
      </w:pPr>
      <w:r w:rsidRPr="00493E39">
        <w:rPr>
          <w:noProof/>
        </w:rPr>
        <w:drawing>
          <wp:inline distT="0" distB="0" distL="0" distR="0" wp14:anchorId="6DCAA18E" wp14:editId="11A4AADE">
            <wp:extent cx="4752000" cy="3168000"/>
            <wp:effectExtent l="0" t="0" r="0" b="0"/>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regime_combustiveis_painel.png"/>
                    <pic:cNvPicPr/>
                  </pic:nvPicPr>
                  <pic:blipFill>
                    <a:blip r:embed="rId15"/>
                    <a:stretch>
                      <a:fillRect/>
                    </a:stretch>
                  </pic:blipFill>
                  <pic:spPr>
                    <a:xfrm>
                      <a:off x="0" y="0"/>
                      <a:ext cx="4752000" cy="3168000"/>
                    </a:xfrm>
                    <a:prstGeom prst="rect">
                      <a:avLst/>
                    </a:prstGeom>
                  </pic:spPr>
                </pic:pic>
              </a:graphicData>
            </a:graphic>
          </wp:inline>
        </w:drawing>
      </w:r>
    </w:p>
    <w:p w14:paraId="27E8BAE0" w14:textId="77777777" w:rsidR="00D64459" w:rsidRPr="00493E39" w:rsidRDefault="008B2120">
      <w:pPr>
        <w:spacing w:line="240" w:lineRule="auto"/>
        <w:jc w:val="both"/>
        <w:rPr>
          <w:sz w:val="20"/>
          <w:szCs w:val="20"/>
          <w:lang w:val="pt-BR"/>
        </w:rPr>
      </w:pPr>
      <w:r w:rsidRPr="00493E39">
        <w:rPr>
          <w:sz w:val="20"/>
          <w:szCs w:val="20"/>
          <w:lang w:val="pt-BR"/>
        </w:rPr>
        <w:t>Nota: resposta acumulada do nível de preços a um choque de um desvio-padrão, com escala vertical comum aos quatro painéis. Faixas: bandas pontuais de 90%.</w:t>
      </w:r>
    </w:p>
    <w:p w14:paraId="2655EEAE" w14:textId="77777777" w:rsidR="00D64459" w:rsidRPr="00493E39" w:rsidRDefault="008B2120">
      <w:pPr>
        <w:spacing w:after="200" w:line="240" w:lineRule="auto"/>
        <w:jc w:val="center"/>
        <w:rPr>
          <w:sz w:val="20"/>
          <w:szCs w:val="20"/>
          <w:lang w:val="pt-BR"/>
        </w:rPr>
      </w:pPr>
      <w:r w:rsidRPr="00493E39">
        <w:rPr>
          <w:sz w:val="20"/>
          <w:szCs w:val="20"/>
          <w:lang w:val="pt-BR"/>
        </w:rPr>
        <w:t>Fonte: Elaboração própria.</w:t>
      </w:r>
    </w:p>
    <w:p w14:paraId="49B251BE" w14:textId="49FCB4A5" w:rsidR="00D64459" w:rsidRPr="00493E39" w:rsidRDefault="00D64459">
      <w:pPr>
        <w:ind w:firstLine="709"/>
        <w:jc w:val="both"/>
        <w:rPr>
          <w:lang w:val="pt-BR"/>
        </w:rPr>
      </w:pPr>
    </w:p>
    <w:p w14:paraId="58F6B944" w14:textId="77777777" w:rsidR="00D64459" w:rsidRPr="00493E39" w:rsidRDefault="008B2120">
      <w:pPr>
        <w:pStyle w:val="Heading2"/>
        <w:spacing w:before="280" w:after="160"/>
        <w:rPr>
          <w:lang w:val="pt-BR"/>
        </w:rPr>
      </w:pPr>
      <w:bookmarkStart w:id="188" w:name="_Toc239713570"/>
      <w:bookmarkStart w:id="189" w:name="_TocReviewed_338"/>
      <w:r w:rsidRPr="00493E39">
        <w:rPr>
          <w:lang w:val="pt-BR"/>
        </w:rPr>
        <w:lastRenderedPageBreak/>
        <w:t>4.4 Quando o repasse ocorre</w:t>
      </w:r>
      <w:bookmarkEnd w:id="188"/>
      <w:bookmarkEnd w:id="189"/>
    </w:p>
    <w:p w14:paraId="0C2E5E57" w14:textId="24FA312D" w:rsidR="00D64459" w:rsidRPr="00493E39" w:rsidRDefault="008B2120">
      <w:pPr>
        <w:ind w:firstLine="709"/>
        <w:jc w:val="both"/>
        <w:rPr>
          <w:lang w:val="pt-BR"/>
        </w:rPr>
      </w:pPr>
      <w:r w:rsidRPr="00493E39">
        <w:rPr>
          <w:lang w:val="pt-BR"/>
        </w:rPr>
        <w:t>Decompõe-se a resposta acumulada em contribuições mensais para distinguir ajustes iniciais de acréscimos sucessivos.</w:t>
      </w:r>
    </w:p>
    <w:p w14:paraId="69E5F403" w14:textId="489F1FE1" w:rsidR="00D64459" w:rsidRPr="00493E39" w:rsidRDefault="008B2120">
      <w:pPr>
        <w:ind w:firstLine="709"/>
        <w:jc w:val="both"/>
        <w:rPr>
          <w:lang w:val="pt-BR"/>
        </w:rPr>
      </w:pPr>
      <w:commentRangeStart w:id="190"/>
      <w:commentRangeStart w:id="191"/>
      <w:r w:rsidRPr="00493E39">
        <w:rPr>
          <w:lang w:val="pt-BR"/>
        </w:rPr>
        <w:t>No regime posterior, os meses 0 e 1 respondem por 99% do acumulado em três meses no IPCA Geral, entre 93% e 133% nas demais séries e 186% na refinaria, cujo terceiro mês reverte parte do salto. Suas doze contribuições são significativas; nos meses 2 e 3, apenas três, duas negativas. As Figuras 5 e 6 apresentam as respostas mensais e acumuladas.</w:t>
      </w:r>
      <w:commentRangeEnd w:id="190"/>
      <w:r w:rsidRPr="00493E39">
        <w:rPr>
          <w:rStyle w:val="CommentReference"/>
          <w:sz w:val="24"/>
          <w:szCs w:val="24"/>
          <w:lang w:val="pt-BR"/>
        </w:rPr>
        <w:commentReference w:id="190"/>
      </w:r>
      <w:commentRangeEnd w:id="191"/>
      <w:r w:rsidR="00962AB9" w:rsidRPr="00493E39">
        <w:rPr>
          <w:rStyle w:val="CommentReference"/>
          <w:sz w:val="24"/>
          <w:szCs w:val="24"/>
          <w:lang w:val="pt-BR"/>
        </w:rPr>
        <w:commentReference w:id="191"/>
      </w:r>
    </w:p>
    <w:p w14:paraId="760B1E8A" w14:textId="77777777" w:rsidR="00D64459" w:rsidRPr="00493E39" w:rsidRDefault="008B2120">
      <w:pPr>
        <w:keepNext/>
        <w:spacing w:before="200" w:after="40" w:line="240" w:lineRule="auto"/>
        <w:jc w:val="center"/>
        <w:rPr>
          <w:sz w:val="20"/>
          <w:szCs w:val="20"/>
          <w:lang w:val="pt-BR"/>
        </w:rPr>
      </w:pPr>
      <w:r w:rsidRPr="00493E39">
        <w:rPr>
          <w:sz w:val="20"/>
          <w:szCs w:val="20"/>
          <w:lang w:val="pt-BR"/>
        </w:rPr>
        <w:t>Figura 5 – Distribuição temporal do repasse: inflação de cada mês após o choque</w:t>
      </w:r>
    </w:p>
    <w:p w14:paraId="239F8C2C" w14:textId="77777777" w:rsidR="00D64459" w:rsidRPr="00493E39" w:rsidRDefault="008B2120">
      <w:pPr>
        <w:keepNext/>
        <w:spacing w:after="40"/>
        <w:jc w:val="center"/>
      </w:pPr>
      <w:r w:rsidRPr="00493E39">
        <w:rPr>
          <w:noProof/>
        </w:rPr>
        <w:drawing>
          <wp:inline distT="0" distB="0" distL="0" distR="0" wp14:anchorId="753BB7E0" wp14:editId="0F09F32E">
            <wp:extent cx="5400000" cy="3446808"/>
            <wp:effectExtent l="0" t="0" r="0" b="0"/>
            <wp:docPr id="6" name="Picture 4" descr="Inflação de cada mês após o choque de petróleo, regime posterior a março de 2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resposta_nao_acumulada.png"/>
                    <pic:cNvPicPr/>
                  </pic:nvPicPr>
                  <pic:blipFill>
                    <a:blip r:embed="rId16"/>
                    <a:stretch>
                      <a:fillRect/>
                    </a:stretch>
                  </pic:blipFill>
                  <pic:spPr>
                    <a:xfrm>
                      <a:off x="0" y="0"/>
                      <a:ext cx="5400000" cy="3446808"/>
                    </a:xfrm>
                    <a:prstGeom prst="rect">
                      <a:avLst/>
                    </a:prstGeom>
                  </pic:spPr>
                </pic:pic>
              </a:graphicData>
            </a:graphic>
          </wp:inline>
        </w:drawing>
      </w:r>
    </w:p>
    <w:p w14:paraId="3AD12729" w14:textId="77777777" w:rsidR="00D64459" w:rsidRPr="00493E39" w:rsidRDefault="008B2120">
      <w:pPr>
        <w:spacing w:line="240" w:lineRule="auto"/>
        <w:jc w:val="both"/>
        <w:rPr>
          <w:sz w:val="20"/>
          <w:szCs w:val="20"/>
          <w:lang w:val="pt-BR"/>
        </w:rPr>
      </w:pPr>
      <w:r w:rsidRPr="00493E39">
        <w:rPr>
          <w:sz w:val="20"/>
          <w:szCs w:val="20"/>
          <w:lang w:val="pt-BR"/>
        </w:rPr>
        <w:t>Nota: regime posterior a março de 2017. A linha representa a resposta da inflação do mês t+h, estimada separadamente para cada mês, com faixa de 90%. A resposta acumulada está na Figura 6.</w:t>
      </w:r>
    </w:p>
    <w:p w14:paraId="04D82C0F" w14:textId="77777777" w:rsidR="00D64459" w:rsidRPr="00493E39" w:rsidRDefault="008B2120">
      <w:pPr>
        <w:spacing w:after="200" w:line="240" w:lineRule="auto"/>
        <w:jc w:val="center"/>
        <w:rPr>
          <w:sz w:val="20"/>
          <w:szCs w:val="20"/>
          <w:lang w:val="pt-BR"/>
        </w:rPr>
      </w:pPr>
      <w:r w:rsidRPr="00493E39">
        <w:rPr>
          <w:sz w:val="20"/>
          <w:szCs w:val="20"/>
          <w:lang w:val="pt-BR"/>
        </w:rPr>
        <w:t>Fonte: Elaboração própria.</w:t>
      </w:r>
    </w:p>
    <w:p w14:paraId="3F22E89C" w14:textId="77777777" w:rsidR="00D64459" w:rsidRPr="00493E39" w:rsidRDefault="008B2120">
      <w:pPr>
        <w:keepNext/>
        <w:spacing w:before="200" w:after="40" w:line="240" w:lineRule="auto"/>
        <w:jc w:val="center"/>
        <w:rPr>
          <w:sz w:val="20"/>
          <w:szCs w:val="20"/>
          <w:lang w:val="pt-BR"/>
        </w:rPr>
      </w:pPr>
      <w:r w:rsidRPr="00493E39">
        <w:rPr>
          <w:sz w:val="20"/>
          <w:szCs w:val="20"/>
          <w:lang w:val="pt-BR"/>
        </w:rPr>
        <w:lastRenderedPageBreak/>
        <w:t>Figura 6 – Distribuição temporal do repasse: resposta acumulada do nível de preços</w:t>
      </w:r>
    </w:p>
    <w:p w14:paraId="39427F37" w14:textId="77777777" w:rsidR="00D64459" w:rsidRPr="00493E39" w:rsidRDefault="008B2120">
      <w:pPr>
        <w:keepNext/>
        <w:spacing w:after="40"/>
        <w:jc w:val="center"/>
      </w:pPr>
      <w:r w:rsidRPr="00493E39">
        <w:rPr>
          <w:noProof/>
        </w:rPr>
        <w:drawing>
          <wp:inline distT="0" distB="0" distL="0" distR="0" wp14:anchorId="753BB7E0" wp14:editId="0F09F32E">
            <wp:extent cx="5400000" cy="3446808"/>
            <wp:effectExtent l="0" t="0" r="0" b="0"/>
            <wp:docPr id="22" name="Imagem 22" descr="Resposta acumulada do nível de preços ao choque de petróleo, regime posterior a março de 2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resposta_nao_acumulada.png"/>
                    <pic:cNvPicPr/>
                  </pic:nvPicPr>
                  <pic:blipFill>
                    <a:blip r:embed="rId17"/>
                    <a:stretch>
                      <a:fillRect/>
                    </a:stretch>
                  </pic:blipFill>
                  <pic:spPr>
                    <a:xfrm>
                      <a:off x="0" y="0"/>
                      <a:ext cx="5400000" cy="3446808"/>
                    </a:xfrm>
                    <a:prstGeom prst="rect">
                      <a:avLst/>
                    </a:prstGeom>
                  </pic:spPr>
                </pic:pic>
              </a:graphicData>
            </a:graphic>
          </wp:inline>
        </w:drawing>
      </w:r>
    </w:p>
    <w:p w14:paraId="471732F4" w14:textId="77777777" w:rsidR="00D64459" w:rsidRPr="00493E39" w:rsidRDefault="008B2120">
      <w:pPr>
        <w:spacing w:line="240" w:lineRule="auto"/>
        <w:jc w:val="both"/>
        <w:rPr>
          <w:sz w:val="20"/>
          <w:szCs w:val="20"/>
          <w:lang w:val="pt-BR"/>
        </w:rPr>
      </w:pPr>
      <w:r w:rsidRPr="00493E39">
        <w:rPr>
          <w:sz w:val="20"/>
          <w:szCs w:val="20"/>
          <w:lang w:val="pt-BR"/>
        </w:rPr>
        <w:t>Nota: regime posterior a março de 2017. Resposta acumulada do nível de preços h meses após o choque, a mesma da Tabela 2, com faixa de 90%.</w:t>
      </w:r>
    </w:p>
    <w:p w14:paraId="600A898A" w14:textId="77777777" w:rsidR="00D64459" w:rsidRPr="00493E39" w:rsidRDefault="008B2120">
      <w:pPr>
        <w:spacing w:after="200" w:line="240" w:lineRule="auto"/>
        <w:jc w:val="center"/>
        <w:rPr>
          <w:sz w:val="20"/>
          <w:szCs w:val="20"/>
          <w:lang w:val="pt-BR"/>
        </w:rPr>
      </w:pPr>
      <w:r w:rsidRPr="00493E39">
        <w:rPr>
          <w:sz w:val="20"/>
          <w:szCs w:val="20"/>
          <w:lang w:val="pt-BR"/>
        </w:rPr>
        <w:t>Fonte: Elaboração própria.</w:t>
      </w:r>
    </w:p>
    <w:p w14:paraId="35CF1113" w14:textId="6D750940" w:rsidR="00D64459" w:rsidRPr="00493E39" w:rsidRDefault="008B2120">
      <w:pPr>
        <w:ind w:firstLine="709"/>
        <w:jc w:val="both"/>
        <w:rPr>
          <w:lang w:val="pt-BR"/>
        </w:rPr>
      </w:pPr>
      <w:r w:rsidRPr="00493E39">
        <w:rPr>
          <w:lang w:val="pt-BR"/>
        </w:rPr>
        <w:t xml:space="preserve">O contraste com o regime anterior é o esperado. Ali nenhuma contribuição mensal é significativa em série alguma, e o acumulado do IPCA Geral em três meses é de </w:t>
      </w:r>
      <w:commentRangeStart w:id="192"/>
      <w:commentRangeStart w:id="193"/>
      <w:r w:rsidRPr="00493E39">
        <w:rPr>
          <w:lang w:val="pt-BR"/>
        </w:rPr>
        <w:t>0,101</w:t>
      </w:r>
      <w:commentRangeEnd w:id="192"/>
      <w:r w:rsidR="00AA5F2A" w:rsidRPr="00493E39">
        <w:rPr>
          <w:rStyle w:val="CommentReference"/>
          <w:sz w:val="24"/>
          <w:szCs w:val="24"/>
          <w:lang w:val="pt-BR"/>
        </w:rPr>
        <w:commentReference w:id="192"/>
      </w:r>
      <w:commentRangeEnd w:id="193"/>
      <w:r w:rsidR="00962AB9" w:rsidRPr="00493E39">
        <w:rPr>
          <w:rStyle w:val="CommentReference"/>
          <w:sz w:val="24"/>
          <w:szCs w:val="24"/>
          <w:lang w:val="pt-BR"/>
        </w:rPr>
        <w:commentReference w:id="193"/>
      </w:r>
      <w:r w:rsidRPr="00493E39">
        <w:rPr>
          <w:lang w:val="pt-BR"/>
        </w:rPr>
        <w:t>, não distinguível de zero. Como a resposta acumulada não difere estatisticamente de zero, a decomposição nesse regime deve ser interpretada com cautela.</w:t>
      </w:r>
    </w:p>
    <w:p w14:paraId="63CED4A6" w14:textId="3C8DB8B4" w:rsidR="00D64459" w:rsidRPr="00493E39" w:rsidRDefault="008B2120">
      <w:pPr>
        <w:ind w:firstLine="709"/>
        <w:jc w:val="both"/>
        <w:rPr>
          <w:lang w:val="pt-BR"/>
        </w:rPr>
      </w:pPr>
      <w:commentRangeStart w:id="194"/>
      <w:commentRangeStart w:id="195"/>
      <w:r w:rsidRPr="00493E39">
        <w:rPr>
          <w:lang w:val="pt-BR"/>
        </w:rPr>
        <w:t>A resposta acumulada do IPCA Geral passa de 0,314 em três meses para 0,269 em doze, sem contribuição mensal negativa significativa no índice cheio. Nas outras cinco séries, a contribuição do décimo primeiro mês é negativa e significativa a 10%, sinalizando reversão parcial nos combustíveis e em Transportes</w:t>
      </w:r>
      <w:commentRangeStart w:id="196"/>
      <w:commentRangeStart w:id="197"/>
      <w:commentRangeEnd w:id="196"/>
      <w:r w:rsidR="00604AC8" w:rsidRPr="00493E39">
        <w:rPr>
          <w:rStyle w:val="CommentReference"/>
          <w:sz w:val="24"/>
          <w:szCs w:val="24"/>
          <w:lang w:val="pt-BR"/>
        </w:rPr>
        <w:commentReference w:id="196"/>
      </w:r>
      <w:commentRangeEnd w:id="197"/>
      <w:r w:rsidR="00962AB9" w:rsidRPr="00493E39">
        <w:rPr>
          <w:rStyle w:val="CommentReference"/>
          <w:sz w:val="24"/>
          <w:szCs w:val="24"/>
          <w:lang w:val="pt-BR"/>
        </w:rPr>
        <w:commentReference w:id="197"/>
      </w:r>
      <w:r w:rsidRPr="00493E39">
        <w:rPr>
          <w:lang w:val="pt-BR"/>
        </w:rPr>
        <w:t xml:space="preserve"> que deve ser avaliada com sua incerteza.</w:t>
      </w:r>
      <w:commentRangeEnd w:id="194"/>
      <w:r w:rsidRPr="00493E39">
        <w:rPr>
          <w:rStyle w:val="CommentReference"/>
          <w:sz w:val="24"/>
          <w:szCs w:val="24"/>
          <w:lang w:val="pt-BR"/>
        </w:rPr>
        <w:commentReference w:id="194"/>
      </w:r>
      <w:commentRangeEnd w:id="195"/>
      <w:r w:rsidR="00962AB9" w:rsidRPr="00493E39">
        <w:rPr>
          <w:rStyle w:val="CommentReference"/>
          <w:sz w:val="24"/>
          <w:szCs w:val="24"/>
          <w:lang w:val="pt-BR"/>
        </w:rPr>
        <w:commentReference w:id="195"/>
      </w:r>
    </w:p>
    <w:p w14:paraId="10C0E0D7" w14:textId="77777777" w:rsidR="00D64459" w:rsidRPr="00493E39" w:rsidRDefault="008B2120">
      <w:pPr>
        <w:pStyle w:val="Heading2"/>
        <w:spacing w:before="280" w:after="160"/>
        <w:rPr>
          <w:lang w:val="pt-BR"/>
        </w:rPr>
      </w:pPr>
      <w:bookmarkStart w:id="198" w:name="_Toc239713571"/>
      <w:bookmarkStart w:id="199" w:name="_TocReviewed_351"/>
      <w:r w:rsidRPr="00493E39">
        <w:rPr>
          <w:lang w:val="pt-BR"/>
        </w:rPr>
        <w:t>4.5 Por onde o repasse passa</w:t>
      </w:r>
      <w:bookmarkEnd w:id="198"/>
      <w:bookmarkEnd w:id="199"/>
    </w:p>
    <w:p w14:paraId="527E473C" w14:textId="7B6FE301" w:rsidR="00D64459" w:rsidRPr="00493E39" w:rsidRDefault="008B2120">
      <w:pPr>
        <w:ind w:firstLine="709"/>
        <w:jc w:val="both"/>
        <w:rPr>
          <w:lang w:val="pt-BR"/>
        </w:rPr>
      </w:pPr>
      <w:r w:rsidRPr="00493E39">
        <w:rPr>
          <w:lang w:val="pt-BR"/>
        </w:rPr>
        <w:t>A hipótese institucional prevê mudança sobretudo na parcela associada aos combustíveis. A Figura 7 e a Tabela 4, no Apêndice L, apresentam a decomposição da seção 3.7.</w:t>
      </w:r>
    </w:p>
    <w:p w14:paraId="7F36970B" w14:textId="68AF822B" w:rsidR="00D64459" w:rsidRPr="00493E39" w:rsidRDefault="008B2120">
      <w:pPr>
        <w:ind w:firstLine="709"/>
        <w:jc w:val="both"/>
        <w:rPr>
          <w:lang w:val="pt-BR"/>
        </w:rPr>
      </w:pPr>
      <w:commentRangeStart w:id="200"/>
      <w:commentRangeStart w:id="201"/>
      <w:r w:rsidRPr="00493E39">
        <w:rPr>
          <w:lang w:val="pt-BR"/>
        </w:rPr>
        <w:t xml:space="preserve">Em três meses, essa parcela passa de 0,003 para 0,249 ponto percentual. A diferença de 0,246 tem erro-padrão 0,053 e p &lt; 0,001, com igualdade também </w:t>
      </w:r>
      <w:r w:rsidRPr="00493E39">
        <w:rPr>
          <w:lang w:val="pt-BR"/>
        </w:rPr>
        <w:lastRenderedPageBreak/>
        <w:t>rejeitada por bootstrap. As diferenças no impacto e em um mês são 0,074 e 0,206. O total não rejeita igualdade em três meses (p = 0,160), pois as duas estimativas têm precisões distintas.</w:t>
      </w:r>
      <w:commentRangeEnd w:id="200"/>
      <w:r w:rsidRPr="00493E39">
        <w:rPr>
          <w:rStyle w:val="CommentReference"/>
          <w:sz w:val="24"/>
          <w:szCs w:val="24"/>
          <w:lang w:val="pt-BR"/>
        </w:rPr>
        <w:commentReference w:id="200"/>
      </w:r>
      <w:commentRangeEnd w:id="201"/>
      <w:r w:rsidR="00962AB9" w:rsidRPr="00493E39">
        <w:rPr>
          <w:rStyle w:val="CommentReference"/>
          <w:sz w:val="24"/>
          <w:szCs w:val="24"/>
          <w:lang w:val="pt-BR"/>
        </w:rPr>
        <w:commentReference w:id="201"/>
      </w:r>
    </w:p>
    <w:p w14:paraId="741EFEF5" w14:textId="77777777" w:rsidR="00D64459" w:rsidRPr="00493E39" w:rsidRDefault="008B2120">
      <w:pPr>
        <w:keepNext/>
        <w:spacing w:before="200" w:after="40" w:line="240" w:lineRule="auto"/>
        <w:jc w:val="center"/>
        <w:rPr>
          <w:sz w:val="20"/>
          <w:szCs w:val="20"/>
          <w:lang w:val="pt-BR"/>
        </w:rPr>
      </w:pPr>
      <w:r w:rsidRPr="00493E39">
        <w:rPr>
          <w:sz w:val="20"/>
          <w:szCs w:val="20"/>
          <w:lang w:val="pt-BR"/>
        </w:rPr>
        <w:t>Figura 7 – Decomposição da resposta do IPCA Geral segundo o canal dos combustíveis</w:t>
      </w:r>
    </w:p>
    <w:p w14:paraId="6427F018" w14:textId="77777777" w:rsidR="00D64459" w:rsidRPr="00493E39" w:rsidRDefault="008B2120">
      <w:pPr>
        <w:keepNext/>
        <w:spacing w:after="40"/>
        <w:jc w:val="center"/>
      </w:pPr>
      <w:commentRangeStart w:id="202"/>
      <w:commentRangeStart w:id="203"/>
      <w:del w:id="1474" w:author="Claude" w:date="2026-10-14T23:15:06Z">
        <w:r w:rsidRPr="00493E39">
          <w:rPr>
            <w:noProof/>
          </w:rPr>
          <w:drawing>
            <wp:inline distT="0" distB="0" distL="0" distR="0" wp14:anchorId="0BC2E748" wp14:editId="4F2F7824">
              <wp:extent cx="5400000" cy="2240425"/>
              <wp:effectExtent l="0" t="0" r="0" b="0"/>
              <wp:docPr id="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canal_combustiveis_ipca_geral.png"/>
                      <pic:cNvPicPr/>
                    </pic:nvPicPr>
                    <pic:blipFill>
                      <a:blip r:embed="rId18"/>
                      <a:stretch>
                        <a:fillRect/>
                      </a:stretch>
                    </pic:blipFill>
                    <pic:spPr>
                      <a:xfrm>
                        <a:off x="0" y="0"/>
                        <a:ext cx="5400000" cy="2240425"/>
                      </a:xfrm>
                      <a:prstGeom prst="rect">
                        <a:avLst/>
                      </a:prstGeom>
                    </pic:spPr>
                  </pic:pic>
                </a:graphicData>
              </a:graphic>
            </wp:inline>
          </w:drawing>
        </w:r>
      </w:del>
      <w:ins w:id="1475" w:author="Claude" w:date="2026-10-14T23:15:06Z">
        <w:r w:rsidRPr="00493E39">
          <w:rPr>
            <w:noProof/>
          </w:rPr>
          <w:drawing>
            <wp:inline distT="0" distB="0" distL="0" distR="0" wp14:anchorId="0BC2E748" wp14:editId="4F2F7824">
              <wp:extent cx="5400000" cy="2240425"/>
              <wp:effectExtent l="0" t="0" r="0" b="0"/>
              <wp:docPr id="24" name="Figura 7 v2" descr="Efeito via combustíveis por regime e decomposição da resposta do IPCA Geral no regime posteri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canal_combustiveis_ipca_geral.png"/>
                      <pic:cNvPicPr/>
                    </pic:nvPicPr>
                    <pic:blipFill>
                      <a:blip r:embed="rId38"/>
                      <a:stretch>
                        <a:fillRect/>
                      </a:stretch>
                    </pic:blipFill>
                    <pic:spPr>
                      <a:xfrm>
                        <a:off x="0" y="0"/>
                        <a:ext cx="5400000" cy="2240425"/>
                      </a:xfrm>
                      <a:prstGeom prst="rect">
                        <a:avLst/>
                      </a:prstGeom>
                    </pic:spPr>
                  </pic:pic>
                </a:graphicData>
              </a:graphic>
            </wp:inline>
          </w:drawing>
        </w:r>
      </w:ins>
      <w:commentRangeEnd w:id="202"/>
      <w:r w:rsidR="002D4894" w:rsidRPr="00493E39">
        <w:rPr>
          <w:rStyle w:val="CommentReference"/>
          <w:sz w:val="24"/>
          <w:szCs w:val="24"/>
        </w:rPr>
        <w:commentReference w:id="202"/>
      </w:r>
      <w:commentRangeEnd w:id="203"/>
      <w:r w:rsidR="00962AB9" w:rsidRPr="00493E39">
        <w:rPr>
          <w:rStyle w:val="CommentReference"/>
          <w:sz w:val="24"/>
          <w:szCs w:val="24"/>
        </w:rPr>
        <w:commentReference w:id="203"/>
      </w:r>
    </w:p>
    <w:p w14:paraId="6B32A28E" w14:textId="77777777" w:rsidR="00D64459" w:rsidRPr="00493E39" w:rsidRDefault="008B2120">
      <w:pPr>
        <w:spacing w:line="240" w:lineRule="auto"/>
        <w:jc w:val="both"/>
        <w:rPr>
          <w:sz w:val="20"/>
          <w:szCs w:val="20"/>
          <w:lang w:val="pt-BR"/>
        </w:rPr>
      </w:pPr>
      <w:r w:rsidRPr="00493E39">
        <w:rPr>
          <w:sz w:val="20"/>
          <w:szCs w:val="20"/>
          <w:lang w:val="pt-BR"/>
        </w:rPr>
        <w:t xml:space="preserve">Nota: </w:t>
      </w:r>
      <w:del w:id="1476" w:author="Claude" w:date="2026-10-14T23:15:06Z">
        <w:r w:rsidRPr="00493E39">
          <w:rPr>
            <w:sz w:val="20"/>
            <w:szCs w:val="20"/>
            <w:lang w:val="pt-BR"/>
          </w:rPr>
          <w:delText xml:space="preserve">no painel A, a decomposição da resposta acumulada do IPCA Geral no regime posterior em efeito total, parcela que transita pelos combustíveis, com faixa de 90%, e parcela não atribuída; no painel B, o efeito via combustíveis em cada regime, com faixas de 90%.</w:delText>
        </w:r>
      </w:del>
      <w:ins w:id="1477" w:author="Claude" w:date="2026-10-14T23:15:06Z">
        <w:r w:rsidRPr="00493E39">
          <w:rPr>
            <w:sz w:val="20"/>
            <w:szCs w:val="20"/>
            <w:lang w:val="pt-BR"/>
          </w:rPr>
          <w:t xml:space="preserve">no painel A, o efeito via combustíveis em cada regime, com faixas de 90%; no painel B, a decomposição da resposta acumulada do IPCA Geral no regime posterior em efeito total, com faixa de 90%, parcela associada aos combustíveis e parcela não atribuída.</w:t>
        </w:r>
      </w:ins>
    </w:p>
    <w:p w14:paraId="109319A0" w14:textId="77777777" w:rsidR="00D64459" w:rsidRPr="00493E39" w:rsidRDefault="008B2120">
      <w:pPr>
        <w:spacing w:after="200" w:line="240" w:lineRule="auto"/>
        <w:jc w:val="center"/>
        <w:rPr>
          <w:sz w:val="20"/>
          <w:szCs w:val="20"/>
          <w:lang w:val="pt-BR"/>
        </w:rPr>
      </w:pPr>
      <w:r w:rsidRPr="00493E39">
        <w:rPr>
          <w:sz w:val="20"/>
          <w:szCs w:val="20"/>
          <w:lang w:val="pt-BR"/>
        </w:rPr>
        <w:t>Fonte: Elaboração própria.</w:t>
      </w:r>
    </w:p>
    <w:p w14:paraId="6C4D71B0" w14:textId="48D3A1F5" w:rsidR="00D64459" w:rsidRPr="00493E39" w:rsidRDefault="008B2120">
      <w:pPr>
        <w:ind w:firstLine="709"/>
        <w:jc w:val="both"/>
        <w:rPr>
          <w:lang w:val="pt-BR"/>
        </w:rPr>
      </w:pPr>
      <w:commentRangeStart w:id="204"/>
      <w:commentRangeStart w:id="205"/>
      <w:r w:rsidRPr="00493E39">
        <w:rPr>
          <w:lang w:val="pt-BR"/>
        </w:rPr>
        <w:t>As proporções de 3% e 79% exigem cautela quando o efeito total é próximo de zero. Prioriza-se a comparação dos níveis.</w:t>
      </w:r>
      <w:commentRangeEnd w:id="204"/>
      <w:r w:rsidRPr="00493E39">
        <w:rPr>
          <w:rStyle w:val="CommentReference"/>
          <w:sz w:val="24"/>
          <w:szCs w:val="24"/>
          <w:lang w:val="pt-BR"/>
        </w:rPr>
        <w:commentReference w:id="204"/>
      </w:r>
      <w:commentRangeEnd w:id="205"/>
      <w:r w:rsidR="00962AB9" w:rsidRPr="00493E39">
        <w:rPr>
          <w:rStyle w:val="CommentReference"/>
          <w:sz w:val="24"/>
          <w:szCs w:val="24"/>
          <w:lang w:val="pt-BR"/>
        </w:rPr>
        <w:commentReference w:id="205"/>
      </w:r>
    </w:p>
    <w:p w14:paraId="720F4DF8" w14:textId="118C85D0" w:rsidR="00D64459" w:rsidRPr="00493E39" w:rsidRDefault="008B2120">
      <w:pPr>
        <w:ind w:firstLine="709"/>
        <w:jc w:val="both"/>
        <w:rPr>
          <w:lang w:val="pt-BR"/>
        </w:rPr>
      </w:pPr>
      <w:commentRangeStart w:id="206"/>
      <w:commentRangeStart w:id="207"/>
      <w:r w:rsidRPr="00493E39">
        <w:rPr>
          <w:lang w:val="pt-BR"/>
        </w:rPr>
        <w:t xml:space="preserve">O aumento da parcela associada aos combustíveis é compatível com a via de transmissão prevista pela hipótese institucional. Vale aqui a limitação de identificação da seção 3.7, que torna contábil, e não causal, </w:t>
      </w:r>
      <w:r w:rsidRPr="00493E39">
        <w:rPr>
          <w:lang w:val="pt-BR"/>
        </w:rPr>
        <w:t xml:space="preserve">a leitura do mediador.</w:t>
      </w:r>
      <w:ins w:id="3603" w:author="Claude" w:date="2026-10-15T00:16:05Z">
        <w:r w:rsidRPr="00493E39">
          <w:rPr>
            <w:lang w:val="pt-BR"/>
          </w:rPr>
          <w:t xml:space="preserve"> A seção 4.8 examina essa etapa por variável instrumental.</w:t>
        </w:r>
      </w:ins>
      <w:commentRangeEnd w:id="206"/>
      <w:r w:rsidRPr="00493E39">
        <w:rPr>
          <w:rStyle w:val="CommentReference"/>
          <w:sz w:val="24"/>
          <w:szCs w:val="24"/>
          <w:lang w:val="pt-BR"/>
        </w:rPr>
        <w:commentReference w:id="206"/>
      </w:r>
      <w:commentRangeEnd w:id="207"/>
      <w:r w:rsidR="00962AB9" w:rsidRPr="00493E39">
        <w:rPr>
          <w:rStyle w:val="CommentReference"/>
          <w:sz w:val="24"/>
          <w:szCs w:val="24"/>
          <w:lang w:val="pt-BR"/>
        </w:rPr>
        <w:commentReference w:id="207"/>
      </w:r>
    </w:p>
    <w:p w14:paraId="502F05A0" w14:textId="77777777" w:rsidR="00D64459" w:rsidRPr="00493E39" w:rsidRDefault="008B2120">
      <w:pPr>
        <w:pStyle w:val="Heading3"/>
        <w:spacing w:before="280" w:after="160"/>
        <w:rPr>
          <w:lang w:val="pt-BR"/>
        </w:rPr>
      </w:pPr>
      <w:bookmarkStart w:id="208" w:name="_Toc239713572"/>
      <w:bookmarkStart w:id="209" w:name="_TocReviewed_360"/>
      <w:r w:rsidRPr="00493E39">
        <w:rPr>
          <w:lang w:val="pt-BR"/>
        </w:rPr>
        <w:t>4.5.1 Efeito aritmético e efeito econômico</w:t>
      </w:r>
      <w:bookmarkEnd w:id="208"/>
      <w:bookmarkEnd w:id="209"/>
    </w:p>
    <w:p w14:paraId="36F79F92" w14:textId="3CB9418D" w:rsidR="00D64459" w:rsidRPr="00493E39" w:rsidRDefault="008B2120">
      <w:pPr>
        <w:ind w:firstLine="709"/>
        <w:jc w:val="both"/>
        <w:rPr>
          <w:lang w:val="pt-BR"/>
        </w:rPr>
      </w:pPr>
      <w:r w:rsidRPr="00493E39">
        <w:rPr>
          <w:lang w:val="pt-BR"/>
        </w:rPr>
        <w:t>Subtrai-se a contribuição ponderada dos combustíveis à cesta para examinar a resposta dos demais preços.</w:t>
      </w:r>
    </w:p>
    <w:p w14:paraId="54B172B6" w14:textId="23F39919" w:rsidR="00D64459" w:rsidRPr="00493E39" w:rsidRDefault="003A2DB7">
      <w:pPr>
        <w:ind w:firstLine="709"/>
        <w:jc w:val="both"/>
        <w:rPr>
          <w:lang w:val="pt-BR"/>
        </w:rPr>
      </w:pPr>
      <w:commentRangeStart w:id="210"/>
      <w:commentRangeStart w:id="211"/>
      <w:del w:id="10820" w:author="Claude" w:date="2026-10-21T00:40:36Z">
        <w:r>
          <w:rPr>
            <w:lang w:val="pt-BR"/>
          </w:rPr>
          <w:delText xml:space="preserve">O Primeiro Efeito</w:delText>
        </w:r>
        <w:r w:rsidR="008B2120" w:rsidRPr="00493E39">
          <w:rPr>
            <w:lang w:val="pt-BR"/>
          </w:rPr>
          <w:delText xml:space="preserve"> representa</w:delText>
        </w:r>
      </w:del>
      <w:ins w:id="10821" w:author="Claude" w:date="2026-10-21T00:40:36Z">
        <w:r>
          <w:rPr>
            <w:lang w:val="pt-BR"/>
          </w:rPr>
          <w:t xml:space="preserve">O primeiro efeito representa</w:t>
        </w:r>
      </w:ins>
      <w:r w:rsidR="008B2120" w:rsidRPr="00493E39">
        <w:rPr>
          <w:lang w:val="pt-BR"/>
        </w:rPr>
        <w:t xml:space="preserve"> 63% do efeito no impacto e 13% em seis meses, </w:t>
      </w:r>
      <w:del w:id="10822" w:author="Claude" w:date="2026-10-21T00:40:36Z">
        <w:r w:rsidR="008B2120" w:rsidRPr="00493E39">
          <w:rPr>
            <w:lang w:val="pt-BR"/>
          </w:rPr>
          <w:delText xml:space="preserve">quando a segunda volta é 0,158 ponto.</w:delText>
        </w:r>
      </w:del>
      <w:ins w:id="10823" w:author="Claude" w:date="2026-10-21T00:40:36Z">
        <w:r w:rsidR="008B2120" w:rsidRPr="00493E39">
          <w:rPr>
            <w:lang w:val="pt-BR"/>
          </w:rPr>
          <w:t xml:space="preserve">quando o segundo efeito é 0,158 ponto (Figura 9, no Apêndice L).</w:t>
        </w:r>
      </w:ins>
      <w:r w:rsidR="008B2120" w:rsidRPr="00493E39">
        <w:rPr>
          <w:lang w:val="pt-BR"/>
        </w:rPr>
        <w:t xml:space="preserve"> A composição sugere maior participação posterior dos demais preços, </w:t>
      </w:r>
      <w:del w:id="10824" w:author="Claude" w:date="2026-10-21T00:40:36Z">
        <w:r w:rsidR="008B2120" w:rsidRPr="00493E39">
          <w:rPr>
            <w:lang w:val="pt-BR"/>
          </w:rPr>
          <w:delText xml:space="preserve">mas a segunda volta não é significativa em três meses</w:delText>
        </w:r>
      </w:del>
      <w:ins w:id="10825" w:author="Claude" w:date="2026-10-21T00:40:36Z">
        <w:r w:rsidR="008B2120" w:rsidRPr="00493E39">
          <w:rPr>
            <w:lang w:val="pt-BR"/>
          </w:rPr>
          <w:t xml:space="preserve">mas o segundo efeito não é significativo em três meses</w:t>
        </w:r>
      </w:ins>
      <w:r w:rsidR="008B2120" w:rsidRPr="00493E39">
        <w:rPr>
          <w:lang w:val="pt-BR"/>
        </w:rPr>
        <w:t xml:space="preserve"> (p = 0,124) e depende do cenário de pesos.</w:t>
      </w:r>
      <w:commentRangeEnd w:id="210"/>
      <w:r w:rsidR="008B2120" w:rsidRPr="00493E39">
        <w:rPr>
          <w:rStyle w:val="CommentReference"/>
          <w:sz w:val="24"/>
          <w:szCs w:val="24"/>
          <w:lang w:val="pt-BR"/>
        </w:rPr>
        <w:commentReference w:id="210"/>
      </w:r>
      <w:commentRangeEnd w:id="211"/>
      <w:r w:rsidR="00962AB9" w:rsidRPr="00493E39">
        <w:rPr>
          <w:rStyle w:val="CommentReference"/>
          <w:sz w:val="24"/>
          <w:szCs w:val="24"/>
          <w:lang w:val="pt-BR"/>
        </w:rPr>
        <w:commentReference w:id="211"/>
      </w:r>
    </w:p>
    <w:p w14:paraId="19F29ABB" w14:textId="77777777" w:rsidR="00D64459" w:rsidRPr="00493E39" w:rsidRDefault="008B2120">
      <w:pPr>
        <w:keepNext/>
        <w:spacing w:before="200" w:after="40" w:line="240" w:lineRule="auto"/>
        <w:jc w:val="center"/>
        <w:rPr>
          <w:sz w:val="20"/>
          <w:szCs w:val="20"/>
          <w:lang w:val="pt-BR"/>
        </w:rPr>
      </w:pPr>
      <w:r w:rsidRPr="00493E39">
        <w:rPr>
          <w:sz w:val="20"/>
          <w:szCs w:val="20"/>
          <w:lang w:val="pt-BR"/>
        </w:rPr>
        <w:lastRenderedPageBreak/>
        <w:t xml:space="preserve">Figura 8 – </w:t>
      </w:r>
      <w:del w:id="10804" w:author="Claude" w:date="2026-10-21T00:40:36Z">
        <w:r w:rsidRPr="00493E39">
          <w:rPr>
            <w:sz w:val="20"/>
            <w:szCs w:val="20"/>
            <w:lang w:val="pt-BR"/>
          </w:rPr>
          <w:delText xml:space="preserve">Primeira e segunda volta</w:delText>
        </w:r>
      </w:del>
      <w:ins w:id="10805" w:author="Claude" w:date="2026-10-21T00:40:36Z">
        <w:r w:rsidRPr="00493E39">
          <w:rPr>
            <w:sz w:val="20"/>
            <w:szCs w:val="20"/>
            <w:lang w:val="pt-BR"/>
          </w:rPr>
          <w:t xml:space="preserve">Primeiro e segundo efeito</w:t>
        </w:r>
      </w:ins>
      <w:r w:rsidRPr="00493E39">
        <w:rPr>
          <w:sz w:val="20"/>
          <w:szCs w:val="20"/>
          <w:lang w:val="pt-BR"/>
        </w:rPr>
        <w:t xml:space="preserve">, e </w:t>
      </w:r>
      <w:del w:id="6763" w:author="Claude" w:date="2026-10-15T20:54:04Z">
        <w:r w:rsidRPr="00493E39">
          <w:rPr>
            <w:sz w:val="20"/>
            <w:szCs w:val="20"/>
            <w:lang w:val="pt-BR"/>
          </w:rPr>
          <w:delText xml:space="preserve">desfechos que excluem combustíveis</w:delText>
        </w:r>
      </w:del>
      <w:ins w:id="6764" w:author="Claude" w:date="2026-10-15T20:54:04Z">
        <w:r w:rsidRPr="00493E39">
          <w:rPr>
            <w:sz w:val="20"/>
            <w:szCs w:val="20"/>
            <w:lang w:val="pt-BR"/>
          </w:rPr>
          <w:t xml:space="preserve">desfechos que excluem gasolina e diesel</w:t>
        </w:r>
      </w:ins>
    </w:p>
    <w:p w14:paraId="0B26CA5C" w14:textId="77777777" w:rsidR="00D64459" w:rsidRPr="00493E39" w:rsidRDefault="008B2120">
      <w:pPr>
        <w:keepNext/>
        <w:spacing w:after="40"/>
        <w:jc w:val="center"/>
      </w:pPr>
      <w:del w:id="10856" w:author="Claude" w:date="2026-10-21T00:40:36Z">
        <w:r w:rsidRPr="00493E39">
          <w:rPr>
            <w:noProof/>
          </w:rPr>
          <w:drawing>
            <wp:inline distT="0" distB="0" distL="0" distR="0" wp14:anchorId="6C13B0BC" wp14:editId="4A700E56">
              <wp:extent cx="5220000" cy="3826579"/>
              <wp:effectExtent l="0" t="0" r="0" b="0"/>
              <wp:docPr id="9" name="Picture 7" descr="Efeito total, primeira e segunda volta e subgrupos sem combustíveis, regime posterior a março de 2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egunda_volta.png"/>
                      <pic:cNvPicPr/>
                    </pic:nvPicPr>
                    <pic:blipFill>
                      <a:blip r:embed="rId19"/>
                      <a:stretch>
                        <a:fillRect/>
                      </a:stretch>
                    </pic:blipFill>
                    <pic:spPr>
                      <a:xfrm>
                        <a:off x="0" y="0"/>
                        <a:ext cx="5220000" cy="3826579"/>
                      </a:xfrm>
                      <a:prstGeom prst="rect">
                        <a:avLst/>
                      </a:prstGeom>
                    </pic:spPr>
                  </pic:pic>
                </a:graphicData>
              </a:graphic>
            </wp:inline>
          </w:drawing>
        </w:r>
      </w:del>
      <w:ins w:id="10857" w:author="Claude" w:date="2026-10-21T00:40:36Z">
        <w:r w:rsidRPr="00493E39">
          <w:rPr>
            <w:noProof/>
          </w:rPr>
          <w:drawing>
            <wp:inline distT="0" distB="0" distL="0" distR="0" wp14:anchorId="6C13B0BC" wp14:editId="4A700E56">
              <wp:extent cx="5220000" cy="3826579"/>
              <wp:effectExtent l="0" t="0" r="0" b="0"/>
              <wp:docPr id="27" name="Figura 8 v2" descr="Efeito total, primeiro efeito, segundo efeito, comercializáveis e não comercializáveis, regime posteri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egunda_volta.png"/>
                      <pic:cNvPicPr/>
                    </pic:nvPicPr>
                    <pic:blipFill>
                      <a:blip r:embed="rId41"/>
                      <a:stretch>
                        <a:fillRect/>
                      </a:stretch>
                    </pic:blipFill>
                    <pic:spPr>
                      <a:xfrm>
                        <a:off x="0" y="0"/>
                        <a:ext cx="5220000" cy="3826579"/>
                      </a:xfrm>
                      <a:prstGeom prst="rect">
                        <a:avLst/>
                      </a:prstGeom>
                    </pic:spPr>
                  </pic:pic>
                </a:graphicData>
              </a:graphic>
            </wp:inline>
          </w:drawing>
        </w:r>
      </w:ins>
    </w:p>
    <w:p w14:paraId="6A2DD767" w14:textId="665EFE3F" w:rsidR="00D64459" w:rsidRPr="00493E39" w:rsidRDefault="008B2120">
      <w:pPr>
        <w:spacing w:line="240" w:lineRule="auto"/>
        <w:jc w:val="both"/>
        <w:rPr>
          <w:sz w:val="20"/>
          <w:szCs w:val="20"/>
          <w:lang w:val="pt-BR"/>
        </w:rPr>
      </w:pPr>
      <w:r w:rsidRPr="00493E39">
        <w:rPr>
          <w:sz w:val="20"/>
          <w:szCs w:val="20"/>
          <w:lang w:val="pt-BR"/>
        </w:rPr>
        <w:t xml:space="preserve">Nota: regime posterior; bandas de 90%, exceto B, com três cenários de pesos. A a C: decomposição do IPCA Geral (Tabela 5). </w:t>
      </w:r>
      <w:del w:id="6773" w:author="Claude" w:date="2026-10-15T20:54:04Z">
        <w:r w:rsidRPr="00493E39">
          <w:rPr>
            <w:sz w:val="20"/>
            <w:szCs w:val="20"/>
            <w:lang w:val="pt-BR"/>
          </w:rPr>
          <w:delText xml:space="preserve">D e E: subgrupos sem combustíveis,</w:delText>
        </w:r>
      </w:del>
      <w:ins w:id="6774" w:author="Claude" w:date="2026-10-15T20:54:04Z">
        <w:r w:rsidRPr="00493E39">
          <w:rPr>
            <w:sz w:val="20"/>
            <w:szCs w:val="20"/>
            <w:lang w:val="pt-BR"/>
          </w:rPr>
          <w:t xml:space="preserve">D e E: subgrupos sem gasolina e diesel (os comercializáveis incluem o etanol),</w:t>
        </w:r>
      </w:ins>
      <w:r w:rsidRPr="00493E39">
        <w:rPr>
          <w:sz w:val="20"/>
          <w:szCs w:val="20"/>
          <w:lang w:val="pt-BR"/>
        </w:rPr>
        <w:t xml:space="preserve"> comparados ao IPCA Geral.</w:t>
      </w:r>
    </w:p>
    <w:p w14:paraId="7BAD7C28" w14:textId="77777777" w:rsidR="00D64459" w:rsidRPr="00493E39" w:rsidRDefault="008B2120">
      <w:pPr>
        <w:spacing w:after="200" w:line="240" w:lineRule="auto"/>
        <w:jc w:val="center"/>
        <w:rPr>
          <w:sz w:val="20"/>
          <w:szCs w:val="20"/>
          <w:lang w:val="pt-BR"/>
        </w:rPr>
      </w:pPr>
      <w:r w:rsidRPr="00493E39">
        <w:rPr>
          <w:sz w:val="20"/>
          <w:szCs w:val="20"/>
          <w:lang w:val="pt-BR"/>
        </w:rPr>
        <w:t>Fonte: Elaboração própria.</w:t>
      </w:r>
    </w:p>
    <w:p w14:paraId="368AA5AE" w14:textId="4B243E82" w:rsidR="00D64459" w:rsidRPr="00493E39" w:rsidRDefault="008B2120">
      <w:pPr>
        <w:ind w:firstLine="709"/>
        <w:jc w:val="both"/>
        <w:rPr>
          <w:lang w:val="pt-BR"/>
        </w:rPr>
      </w:pPr>
      <w:commentRangeStart w:id="212"/>
      <w:commentRangeStart w:id="213"/>
      <w:r w:rsidRPr="00493E39">
        <w:rPr>
          <w:lang w:val="pt-BR"/>
        </w:rPr>
        <w:t xml:space="preserve">Os não comercializáveis respondem 0,163 em três meses, próximo dos 0,161 da construção aritmética. Nenhuma resposta é significativa nesse horizonte (p = 0,274 e 0,124). Como os exercícios compartilham dados e especificação, a proximidade não constitui confirmação </w:t>
      </w:r>
      <w:del w:id="10826" w:author="Claude" w:date="2026-10-21T00:40:36Z">
        <w:r w:rsidRPr="00493E39">
          <w:rPr>
            <w:lang w:val="pt-BR"/>
          </w:rPr>
          <w:delText xml:space="preserve">independente da segunda volta.</w:delText>
        </w:r>
      </w:del>
      <w:ins w:id="10827" w:author="Claude" w:date="2026-10-21T00:40:36Z">
        <w:r w:rsidRPr="00493E39">
          <w:rPr>
            <w:lang w:val="pt-BR"/>
          </w:rPr>
          <w:t xml:space="preserve">independente do segundo efeito.</w:t>
        </w:r>
      </w:ins>
      <w:commentRangeEnd w:id="212"/>
      <w:r w:rsidRPr="00493E39">
        <w:rPr>
          <w:rStyle w:val="CommentReference"/>
          <w:sz w:val="24"/>
          <w:szCs w:val="24"/>
          <w:lang w:val="pt-BR"/>
        </w:rPr>
        <w:commentReference w:id="212"/>
      </w:r>
      <w:commentRangeEnd w:id="213"/>
      <w:r w:rsidR="00962AB9" w:rsidRPr="00493E39">
        <w:rPr>
          <w:rStyle w:val="CommentReference"/>
          <w:sz w:val="24"/>
          <w:szCs w:val="24"/>
          <w:lang w:val="pt-BR"/>
        </w:rPr>
        <w:commentReference w:id="213"/>
      </w:r>
    </w:p>
    <w:p w14:paraId="0002DDD4" w14:textId="487EF07F" w:rsidR="00D64459" w:rsidRPr="00493E39" w:rsidRDefault="00D64459">
      <w:pPr>
        <w:ind w:firstLine="709"/>
        <w:jc w:val="both"/>
        <w:rPr>
          <w:lang w:val="pt-BR"/>
        </w:rPr>
      </w:pPr>
    </w:p>
    <w:p w14:paraId="0904CAC9" w14:textId="77777777" w:rsidR="00D64459" w:rsidRPr="00493E39" w:rsidRDefault="008B2120">
      <w:pPr>
        <w:pStyle w:val="Heading3"/>
        <w:spacing w:before="280" w:after="160"/>
        <w:rPr>
          <w:lang w:val="pt-BR"/>
        </w:rPr>
      </w:pPr>
      <w:bookmarkStart w:id="214" w:name="_Toc239713573"/>
      <w:bookmarkStart w:id="215" w:name="_TocReviewed_369"/>
      <w:r w:rsidRPr="00493E39">
        <w:rPr>
          <w:lang w:val="pt-BR"/>
        </w:rPr>
        <w:t>4.5.2 Confronto com a estimativa oficial</w:t>
      </w:r>
      <w:bookmarkEnd w:id="214"/>
      <w:bookmarkEnd w:id="215"/>
    </w:p>
    <w:p w14:paraId="17E4406A" w14:textId="661164EC" w:rsidR="00D64459" w:rsidRPr="00493E39" w:rsidRDefault="008B2120">
      <w:pPr>
        <w:ind w:firstLine="709"/>
        <w:jc w:val="both"/>
        <w:rPr>
          <w:lang w:val="pt-BR"/>
        </w:rPr>
      </w:pPr>
      <w:commentRangeStart w:id="216"/>
      <w:commentRangeStart w:id="217"/>
      <w:r w:rsidRPr="00493E39">
        <w:rPr>
          <w:lang w:val="pt-BR"/>
        </w:rPr>
        <w:t>A elasticidade da gasolina ao consumidor ao petróleo é 0,077 no impacto e 0,131 em um mês na amostra completa; por regime, 0,023 e 0,022 antes, contra 0,199 e 0,390 depois. O último valor aproxima-se do limite inferior da calibração do Banco Central do Brasil (2022), de 39,8% a 54,4%. A comparação é apenas de ordem de grandeza: participação estática de custo e elasticidade dinâmica diferem, assim como moeda, referência do petróleo e estágio da cadeia.</w:t>
      </w:r>
      <w:commentRangeEnd w:id="216"/>
      <w:r w:rsidRPr="00493E39">
        <w:rPr>
          <w:rStyle w:val="CommentReference"/>
          <w:sz w:val="24"/>
          <w:szCs w:val="24"/>
          <w:lang w:val="pt-BR"/>
        </w:rPr>
        <w:commentReference w:id="216"/>
      </w:r>
      <w:commentRangeEnd w:id="217"/>
      <w:r w:rsidR="00962AB9" w:rsidRPr="00493E39">
        <w:rPr>
          <w:rStyle w:val="CommentReference"/>
          <w:sz w:val="24"/>
          <w:szCs w:val="24"/>
          <w:lang w:val="pt-BR"/>
        </w:rPr>
        <w:commentReference w:id="217"/>
      </w:r>
    </w:p>
    <w:p w14:paraId="2A87D715" w14:textId="77777777" w:rsidR="00D64459" w:rsidRPr="00493E39" w:rsidRDefault="008B2120">
      <w:pPr>
        <w:pStyle w:val="Heading2"/>
        <w:spacing w:before="280" w:after="160"/>
        <w:rPr>
          <w:lang w:val="pt-BR"/>
        </w:rPr>
      </w:pPr>
      <w:bookmarkStart w:id="218" w:name="_Toc239713574"/>
      <w:bookmarkStart w:id="219" w:name="_TocReviewed_371"/>
      <w:r w:rsidRPr="00493E39">
        <w:rPr>
          <w:lang w:val="pt-BR"/>
        </w:rPr>
        <w:lastRenderedPageBreak/>
        <w:t>4.6 A data da mudança é estimada, não imposta</w:t>
      </w:r>
      <w:bookmarkEnd w:id="218"/>
      <w:bookmarkEnd w:id="219"/>
    </w:p>
    <w:p w14:paraId="38530052" w14:textId="44599A1C" w:rsidR="00D64459" w:rsidRPr="00493E39" w:rsidRDefault="008B2120">
      <w:pPr>
        <w:ind w:firstLine="709"/>
        <w:jc w:val="both"/>
        <w:rPr>
          <w:lang w:val="pt-BR"/>
        </w:rPr>
      </w:pPr>
      <w:r w:rsidRPr="00493E39">
        <w:rPr>
          <w:lang w:val="pt-BR"/>
        </w:rPr>
        <w:t>O anúncio da paridade em 14 de outubro de 2016 não implica implementação instantânea. A data é estimada pelos dados, e o encerramento da política em maio de 2023 é examinado na robustez.</w:t>
      </w:r>
    </w:p>
    <w:p w14:paraId="63400C66" w14:textId="3C79FEFC" w:rsidR="00D64459" w:rsidRPr="00493E39" w:rsidRDefault="00D64459">
      <w:pPr>
        <w:ind w:firstLine="709"/>
        <w:jc w:val="both"/>
        <w:rPr>
          <w:lang w:val="pt-BR"/>
        </w:rPr>
      </w:pPr>
    </w:p>
    <w:p w14:paraId="2B289141" w14:textId="77777777" w:rsidR="00D64459" w:rsidRPr="00493E39" w:rsidRDefault="008B2120">
      <w:pPr>
        <w:keepNext/>
        <w:spacing w:before="200" w:after="40" w:line="240" w:lineRule="auto"/>
        <w:rPr>
          <w:sz w:val="20"/>
          <w:szCs w:val="20"/>
          <w:lang w:val="pt-BR"/>
        </w:rPr>
      </w:pPr>
      <w:r w:rsidRPr="00493E39">
        <w:rPr>
          <w:sz w:val="20"/>
          <w:szCs w:val="20"/>
          <w:lang w:val="pt-BR"/>
        </w:rPr>
        <w:t>Tabela 6 – Data de quebra estimada pelos dados</w:t>
      </w:r>
    </w:p>
    <w:tbl>
      <w:tblPr>
        <w:tblW w:w="0" w:type="auto"/>
        <w:jc w:val="center"/>
        <w:tblLook w:val="04A0" w:firstRow="1" w:lastRow="0" w:firstColumn="1" w:lastColumn="0" w:noHBand="0" w:noVBand="1"/>
      </w:tblPr>
      <w:tblGrid>
        <w:gridCol w:w="2093"/>
        <w:gridCol w:w="1167"/>
        <w:gridCol w:w="1280"/>
        <w:gridCol w:w="1156"/>
        <w:gridCol w:w="884"/>
        <w:gridCol w:w="2707"/>
      </w:tblGrid>
      <w:tr w:rsidR="00D64459" w:rsidRPr="00493E39" w14:paraId="58EBBF5A" w14:textId="77777777">
        <w:trPr>
          <w:cantSplit/>
          <w:tblHeader/>
          <w:jc w:val="center"/>
        </w:trPr>
        <w:tc>
          <w:tcPr>
            <w:tcW w:w="2400" w:type="dxa"/>
            <w:tcBorders>
              <w:top w:val="single" w:sz="12" w:space="0" w:color="000000"/>
              <w:left w:val="nil"/>
              <w:bottom w:val="single" w:sz="6" w:space="0" w:color="000000"/>
              <w:right w:val="nil"/>
            </w:tcBorders>
          </w:tcPr>
          <w:p w14:paraId="4E59292E" w14:textId="77777777" w:rsidR="00D64459" w:rsidRPr="00493E39" w:rsidRDefault="008B2120">
            <w:pPr>
              <w:spacing w:after="20" w:line="240" w:lineRule="auto"/>
              <w:rPr>
                <w:sz w:val="20"/>
                <w:szCs w:val="20"/>
              </w:rPr>
            </w:pPr>
            <w:r w:rsidRPr="00493E39">
              <w:rPr>
                <w:b/>
                <w:sz w:val="20"/>
                <w:szCs w:val="20"/>
              </w:rPr>
              <w:t>Conjunto de séries</w:t>
            </w:r>
          </w:p>
        </w:tc>
        <w:tc>
          <w:tcPr>
            <w:tcW w:w="1200" w:type="dxa"/>
            <w:tcBorders>
              <w:top w:val="single" w:sz="12" w:space="0" w:color="000000"/>
              <w:left w:val="nil"/>
              <w:bottom w:val="single" w:sz="6" w:space="0" w:color="000000"/>
              <w:right w:val="nil"/>
            </w:tcBorders>
          </w:tcPr>
          <w:p w14:paraId="4D8D96E3" w14:textId="77777777" w:rsidR="00D64459" w:rsidRPr="00493E39" w:rsidRDefault="008B2120">
            <w:pPr>
              <w:spacing w:after="20" w:line="240" w:lineRule="auto"/>
              <w:jc w:val="center"/>
              <w:rPr>
                <w:sz w:val="20"/>
                <w:szCs w:val="20"/>
              </w:rPr>
            </w:pPr>
            <w:r w:rsidRPr="00493E39">
              <w:rPr>
                <w:b/>
                <w:sz w:val="20"/>
                <w:szCs w:val="20"/>
              </w:rPr>
              <w:t>Data</w:t>
            </w:r>
          </w:p>
        </w:tc>
        <w:tc>
          <w:tcPr>
            <w:tcW w:w="1300" w:type="dxa"/>
            <w:tcBorders>
              <w:top w:val="single" w:sz="12" w:space="0" w:color="000000"/>
              <w:left w:val="nil"/>
              <w:bottom w:val="single" w:sz="6" w:space="0" w:color="000000"/>
              <w:right w:val="nil"/>
            </w:tcBorders>
          </w:tcPr>
          <w:p w14:paraId="4BE25FC0" w14:textId="77777777" w:rsidR="00D64459" w:rsidRPr="00493E39" w:rsidRDefault="008B2120">
            <w:pPr>
              <w:spacing w:after="20" w:line="240" w:lineRule="auto"/>
              <w:jc w:val="center"/>
              <w:rPr>
                <w:sz w:val="20"/>
                <w:szCs w:val="20"/>
              </w:rPr>
            </w:pPr>
            <w:r w:rsidRPr="00493E39">
              <w:rPr>
                <w:b/>
                <w:sz w:val="20"/>
                <w:szCs w:val="20"/>
              </w:rPr>
              <w:t>Estatística</w:t>
            </w:r>
          </w:p>
        </w:tc>
        <w:tc>
          <w:tcPr>
            <w:tcW w:w="1250" w:type="dxa"/>
            <w:tcBorders>
              <w:top w:val="single" w:sz="12" w:space="0" w:color="000000"/>
              <w:left w:val="nil"/>
              <w:bottom w:val="single" w:sz="6" w:space="0" w:color="000000"/>
              <w:right w:val="nil"/>
            </w:tcBorders>
          </w:tcPr>
          <w:p w14:paraId="4680280F" w14:textId="77777777" w:rsidR="00D64459" w:rsidRPr="00493E39" w:rsidRDefault="008B2120">
            <w:pPr>
              <w:spacing w:after="20" w:line="240" w:lineRule="auto"/>
              <w:jc w:val="center"/>
              <w:rPr>
                <w:sz w:val="20"/>
                <w:szCs w:val="20"/>
              </w:rPr>
            </w:pPr>
            <w:r w:rsidRPr="00493E39">
              <w:rPr>
                <w:b/>
                <w:sz w:val="20"/>
                <w:szCs w:val="20"/>
              </w:rPr>
              <w:t>Crítico 5%</w:t>
            </w:r>
          </w:p>
        </w:tc>
        <w:tc>
          <w:tcPr>
            <w:tcW w:w="900" w:type="dxa"/>
            <w:tcBorders>
              <w:top w:val="single" w:sz="12" w:space="0" w:color="000000"/>
              <w:left w:val="nil"/>
              <w:bottom w:val="single" w:sz="6" w:space="0" w:color="000000"/>
              <w:right w:val="nil"/>
            </w:tcBorders>
          </w:tcPr>
          <w:p w14:paraId="3D8DA316" w14:textId="77777777" w:rsidR="00D64459" w:rsidRPr="00493E39" w:rsidRDefault="008B2120">
            <w:pPr>
              <w:spacing w:after="20" w:line="240" w:lineRule="auto"/>
              <w:jc w:val="center"/>
              <w:rPr>
                <w:sz w:val="20"/>
                <w:szCs w:val="20"/>
              </w:rPr>
            </w:pPr>
            <w:r w:rsidRPr="00493E39">
              <w:rPr>
                <w:b/>
                <w:sz w:val="20"/>
                <w:szCs w:val="20"/>
              </w:rPr>
              <w:t>p</w:t>
            </w:r>
          </w:p>
        </w:tc>
        <w:tc>
          <w:tcPr>
            <w:tcW w:w="2000" w:type="dxa"/>
            <w:tcBorders>
              <w:top w:val="single" w:sz="12" w:space="0" w:color="000000"/>
              <w:left w:val="nil"/>
              <w:bottom w:val="single" w:sz="6" w:space="0" w:color="000000"/>
              <w:right w:val="nil"/>
            </w:tcBorders>
          </w:tcPr>
          <w:p w14:paraId="7DB66273" w14:textId="77777777" w:rsidR="00D64459" w:rsidRPr="00493E39" w:rsidRDefault="008B2120">
            <w:pPr>
              <w:spacing w:after="20" w:line="240" w:lineRule="auto"/>
              <w:jc w:val="center"/>
              <w:rPr>
                <w:sz w:val="20"/>
                <w:szCs w:val="20"/>
              </w:rPr>
            </w:pPr>
            <w:commentRangeStart w:id="220"/>
            <w:commentRangeStart w:id="221"/>
            <w:del w:id="1429" w:author="Claude" w:date="2026-10-14T23:15:06Z">
              <w:r w:rsidRPr="00493E39">
                <w:rPr>
                  <w:b/>
                  <w:sz w:val="20"/>
                  <w:szCs w:val="20"/>
                </w:rPr>
                <w:delText xml:space="preserve">Faixa compatível</w:delText>
              </w:r>
            </w:del>
            <w:ins w:id="1430" w:author="Claude" w:date="2026-10-14T23:15:06Z">
              <w:r w:rsidRPr="00493E39">
                <w:rPr>
                  <w:b/>
                  <w:sz w:val="20"/>
                  <w:szCs w:val="20"/>
                </w:rPr>
                <w:t xml:space="preserve">Datas que rejeitam a 5%</w:t>
              </w:r>
            </w:ins>
            <w:commentRangeEnd w:id="220"/>
            <w:r w:rsidRPr="00493E39">
              <w:rPr>
                <w:rStyle w:val="CommentReference"/>
                <w:sz w:val="20"/>
                <w:szCs w:val="20"/>
              </w:rPr>
              <w:commentReference w:id="220"/>
            </w:r>
            <w:commentRangeEnd w:id="221"/>
            <w:r w:rsidR="00962AB9" w:rsidRPr="00493E39">
              <w:rPr>
                <w:rStyle w:val="CommentReference"/>
                <w:sz w:val="20"/>
                <w:szCs w:val="20"/>
              </w:rPr>
              <w:commentReference w:id="221"/>
            </w:r>
          </w:p>
        </w:tc>
      </w:tr>
      <w:tr w:rsidR="00D64459" w:rsidRPr="00493E39" w14:paraId="67F4C527" w14:textId="77777777">
        <w:trPr>
          <w:cantSplit/>
          <w:jc w:val="center"/>
        </w:trPr>
        <w:tc>
          <w:tcPr>
            <w:tcW w:w="2400" w:type="dxa"/>
            <w:tcBorders>
              <w:top w:val="nil"/>
              <w:left w:val="nil"/>
              <w:bottom w:val="nil"/>
              <w:right w:val="nil"/>
            </w:tcBorders>
          </w:tcPr>
          <w:p w14:paraId="6718B6FC" w14:textId="77777777" w:rsidR="00D64459" w:rsidRPr="00493E39" w:rsidRDefault="008B2120">
            <w:pPr>
              <w:spacing w:line="240" w:lineRule="auto"/>
              <w:rPr>
                <w:sz w:val="20"/>
                <w:szCs w:val="20"/>
              </w:rPr>
            </w:pPr>
            <w:r w:rsidRPr="00493E39">
              <w:rPr>
                <w:sz w:val="20"/>
                <w:szCs w:val="20"/>
              </w:rPr>
              <w:t>Quatro principais</w:t>
            </w:r>
          </w:p>
        </w:tc>
        <w:tc>
          <w:tcPr>
            <w:tcW w:w="1200" w:type="dxa"/>
            <w:tcBorders>
              <w:top w:val="nil"/>
              <w:left w:val="nil"/>
              <w:bottom w:val="nil"/>
              <w:right w:val="nil"/>
            </w:tcBorders>
          </w:tcPr>
          <w:p w14:paraId="3A30D2D7" w14:textId="77777777" w:rsidR="00D64459" w:rsidRPr="00493E39" w:rsidRDefault="008B2120">
            <w:pPr>
              <w:spacing w:line="240" w:lineRule="auto"/>
              <w:jc w:val="center"/>
              <w:rPr>
                <w:sz w:val="20"/>
                <w:szCs w:val="20"/>
              </w:rPr>
            </w:pPr>
            <w:r w:rsidRPr="00493E39">
              <w:rPr>
                <w:sz w:val="20"/>
                <w:szCs w:val="20"/>
              </w:rPr>
              <w:t>mar/2017</w:t>
            </w:r>
          </w:p>
        </w:tc>
        <w:tc>
          <w:tcPr>
            <w:tcW w:w="1300" w:type="dxa"/>
            <w:tcBorders>
              <w:top w:val="nil"/>
              <w:left w:val="nil"/>
              <w:bottom w:val="nil"/>
              <w:right w:val="nil"/>
            </w:tcBorders>
          </w:tcPr>
          <w:p w14:paraId="7E154E27" w14:textId="77777777" w:rsidR="00D64459" w:rsidRPr="00493E39" w:rsidRDefault="008B2120">
            <w:pPr>
              <w:spacing w:line="240" w:lineRule="auto"/>
              <w:jc w:val="center"/>
              <w:rPr>
                <w:sz w:val="20"/>
                <w:szCs w:val="20"/>
              </w:rPr>
            </w:pPr>
            <w:r w:rsidRPr="00493E39">
              <w:rPr>
                <w:sz w:val="20"/>
                <w:szCs w:val="20"/>
              </w:rPr>
              <w:t>58,1</w:t>
            </w:r>
          </w:p>
        </w:tc>
        <w:tc>
          <w:tcPr>
            <w:tcW w:w="1250" w:type="dxa"/>
            <w:tcBorders>
              <w:top w:val="nil"/>
              <w:left w:val="nil"/>
              <w:bottom w:val="nil"/>
              <w:right w:val="nil"/>
            </w:tcBorders>
          </w:tcPr>
          <w:p w14:paraId="12643C63" w14:textId="77777777" w:rsidR="00D64459" w:rsidRPr="00493E39" w:rsidRDefault="008B2120">
            <w:pPr>
              <w:spacing w:line="240" w:lineRule="auto"/>
              <w:jc w:val="center"/>
              <w:rPr>
                <w:sz w:val="20"/>
                <w:szCs w:val="20"/>
              </w:rPr>
            </w:pPr>
            <w:r w:rsidRPr="00493E39">
              <w:rPr>
                <w:sz w:val="20"/>
                <w:szCs w:val="20"/>
              </w:rPr>
              <w:t>42,9</w:t>
            </w:r>
          </w:p>
        </w:tc>
        <w:tc>
          <w:tcPr>
            <w:tcW w:w="900" w:type="dxa"/>
            <w:tcBorders>
              <w:top w:val="nil"/>
              <w:left w:val="nil"/>
              <w:bottom w:val="nil"/>
              <w:right w:val="nil"/>
            </w:tcBorders>
          </w:tcPr>
          <w:p w14:paraId="2A6D4C27" w14:textId="77777777" w:rsidR="00D64459" w:rsidRPr="00493E39" w:rsidRDefault="008B2120">
            <w:pPr>
              <w:spacing w:line="240" w:lineRule="auto"/>
              <w:jc w:val="center"/>
              <w:rPr>
                <w:sz w:val="20"/>
                <w:szCs w:val="20"/>
              </w:rPr>
            </w:pPr>
            <w:r w:rsidRPr="00493E39">
              <w:rPr>
                <w:sz w:val="20"/>
                <w:szCs w:val="20"/>
              </w:rPr>
              <w:t>&lt;0,004</w:t>
            </w:r>
          </w:p>
        </w:tc>
        <w:tc>
          <w:tcPr>
            <w:tcW w:w="2000" w:type="dxa"/>
            <w:tcBorders>
              <w:top w:val="nil"/>
              <w:left w:val="nil"/>
              <w:bottom w:val="nil"/>
              <w:right w:val="nil"/>
            </w:tcBorders>
          </w:tcPr>
          <w:p w14:paraId="3E0F31C2" w14:textId="77777777" w:rsidR="00D64459" w:rsidRPr="00493E39" w:rsidRDefault="008B2120">
            <w:pPr>
              <w:spacing w:line="240" w:lineRule="auto"/>
              <w:jc w:val="center"/>
              <w:rPr>
                <w:sz w:val="20"/>
                <w:szCs w:val="20"/>
              </w:rPr>
            </w:pPr>
            <w:r w:rsidRPr="00493E39">
              <w:rPr>
                <w:sz w:val="20"/>
                <w:szCs w:val="20"/>
              </w:rPr>
              <w:t>abr/2016 a fev/2021</w:t>
            </w:r>
          </w:p>
        </w:tc>
      </w:tr>
      <w:tr w:rsidR="00D64459" w:rsidRPr="00493E39" w14:paraId="5B6019E6" w14:textId="77777777">
        <w:trPr>
          <w:cantSplit/>
          <w:jc w:val="center"/>
        </w:trPr>
        <w:tc>
          <w:tcPr>
            <w:tcW w:w="2400" w:type="dxa"/>
            <w:tcBorders>
              <w:top w:val="nil"/>
              <w:left w:val="nil"/>
              <w:bottom w:val="nil"/>
              <w:right w:val="nil"/>
            </w:tcBorders>
          </w:tcPr>
          <w:p w14:paraId="343C55AA" w14:textId="77777777" w:rsidR="00D64459" w:rsidRPr="00493E39" w:rsidRDefault="008B2120">
            <w:pPr>
              <w:spacing w:line="240" w:lineRule="auto"/>
              <w:rPr>
                <w:sz w:val="20"/>
                <w:szCs w:val="20"/>
              </w:rPr>
            </w:pPr>
            <w:r w:rsidRPr="00493E39">
              <w:rPr>
                <w:sz w:val="20"/>
                <w:szCs w:val="20"/>
              </w:rPr>
              <w:t>Cinco com refinaria</w:t>
            </w:r>
          </w:p>
        </w:tc>
        <w:tc>
          <w:tcPr>
            <w:tcW w:w="1200" w:type="dxa"/>
            <w:tcBorders>
              <w:top w:val="nil"/>
              <w:left w:val="nil"/>
              <w:bottom w:val="nil"/>
              <w:right w:val="nil"/>
            </w:tcBorders>
          </w:tcPr>
          <w:p w14:paraId="09AF3533" w14:textId="77777777" w:rsidR="00D64459" w:rsidRPr="00493E39" w:rsidRDefault="008B2120">
            <w:pPr>
              <w:spacing w:line="240" w:lineRule="auto"/>
              <w:jc w:val="center"/>
              <w:rPr>
                <w:sz w:val="20"/>
                <w:szCs w:val="20"/>
              </w:rPr>
            </w:pPr>
            <w:r w:rsidRPr="00493E39">
              <w:rPr>
                <w:sz w:val="20"/>
                <w:szCs w:val="20"/>
              </w:rPr>
              <w:t>mar/2017</w:t>
            </w:r>
          </w:p>
        </w:tc>
        <w:tc>
          <w:tcPr>
            <w:tcW w:w="1300" w:type="dxa"/>
            <w:tcBorders>
              <w:top w:val="nil"/>
              <w:left w:val="nil"/>
              <w:bottom w:val="nil"/>
              <w:right w:val="nil"/>
            </w:tcBorders>
          </w:tcPr>
          <w:p w14:paraId="2198A239" w14:textId="77777777" w:rsidR="00D64459" w:rsidRPr="00493E39" w:rsidRDefault="008B2120">
            <w:pPr>
              <w:spacing w:line="240" w:lineRule="auto"/>
              <w:jc w:val="center"/>
              <w:rPr>
                <w:sz w:val="20"/>
                <w:szCs w:val="20"/>
              </w:rPr>
            </w:pPr>
            <w:r w:rsidRPr="00493E39">
              <w:rPr>
                <w:sz w:val="20"/>
                <w:szCs w:val="20"/>
              </w:rPr>
              <w:t>95,8</w:t>
            </w:r>
          </w:p>
        </w:tc>
        <w:tc>
          <w:tcPr>
            <w:tcW w:w="1250" w:type="dxa"/>
            <w:tcBorders>
              <w:top w:val="nil"/>
              <w:left w:val="nil"/>
              <w:bottom w:val="nil"/>
              <w:right w:val="nil"/>
            </w:tcBorders>
          </w:tcPr>
          <w:p w14:paraId="77941D20" w14:textId="77777777" w:rsidR="00D64459" w:rsidRPr="00493E39" w:rsidRDefault="008B2120">
            <w:pPr>
              <w:spacing w:line="240" w:lineRule="auto"/>
              <w:jc w:val="center"/>
              <w:rPr>
                <w:sz w:val="20"/>
                <w:szCs w:val="20"/>
              </w:rPr>
            </w:pPr>
            <w:r w:rsidRPr="00493E39">
              <w:rPr>
                <w:sz w:val="20"/>
                <w:szCs w:val="20"/>
              </w:rPr>
              <w:t>53,6</w:t>
            </w:r>
          </w:p>
        </w:tc>
        <w:tc>
          <w:tcPr>
            <w:tcW w:w="900" w:type="dxa"/>
            <w:tcBorders>
              <w:top w:val="nil"/>
              <w:left w:val="nil"/>
              <w:bottom w:val="nil"/>
              <w:right w:val="nil"/>
            </w:tcBorders>
          </w:tcPr>
          <w:p w14:paraId="082E4C37" w14:textId="77777777" w:rsidR="00D64459" w:rsidRPr="00493E39" w:rsidRDefault="008B2120">
            <w:pPr>
              <w:spacing w:line="240" w:lineRule="auto"/>
              <w:jc w:val="center"/>
              <w:rPr>
                <w:sz w:val="20"/>
                <w:szCs w:val="20"/>
              </w:rPr>
            </w:pPr>
            <w:r w:rsidRPr="00493E39">
              <w:rPr>
                <w:sz w:val="20"/>
                <w:szCs w:val="20"/>
              </w:rPr>
              <w:t>&lt;0,004</w:t>
            </w:r>
          </w:p>
        </w:tc>
        <w:tc>
          <w:tcPr>
            <w:tcW w:w="2000" w:type="dxa"/>
            <w:tcBorders>
              <w:top w:val="nil"/>
              <w:left w:val="nil"/>
              <w:bottom w:val="nil"/>
              <w:right w:val="nil"/>
            </w:tcBorders>
          </w:tcPr>
          <w:p w14:paraId="732E898F" w14:textId="77777777" w:rsidR="00D64459" w:rsidRPr="00493E39" w:rsidRDefault="008B2120">
            <w:pPr>
              <w:spacing w:line="240" w:lineRule="auto"/>
              <w:jc w:val="center"/>
              <w:rPr>
                <w:sz w:val="20"/>
                <w:szCs w:val="20"/>
              </w:rPr>
            </w:pPr>
            <w:r w:rsidRPr="00493E39">
              <w:rPr>
                <w:sz w:val="20"/>
                <w:szCs w:val="20"/>
              </w:rPr>
              <w:t>jan/2016 a fev/2021</w:t>
            </w:r>
          </w:p>
        </w:tc>
      </w:tr>
      <w:tr w:rsidR="00D64459" w:rsidRPr="00493E39" w14:paraId="01A445D5" w14:textId="77777777">
        <w:trPr>
          <w:cantSplit/>
          <w:jc w:val="center"/>
        </w:trPr>
        <w:tc>
          <w:tcPr>
            <w:tcW w:w="2400" w:type="dxa"/>
            <w:tcBorders>
              <w:top w:val="nil"/>
              <w:left w:val="nil"/>
              <w:bottom w:val="single" w:sz="12" w:space="0" w:color="000000"/>
              <w:right w:val="nil"/>
            </w:tcBorders>
          </w:tcPr>
          <w:p w14:paraId="10CE7C93" w14:textId="77777777" w:rsidR="00D64459" w:rsidRPr="00493E39" w:rsidRDefault="008B2120">
            <w:pPr>
              <w:spacing w:line="240" w:lineRule="auto"/>
              <w:rPr>
                <w:sz w:val="20"/>
                <w:szCs w:val="20"/>
              </w:rPr>
            </w:pPr>
            <w:r w:rsidRPr="00493E39">
              <w:rPr>
                <w:sz w:val="20"/>
                <w:szCs w:val="20"/>
              </w:rPr>
              <w:t>Apenas refinaria</w:t>
            </w:r>
          </w:p>
        </w:tc>
        <w:tc>
          <w:tcPr>
            <w:tcW w:w="1200" w:type="dxa"/>
            <w:tcBorders>
              <w:top w:val="nil"/>
              <w:left w:val="nil"/>
              <w:bottom w:val="single" w:sz="12" w:space="0" w:color="000000"/>
              <w:right w:val="nil"/>
            </w:tcBorders>
          </w:tcPr>
          <w:p w14:paraId="5C8DDC15" w14:textId="77777777" w:rsidR="00D64459" w:rsidRPr="00493E39" w:rsidRDefault="008B2120">
            <w:pPr>
              <w:spacing w:line="240" w:lineRule="auto"/>
              <w:jc w:val="center"/>
              <w:rPr>
                <w:sz w:val="20"/>
                <w:szCs w:val="20"/>
              </w:rPr>
            </w:pPr>
            <w:r w:rsidRPr="00493E39">
              <w:rPr>
                <w:sz w:val="20"/>
                <w:szCs w:val="20"/>
              </w:rPr>
              <w:t>nov/2016</w:t>
            </w:r>
          </w:p>
        </w:tc>
        <w:tc>
          <w:tcPr>
            <w:tcW w:w="1300" w:type="dxa"/>
            <w:tcBorders>
              <w:top w:val="nil"/>
              <w:left w:val="nil"/>
              <w:bottom w:val="single" w:sz="12" w:space="0" w:color="000000"/>
              <w:right w:val="nil"/>
            </w:tcBorders>
          </w:tcPr>
          <w:p w14:paraId="4940F2D0" w14:textId="77777777" w:rsidR="00D64459" w:rsidRPr="00493E39" w:rsidRDefault="008B2120">
            <w:pPr>
              <w:spacing w:line="240" w:lineRule="auto"/>
              <w:jc w:val="center"/>
              <w:rPr>
                <w:sz w:val="20"/>
                <w:szCs w:val="20"/>
              </w:rPr>
            </w:pPr>
            <w:r w:rsidRPr="00493E39">
              <w:rPr>
                <w:sz w:val="20"/>
                <w:szCs w:val="20"/>
              </w:rPr>
              <w:t>38,6</w:t>
            </w:r>
          </w:p>
        </w:tc>
        <w:tc>
          <w:tcPr>
            <w:tcW w:w="1250" w:type="dxa"/>
            <w:tcBorders>
              <w:top w:val="nil"/>
              <w:left w:val="nil"/>
              <w:bottom w:val="single" w:sz="12" w:space="0" w:color="000000"/>
              <w:right w:val="nil"/>
            </w:tcBorders>
          </w:tcPr>
          <w:p w14:paraId="5BAFDF97" w14:textId="77777777" w:rsidR="00D64459" w:rsidRPr="00493E39" w:rsidRDefault="008B2120">
            <w:pPr>
              <w:spacing w:line="240" w:lineRule="auto"/>
              <w:jc w:val="center"/>
              <w:rPr>
                <w:sz w:val="20"/>
                <w:szCs w:val="20"/>
              </w:rPr>
            </w:pPr>
            <w:r w:rsidRPr="00493E39">
              <w:rPr>
                <w:sz w:val="20"/>
                <w:szCs w:val="20"/>
              </w:rPr>
              <w:t>14,9</w:t>
            </w:r>
          </w:p>
        </w:tc>
        <w:tc>
          <w:tcPr>
            <w:tcW w:w="900" w:type="dxa"/>
            <w:tcBorders>
              <w:top w:val="nil"/>
              <w:left w:val="nil"/>
              <w:bottom w:val="single" w:sz="12" w:space="0" w:color="000000"/>
              <w:right w:val="nil"/>
            </w:tcBorders>
          </w:tcPr>
          <w:p w14:paraId="05218F62" w14:textId="77777777" w:rsidR="00D64459" w:rsidRPr="00493E39" w:rsidRDefault="008B2120">
            <w:pPr>
              <w:spacing w:line="240" w:lineRule="auto"/>
              <w:jc w:val="center"/>
              <w:rPr>
                <w:sz w:val="20"/>
                <w:szCs w:val="20"/>
              </w:rPr>
            </w:pPr>
            <w:r w:rsidRPr="00493E39">
              <w:rPr>
                <w:sz w:val="20"/>
                <w:szCs w:val="20"/>
              </w:rPr>
              <w:t>&lt;0,004</w:t>
            </w:r>
          </w:p>
        </w:tc>
        <w:tc>
          <w:tcPr>
            <w:tcW w:w="2000" w:type="dxa"/>
            <w:tcBorders>
              <w:top w:val="nil"/>
              <w:left w:val="nil"/>
              <w:bottom w:val="single" w:sz="12" w:space="0" w:color="000000"/>
              <w:right w:val="nil"/>
            </w:tcBorders>
          </w:tcPr>
          <w:p w14:paraId="738648D0" w14:textId="77777777" w:rsidR="00D64459" w:rsidRPr="00493E39" w:rsidRDefault="008B2120">
            <w:pPr>
              <w:spacing w:line="240" w:lineRule="auto"/>
              <w:jc w:val="center"/>
              <w:rPr>
                <w:sz w:val="20"/>
                <w:szCs w:val="20"/>
              </w:rPr>
            </w:pPr>
            <w:r w:rsidRPr="00493E39">
              <w:rPr>
                <w:sz w:val="20"/>
                <w:szCs w:val="20"/>
              </w:rPr>
              <w:t>dez/2014 a fev/2019</w:t>
            </w:r>
          </w:p>
        </w:tc>
      </w:tr>
    </w:tbl>
    <w:p w14:paraId="1617B002" w14:textId="77777777" w:rsidR="00D64459" w:rsidRPr="00493E39" w:rsidRDefault="008B2120">
      <w:pPr>
        <w:spacing w:before="40" w:line="240" w:lineRule="auto"/>
        <w:jc w:val="both"/>
        <w:rPr>
          <w:sz w:val="20"/>
          <w:szCs w:val="20"/>
          <w:lang w:val="pt-BR"/>
        </w:rPr>
      </w:pPr>
      <w:commentRangeStart w:id="222"/>
      <w:commentRangeStart w:id="223"/>
      <w:r w:rsidRPr="00493E39">
        <w:rPr>
          <w:sz w:val="20"/>
          <w:szCs w:val="20"/>
          <w:lang w:val="pt-BR"/>
        </w:rPr>
        <w:t>Nota: valores críticos e p-valores por reamostragem em blocos, com 299 réplicas. Com esse número de réplicas o menor p-valor alcançável é 1/300, ou 0,003; a notação &lt; 0,004 indica que nenhuma réplica superou a estatística observada.</w:t>
      </w:r>
      <w:commentRangeEnd w:id="222"/>
      <w:r w:rsidRPr="00493E39">
        <w:rPr>
          <w:rStyle w:val="CommentReference"/>
          <w:sz w:val="20"/>
          <w:szCs w:val="20"/>
          <w:lang w:val="pt-BR"/>
        </w:rPr>
        <w:commentReference w:id="222"/>
      </w:r>
      <w:commentRangeEnd w:id="223"/>
      <w:r w:rsidR="00962AB9" w:rsidRPr="00493E39">
        <w:rPr>
          <w:rStyle w:val="CommentReference"/>
          <w:sz w:val="20"/>
          <w:szCs w:val="20"/>
          <w:lang w:val="pt-BR"/>
        </w:rPr>
        <w:commentReference w:id="223"/>
      </w:r>
    </w:p>
    <w:p w14:paraId="25C7F5FA" w14:textId="77777777" w:rsidR="00D64459" w:rsidRPr="00493E39" w:rsidRDefault="008B2120">
      <w:pPr>
        <w:spacing w:before="20" w:after="200" w:line="240" w:lineRule="auto"/>
        <w:jc w:val="both"/>
        <w:rPr>
          <w:sz w:val="20"/>
          <w:szCs w:val="20"/>
          <w:lang w:val="pt-BR"/>
        </w:rPr>
      </w:pPr>
      <w:r w:rsidRPr="00493E39">
        <w:rPr>
          <w:sz w:val="20"/>
          <w:szCs w:val="20"/>
          <w:lang w:val="pt-BR"/>
        </w:rPr>
        <w:t>Fonte: Elaboração própria.</w:t>
      </w:r>
    </w:p>
    <w:p w14:paraId="03342E1C" w14:textId="0EF594D0" w:rsidR="00D64459" w:rsidRPr="00493E39" w:rsidRDefault="008B2120">
      <w:pPr>
        <w:ind w:firstLine="709"/>
        <w:jc w:val="both"/>
        <w:rPr>
          <w:lang w:val="pt-BR"/>
        </w:rPr>
      </w:pPr>
      <w:commentRangeStart w:id="224"/>
      <w:commentRangeStart w:id="225"/>
      <w:r w:rsidRPr="00493E39">
        <w:rPr>
          <w:lang w:val="pt-BR"/>
        </w:rPr>
        <w:t>Os conjuntos de quatro séries e de cinco, incluindo a refinaria, maximizam a estatística em março de 2017. Outubro de 2016 também supera o crítico. A rejeição da ausência de quebra ocorre em janela ampla: abril de 2016 a fevereiro de 2021 no primeiro conjunto e janeiro de 2016 a fevereiro de 2021 no segundo. Essa faixa não estabelece precisão mensal nem é, por si só, intervalo de confiança da data.</w:t>
      </w:r>
      <w:commentRangeEnd w:id="224"/>
      <w:r w:rsidRPr="00493E39">
        <w:rPr>
          <w:rStyle w:val="CommentReference"/>
          <w:sz w:val="24"/>
          <w:szCs w:val="24"/>
          <w:lang w:val="pt-BR"/>
        </w:rPr>
        <w:commentReference w:id="224"/>
      </w:r>
      <w:commentRangeEnd w:id="225"/>
      <w:r w:rsidR="00962AB9" w:rsidRPr="00493E39">
        <w:rPr>
          <w:rStyle w:val="CommentReference"/>
          <w:sz w:val="24"/>
          <w:szCs w:val="24"/>
          <w:lang w:val="pt-BR"/>
        </w:rPr>
        <w:commentReference w:id="225"/>
      </w:r>
    </w:p>
    <w:p w14:paraId="03D99F6F" w14:textId="7E5A9C4B" w:rsidR="00D64459" w:rsidRPr="00493E39" w:rsidRDefault="008B2120">
      <w:pPr>
        <w:ind w:firstLine="709"/>
        <w:jc w:val="both"/>
        <w:rPr>
          <w:lang w:val="pt-BR"/>
        </w:rPr>
      </w:pPr>
      <w:r w:rsidRPr="00493E39">
        <w:rPr>
          <w:lang w:val="pt-BR"/>
        </w:rPr>
        <w:t>A ampliação do topo, no painel inferior da Figura 10, explicita quão pouco a escolha do mês importa: nos dois conjuntos, janeiro, fevereiro e março de 2017 diferem entre si em menos de 0,4% da estatística. O perfil apresenta um platô entre esses meses.</w:t>
      </w:r>
    </w:p>
    <w:p w14:paraId="7E3F7B90" w14:textId="77777777" w:rsidR="00D64459" w:rsidRPr="00493E39" w:rsidRDefault="008B2120">
      <w:pPr>
        <w:keepNext/>
        <w:spacing w:before="200" w:after="40" w:line="240" w:lineRule="auto"/>
        <w:jc w:val="center"/>
        <w:rPr>
          <w:sz w:val="20"/>
          <w:szCs w:val="20"/>
          <w:lang w:val="pt-BR"/>
        </w:rPr>
      </w:pPr>
      <w:r w:rsidRPr="00493E39">
        <w:rPr>
          <w:sz w:val="20"/>
          <w:szCs w:val="20"/>
          <w:lang w:val="pt-BR"/>
        </w:rPr>
        <w:lastRenderedPageBreak/>
        <w:t>Figura 10 – Perfil da estatística de quebra e ampliação do topo</w:t>
      </w:r>
    </w:p>
    <w:p w14:paraId="64743F8B" w14:textId="77777777" w:rsidR="00D64459" w:rsidRPr="00493E39" w:rsidRDefault="008B2120">
      <w:pPr>
        <w:keepNext/>
        <w:spacing w:after="40"/>
        <w:jc w:val="center"/>
      </w:pPr>
      <w:r w:rsidRPr="00493E39">
        <w:rPr>
          <w:noProof/>
        </w:rPr>
        <w:drawing>
          <wp:inline distT="0" distB="0" distL="0" distR="0" wp14:anchorId="4B57678F" wp14:editId="732CB2DC">
            <wp:extent cx="5580000" cy="3459600"/>
            <wp:effectExtent l="0" t="0" r="0" b="0"/>
            <wp:docPr id="1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lato_quebra.png"/>
                    <pic:cNvPicPr/>
                  </pic:nvPicPr>
                  <pic:blipFill>
                    <a:blip r:embed="rId20"/>
                    <a:stretch>
                      <a:fillRect/>
                    </a:stretch>
                  </pic:blipFill>
                  <pic:spPr>
                    <a:xfrm>
                      <a:off x="0" y="0"/>
                      <a:ext cx="5580000" cy="3459600"/>
                    </a:xfrm>
                    <a:prstGeom prst="rect">
                      <a:avLst/>
                    </a:prstGeom>
                  </pic:spPr>
                </pic:pic>
              </a:graphicData>
            </a:graphic>
          </wp:inline>
        </w:drawing>
      </w:r>
    </w:p>
    <w:p w14:paraId="5AB697A1" w14:textId="77777777" w:rsidR="00D64459" w:rsidRPr="00493E39" w:rsidRDefault="008B2120">
      <w:pPr>
        <w:spacing w:line="240" w:lineRule="auto"/>
        <w:jc w:val="both"/>
        <w:rPr>
          <w:sz w:val="20"/>
          <w:szCs w:val="20"/>
          <w:lang w:val="pt-BR"/>
        </w:rPr>
      </w:pPr>
      <w:r w:rsidRPr="00493E39">
        <w:rPr>
          <w:sz w:val="20"/>
          <w:szCs w:val="20"/>
          <w:lang w:val="pt-BR"/>
        </w:rPr>
        <w:t>Nota: nos painéis superiores, o perfil completo, com a linha pontilhada no valor crítico de 5% obtido por reamostragem e a faixa cinza indicando o trecho ampliado. Nos inferiores, a ampliação de 2016 a 2018, com os três maiores valores circulados e listados.</w:t>
      </w:r>
    </w:p>
    <w:p w14:paraId="29E3D70D" w14:textId="77777777" w:rsidR="00D64459" w:rsidRPr="00493E39" w:rsidRDefault="008B2120">
      <w:pPr>
        <w:spacing w:after="200" w:line="240" w:lineRule="auto"/>
        <w:jc w:val="center"/>
        <w:rPr>
          <w:sz w:val="20"/>
          <w:szCs w:val="20"/>
          <w:lang w:val="pt-BR"/>
        </w:rPr>
      </w:pPr>
      <w:r w:rsidRPr="00493E39">
        <w:rPr>
          <w:sz w:val="20"/>
          <w:szCs w:val="20"/>
          <w:lang w:val="pt-BR"/>
        </w:rPr>
        <w:t>Fonte: Elaboração própria.</w:t>
      </w:r>
    </w:p>
    <w:p w14:paraId="4EC62A73" w14:textId="0711B792" w:rsidR="00D64459" w:rsidRPr="00493E39" w:rsidRDefault="008B2120">
      <w:pPr>
        <w:ind w:firstLine="709"/>
        <w:jc w:val="both"/>
        <w:rPr>
          <w:lang w:val="pt-BR"/>
        </w:rPr>
      </w:pPr>
      <w:commentRangeStart w:id="226"/>
      <w:commentRangeStart w:id="227"/>
      <w:r w:rsidRPr="00493E39">
        <w:rPr>
          <w:lang w:val="pt-BR"/>
        </w:rPr>
        <w:t>Após refazer a seleção da data em cada réplica, os p-valores ajustados no impacto são 0,003 para gasolina ao consumidor e diesel, &lt; 0,004 para refinaria e 0,013 para Transportes. No IPCA Geral, desfecho central, o p-valor ajustado é 0,104 com o conjunto de quatro séries e 0,084 com o de cinco: corrigida a seleção da data, a diferença no impacto não é significativa a 5%. A restrição ao impacto é coerente com a concentração temporal das respostas.</w:t>
      </w:r>
      <w:commentRangeEnd w:id="226"/>
      <w:r w:rsidRPr="00493E39">
        <w:rPr>
          <w:rStyle w:val="CommentReference"/>
          <w:sz w:val="24"/>
          <w:szCs w:val="24"/>
          <w:lang w:val="pt-BR"/>
        </w:rPr>
        <w:commentReference w:id="226"/>
      </w:r>
      <w:commentRangeEnd w:id="227"/>
      <w:r w:rsidR="00962AB9" w:rsidRPr="00493E39">
        <w:rPr>
          <w:rStyle w:val="CommentReference"/>
          <w:sz w:val="24"/>
          <w:szCs w:val="24"/>
          <w:lang w:val="pt-BR"/>
        </w:rPr>
        <w:commentReference w:id="227"/>
      </w:r>
    </w:p>
    <w:p w14:paraId="23574AAF" w14:textId="53452767" w:rsidR="00D64459" w:rsidRPr="00493E39" w:rsidRDefault="008B2120">
      <w:pPr>
        <w:ind w:firstLine="709"/>
        <w:jc w:val="both"/>
        <w:rPr>
          <w:lang w:val="pt-BR"/>
        </w:rPr>
      </w:pPr>
      <w:r w:rsidRPr="00493E39">
        <w:rPr>
          <w:lang w:val="pt-BR"/>
        </w:rPr>
        <w:t>A mudança doméstica na frequência de reajustes é compatível com a interpretação institucional, mas não exclui mudança na composição dos choques. Os instrumentos externos testados são fracos (Apêndices G e K.1), e por isso essa possibilidade não pode ser afastada por estimação em dois estágios.</w:t>
      </w:r>
    </w:p>
    <w:p w14:paraId="66D8E467" w14:textId="1157D687" w:rsidR="00D64459" w:rsidRPr="00493E39" w:rsidRDefault="008B2120">
      <w:pPr>
        <w:ind w:firstLine="709"/>
        <w:jc w:val="both"/>
        <w:rPr>
          <w:lang w:val="pt-BR"/>
        </w:rPr>
      </w:pPr>
      <w:commentRangeStart w:id="228"/>
      <w:commentRangeStart w:id="229"/>
      <w:r w:rsidRPr="00493E39">
        <w:rPr>
          <w:lang w:val="pt-BR"/>
        </w:rPr>
        <w:t>A leitura do contraste depende da hipótese de vieses comparáveis da seção 3.4; não se presume que a evidência de quebra a demonstre.</w:t>
      </w:r>
      <w:commentRangeEnd w:id="228"/>
      <w:r w:rsidRPr="00493E39">
        <w:rPr>
          <w:rStyle w:val="CommentReference"/>
          <w:sz w:val="24"/>
          <w:szCs w:val="24"/>
          <w:lang w:val="pt-BR"/>
        </w:rPr>
        <w:commentReference w:id="228"/>
      </w:r>
      <w:commentRangeEnd w:id="229"/>
      <w:r w:rsidR="00962AB9" w:rsidRPr="00493E39">
        <w:rPr>
          <w:rStyle w:val="CommentReference"/>
          <w:sz w:val="24"/>
          <w:szCs w:val="24"/>
          <w:lang w:val="pt-BR"/>
        </w:rPr>
        <w:commentReference w:id="229"/>
      </w:r>
    </w:p>
    <w:p w14:paraId="29BF328A" w14:textId="77777777" w:rsidR="00D64459" w:rsidRPr="00493E39" w:rsidRDefault="008B2120">
      <w:pPr>
        <w:pStyle w:val="Heading2"/>
        <w:spacing w:before="280" w:after="160"/>
        <w:rPr>
          <w:lang w:val="pt-BR"/>
        </w:rPr>
      </w:pPr>
      <w:bookmarkStart w:id="230" w:name="_Toc239713575"/>
      <w:bookmarkStart w:id="231" w:name="_TocReviewed_386"/>
      <w:r w:rsidRPr="00493E39">
        <w:rPr>
          <w:lang w:val="pt-BR"/>
        </w:rPr>
        <w:t>4.7 Robustez</w:t>
      </w:r>
      <w:bookmarkEnd w:id="230"/>
      <w:bookmarkEnd w:id="231"/>
    </w:p>
    <w:p w14:paraId="270299EC" w14:textId="13EABE14" w:rsidR="00D64459" w:rsidRPr="00493E39" w:rsidRDefault="008B2120">
      <w:pPr>
        <w:ind w:firstLine="709"/>
        <w:jc w:val="both"/>
        <w:rPr>
          <w:lang w:val="pt-BR"/>
        </w:rPr>
      </w:pPr>
      <w:commentRangeStart w:id="232"/>
      <w:commentRangeStart w:id="233"/>
      <w:r w:rsidRPr="00493E39">
        <w:rPr>
          <w:lang w:val="pt-BR"/>
        </w:rPr>
        <w:t>As verificações abaixo tratam de placebo, pandemia, refinaria, corte institucional e contribuição anual. O Apêndice K examina instrumentos, defasagens, composição dos choques, assimetria, controles e dinâmica por regime.</w:t>
      </w:r>
      <w:commentRangeEnd w:id="232"/>
      <w:r w:rsidRPr="00493E39">
        <w:rPr>
          <w:rStyle w:val="CommentReference"/>
          <w:sz w:val="24"/>
          <w:szCs w:val="24"/>
          <w:lang w:val="pt-BR"/>
        </w:rPr>
        <w:commentReference w:id="232"/>
      </w:r>
      <w:commentRangeEnd w:id="233"/>
      <w:r w:rsidR="00962AB9" w:rsidRPr="00493E39">
        <w:rPr>
          <w:rStyle w:val="CommentReference"/>
          <w:sz w:val="24"/>
          <w:szCs w:val="24"/>
          <w:lang w:val="pt-BR"/>
        </w:rPr>
        <w:commentReference w:id="233"/>
      </w:r>
    </w:p>
    <w:p w14:paraId="29D7B8A5" w14:textId="77777777" w:rsidR="00D64459" w:rsidRPr="00493E39" w:rsidRDefault="008B2120">
      <w:pPr>
        <w:pStyle w:val="Heading3"/>
        <w:spacing w:before="280" w:after="160"/>
        <w:rPr>
          <w:lang w:val="pt-BR"/>
        </w:rPr>
      </w:pPr>
      <w:bookmarkStart w:id="234" w:name="_Toc239713576"/>
      <w:bookmarkStart w:id="235" w:name="_TocReviewed_388"/>
      <w:r w:rsidRPr="00493E39">
        <w:rPr>
          <w:lang w:val="pt-BR"/>
        </w:rPr>
        <w:lastRenderedPageBreak/>
        <w:t>4.7.1 Placebo em horizontes anteriores ao choque</w:t>
      </w:r>
      <w:bookmarkEnd w:id="234"/>
      <w:bookmarkEnd w:id="235"/>
    </w:p>
    <w:p w14:paraId="53D35779" w14:textId="7A7904B0" w:rsidR="00D64459" w:rsidRPr="00493E39" w:rsidRDefault="008B2120">
      <w:pPr>
        <w:ind w:firstLine="709"/>
        <w:jc w:val="both"/>
        <w:rPr>
          <w:lang w:val="pt-BR"/>
        </w:rPr>
      </w:pPr>
      <w:commentRangeStart w:id="236"/>
      <w:commentRangeStart w:id="237"/>
      <w:r w:rsidRPr="00493E39">
        <w:rPr>
          <w:lang w:val="pt-BR"/>
        </w:rPr>
        <w:t>Dezessete dos dezoito coeficientes nos três meses anteriores ao choque não são significativos a 10%. A refinaria em um mês apresenta 0,644 (p = 0,044), mas cai para 0,350 (p = 0,242) ao incluir o choque do mês da dependente, cuja autocorrelação com o choque em t é 0,29. O placebo é sensível aos controles.</w:t>
      </w:r>
      <w:commentRangeEnd w:id="236"/>
      <w:r w:rsidRPr="00493E39">
        <w:rPr>
          <w:rStyle w:val="CommentReference"/>
          <w:sz w:val="24"/>
          <w:szCs w:val="24"/>
          <w:lang w:val="pt-BR"/>
        </w:rPr>
        <w:commentReference w:id="236"/>
      </w:r>
      <w:commentRangeEnd w:id="237"/>
      <w:r w:rsidR="00962AB9" w:rsidRPr="00493E39">
        <w:rPr>
          <w:rStyle w:val="CommentReference"/>
          <w:sz w:val="24"/>
          <w:szCs w:val="24"/>
          <w:lang w:val="pt-BR"/>
        </w:rPr>
        <w:commentReference w:id="237"/>
      </w:r>
    </w:p>
    <w:p w14:paraId="6DCFAC5F" w14:textId="77777777" w:rsidR="00D64459" w:rsidRPr="00493E39" w:rsidRDefault="008B2120">
      <w:pPr>
        <w:pStyle w:val="Heading3"/>
        <w:spacing w:before="280" w:after="160"/>
        <w:rPr>
          <w:lang w:val="pt-BR"/>
        </w:rPr>
      </w:pPr>
      <w:bookmarkStart w:id="238" w:name="_Toc239713577"/>
      <w:bookmarkStart w:id="239" w:name="_TocReviewed_390"/>
      <w:r w:rsidRPr="00493E39">
        <w:rPr>
          <w:lang w:val="pt-BR"/>
        </w:rPr>
        <w:t>4.7.2 O fim da política de paridade e o tratamento da pandemia</w:t>
      </w:r>
      <w:bookmarkEnd w:id="238"/>
      <w:bookmarkEnd w:id="239"/>
    </w:p>
    <w:p w14:paraId="5314BC89" w14:textId="0FB5D6B1" w:rsidR="00D64459" w:rsidRPr="00493E39" w:rsidRDefault="008B2120">
      <w:pPr>
        <w:ind w:firstLine="709"/>
        <w:jc w:val="both"/>
        <w:rPr>
          <w:lang w:val="pt-BR"/>
        </w:rPr>
      </w:pPr>
      <w:commentRangeStart w:id="240"/>
      <w:commentRangeStart w:id="241"/>
      <w:r w:rsidRPr="00493E39">
        <w:rPr>
          <w:lang w:val="pt-BR"/>
        </w:rPr>
        <w:t>O regime posterior contém 74 meses sob a paridade e 29 após seu encerramento em maio de 2023. Ao truncar a amostra nessa data, a resposta de impacto do IPCA Geral aumenta de 0,176 para 0,214; a igualdade entre regimes é rejeitada em ambas.</w:t>
      </w:r>
      <w:commentRangeEnd w:id="240"/>
      <w:r w:rsidRPr="00493E39">
        <w:rPr>
          <w:rStyle w:val="CommentReference"/>
          <w:sz w:val="24"/>
          <w:szCs w:val="24"/>
          <w:lang w:val="pt-BR"/>
        </w:rPr>
        <w:commentReference w:id="240"/>
      </w:r>
      <w:commentRangeEnd w:id="241"/>
      <w:r w:rsidR="00962AB9" w:rsidRPr="00493E39">
        <w:rPr>
          <w:rStyle w:val="CommentReference"/>
          <w:sz w:val="24"/>
          <w:szCs w:val="24"/>
          <w:lang w:val="pt-BR"/>
        </w:rPr>
        <w:commentReference w:id="241"/>
      </w:r>
    </w:p>
    <w:p w14:paraId="5D91AFB4" w14:textId="096FA14C" w:rsidR="00D64459" w:rsidRPr="00493E39" w:rsidRDefault="008B2120">
      <w:pPr>
        <w:ind w:firstLine="709"/>
        <w:jc w:val="both"/>
        <w:rPr>
          <w:lang w:val="pt-BR"/>
        </w:rPr>
      </w:pPr>
      <w:commentRangeStart w:id="242"/>
      <w:commentRangeStart w:id="243"/>
      <w:r w:rsidRPr="00493E39">
        <w:rPr>
          <w:lang w:val="pt-BR"/>
        </w:rPr>
        <w:t>No impacto, as dez indicadoras de janela equivalem a uma por observação e à exclusão desses meses (SALKEVER, 1976). A equivalência não se estende automaticamente aos horizontes com janelas sobrepostas. Esse tratamento busca estimar parâmetros, finalidade discutida por Lenza e Primiceri (2020).</w:t>
      </w:r>
      <w:commentRangeEnd w:id="242"/>
      <w:r w:rsidRPr="00493E39">
        <w:rPr>
          <w:rStyle w:val="CommentReference"/>
          <w:sz w:val="24"/>
          <w:szCs w:val="24"/>
          <w:lang w:val="pt-BR"/>
        </w:rPr>
        <w:commentReference w:id="242"/>
      </w:r>
      <w:commentRangeEnd w:id="243"/>
      <w:r w:rsidR="00962AB9" w:rsidRPr="00493E39">
        <w:rPr>
          <w:rStyle w:val="CommentReference"/>
          <w:sz w:val="24"/>
          <w:szCs w:val="24"/>
          <w:lang w:val="pt-BR"/>
        </w:rPr>
        <w:commentReference w:id="243"/>
      </w:r>
    </w:p>
    <w:p w14:paraId="7D799D4B" w14:textId="4C942B01" w:rsidR="00D64459" w:rsidRPr="00493E39" w:rsidRDefault="008B2120">
      <w:pPr>
        <w:ind w:firstLine="709"/>
        <w:jc w:val="both"/>
        <w:rPr>
          <w:lang w:val="pt-BR"/>
        </w:rPr>
      </w:pPr>
      <w:commentRangeStart w:id="244"/>
      <w:commentRangeStart w:id="245"/>
      <w:r w:rsidRPr="00493E39">
        <w:rPr>
          <w:lang w:val="pt-BR"/>
        </w:rPr>
        <w:t>Substituir as indicadoras pelo índice de rigor de Hale et al. (2021) reduz os parâmetros de 43 para 34 e a resposta de impacto para 0,088. Março e abril de 2020 concentram os maiores choques negativos, neutralizados pelas indicadoras. A simetria do IPCA Geral não é rejeitada nos exercícios do Apêndice K.4, sem que isso prove igualdade das respostas a altas e quedas.</w:t>
      </w:r>
      <w:commentRangeEnd w:id="244"/>
      <w:r w:rsidRPr="00493E39">
        <w:rPr>
          <w:rStyle w:val="CommentReference"/>
          <w:sz w:val="24"/>
          <w:szCs w:val="24"/>
          <w:lang w:val="pt-BR"/>
        </w:rPr>
        <w:commentReference w:id="244"/>
      </w:r>
      <w:commentRangeEnd w:id="245"/>
      <w:r w:rsidR="00962AB9" w:rsidRPr="00493E39">
        <w:rPr>
          <w:rStyle w:val="CommentReference"/>
          <w:sz w:val="24"/>
          <w:szCs w:val="24"/>
          <w:lang w:val="pt-BR"/>
        </w:rPr>
        <w:commentReference w:id="245"/>
      </w:r>
    </w:p>
    <w:p w14:paraId="3D944553" w14:textId="6B42A86B" w:rsidR="00D64459" w:rsidRPr="00493E39" w:rsidRDefault="008B2120">
      <w:pPr>
        <w:ind w:firstLine="709"/>
        <w:jc w:val="both"/>
        <w:rPr>
          <w:lang w:val="pt-BR"/>
        </w:rPr>
      </w:pPr>
      <w:r w:rsidRPr="00493E39">
        <w:rPr>
          <w:lang w:val="pt-BR"/>
        </w:rPr>
        <w:t>A igualdade entre regimes é rejeitada nas duas construções (p = 0,001 e 0,016), mas a magnitude de impacto varia de 0,088 a 0,176. Essa faixa representa sensibilidade ao controle da pandemia.</w:t>
      </w:r>
    </w:p>
    <w:p w14:paraId="7C345D63" w14:textId="38646081" w:rsidR="00D64459" w:rsidRPr="00493E39" w:rsidRDefault="008B2120">
      <w:pPr>
        <w:ind w:firstLine="709"/>
        <w:jc w:val="both"/>
        <w:rPr>
          <w:lang w:val="pt-BR"/>
        </w:rPr>
      </w:pPr>
      <w:commentRangeStart w:id="246"/>
      <w:commentRangeStart w:id="247"/>
      <w:r w:rsidRPr="00493E39">
        <w:rPr>
          <w:lang w:val="pt-BR"/>
        </w:rPr>
        <w:t>Com o índice de rigor, a quebra das quatro séries desloca-se para fevereiro de 2021 (estatística 59,4; crítico 54,3), e somente outubro de 2020 a fevereiro de 2021 supera o crítico. Incluindo a refinaria, o máximo volta a novembro de 2016 (77,2; crítico 55,8). A datação é sensível ao conjunto de séries e ao tratamento da pandemia. O índice tem correlação parcial de −0,003 com o choque em 2020 e produz resposta próxima à estimação sem controle de pandemia.</w:t>
      </w:r>
      <w:commentRangeEnd w:id="246"/>
      <w:r w:rsidRPr="00493E39">
        <w:rPr>
          <w:rStyle w:val="CommentReference"/>
          <w:sz w:val="24"/>
          <w:szCs w:val="24"/>
          <w:lang w:val="pt-BR"/>
        </w:rPr>
        <w:commentReference w:id="246"/>
      </w:r>
      <w:commentRangeEnd w:id="247"/>
      <w:r w:rsidR="00962AB9" w:rsidRPr="00493E39">
        <w:rPr>
          <w:rStyle w:val="CommentReference"/>
          <w:sz w:val="24"/>
          <w:szCs w:val="24"/>
          <w:lang w:val="pt-BR"/>
        </w:rPr>
        <w:commentReference w:id="247"/>
      </w:r>
    </w:p>
    <w:p w14:paraId="7FEF8FCE" w14:textId="77777777" w:rsidR="00D64459" w:rsidRPr="00493E39" w:rsidRDefault="008B2120">
      <w:pPr>
        <w:pStyle w:val="Heading3"/>
        <w:spacing w:before="280" w:after="160"/>
        <w:rPr>
          <w:lang w:val="pt-BR"/>
        </w:rPr>
      </w:pPr>
      <w:bookmarkStart w:id="248" w:name="_Toc239713578"/>
      <w:bookmarkStart w:id="249" w:name="_TocReviewed_397"/>
      <w:r w:rsidRPr="00493E39">
        <w:rPr>
          <w:lang w:val="pt-BR"/>
        </w:rPr>
        <w:t>4.7.3 A gasolina na refinaria</w:t>
      </w:r>
      <w:bookmarkEnd w:id="248"/>
      <w:bookmarkEnd w:id="249"/>
    </w:p>
    <w:p w14:paraId="246CC0F5" w14:textId="3B0067BB" w:rsidR="00D64459" w:rsidRPr="00493E39" w:rsidRDefault="008B2120">
      <w:pPr>
        <w:ind w:firstLine="709"/>
        <w:jc w:val="both"/>
        <w:rPr>
          <w:lang w:val="pt-BR"/>
        </w:rPr>
      </w:pPr>
      <w:commentRangeStart w:id="250"/>
      <w:commentRangeStart w:id="251"/>
      <w:r w:rsidRPr="00493E39">
        <w:rPr>
          <w:lang w:val="pt-BR"/>
        </w:rPr>
        <w:t xml:space="preserve">Meses sem reajuste na refinaria caem de 16,6% para zero e a variação mediana aumenta de 0,172% para 4,265%. A Tabela 7 não rejeita ausência de </w:t>
      </w:r>
      <w:r w:rsidRPr="00493E39">
        <w:rPr>
          <w:lang w:val="pt-BR"/>
        </w:rPr>
        <w:lastRenderedPageBreak/>
        <w:t>autocorrelação nas três amostras (p entre 0,112 e 0,889). Estimado separadamente, o coeficiente do choque passa de 0,431 (p = 0,039) para 4,575 (p &lt; 0,001), mostrando resposta anterior pequena e posterior mais de dez vezes maior.</w:t>
      </w:r>
      <w:commentRangeEnd w:id="250"/>
      <w:r w:rsidRPr="00493E39">
        <w:rPr>
          <w:rStyle w:val="CommentReference"/>
          <w:sz w:val="24"/>
          <w:szCs w:val="24"/>
          <w:lang w:val="pt-BR"/>
        </w:rPr>
        <w:commentReference w:id="250"/>
      </w:r>
      <w:commentRangeEnd w:id="251"/>
      <w:r w:rsidR="00962AB9" w:rsidRPr="00493E39">
        <w:rPr>
          <w:rStyle w:val="CommentReference"/>
          <w:sz w:val="24"/>
          <w:szCs w:val="24"/>
          <w:lang w:val="pt-BR"/>
        </w:rPr>
        <w:commentReference w:id="251"/>
      </w:r>
    </w:p>
    <w:p w14:paraId="7B3338DD" w14:textId="77777777" w:rsidR="00D64459" w:rsidRPr="00493E39" w:rsidRDefault="008B2120">
      <w:pPr>
        <w:pStyle w:val="Heading3"/>
        <w:spacing w:before="280" w:after="160"/>
        <w:rPr>
          <w:lang w:val="pt-BR"/>
        </w:rPr>
      </w:pPr>
      <w:bookmarkStart w:id="252" w:name="_Toc239713579"/>
      <w:bookmarkStart w:id="253" w:name="_TocReviewed_399"/>
      <w:r w:rsidRPr="00493E39">
        <w:rPr>
          <w:lang w:val="pt-BR"/>
        </w:rPr>
        <w:t>4.7.4 A data do anúncio da política como corte alternativo</w:t>
      </w:r>
      <w:bookmarkEnd w:id="252"/>
      <w:bookmarkEnd w:id="253"/>
    </w:p>
    <w:p w14:paraId="77196986" w14:textId="19984EF9" w:rsidR="00D64459" w:rsidRPr="00493E39" w:rsidRDefault="008B2120">
      <w:pPr>
        <w:ind w:firstLine="709"/>
        <w:jc w:val="both"/>
        <w:rPr>
          <w:lang w:val="pt-BR"/>
        </w:rPr>
      </w:pPr>
      <w:commentRangeStart w:id="254"/>
      <w:commentRangeStart w:id="255"/>
      <w:r w:rsidRPr="00493E39">
        <w:rPr>
          <w:lang w:val="pt-BR"/>
        </w:rPr>
        <w:t>O corte no anúncio de outubro de 2016 dispensa a busca pela estatística máxima e reduz esse problema específico de seleção.</w:t>
      </w:r>
      <w:commentRangeEnd w:id="254"/>
      <w:r w:rsidRPr="00493E39">
        <w:rPr>
          <w:rStyle w:val="CommentReference"/>
          <w:sz w:val="24"/>
          <w:szCs w:val="24"/>
          <w:lang w:val="pt-BR"/>
        </w:rPr>
        <w:commentReference w:id="254"/>
      </w:r>
      <w:commentRangeEnd w:id="255"/>
      <w:r w:rsidR="00962AB9" w:rsidRPr="00493E39">
        <w:rPr>
          <w:rStyle w:val="CommentReference"/>
          <w:sz w:val="24"/>
          <w:szCs w:val="24"/>
          <w:lang w:val="pt-BR"/>
        </w:rPr>
        <w:commentReference w:id="255"/>
      </w:r>
    </w:p>
    <w:p w14:paraId="24F2219B" w14:textId="24BC9A37" w:rsidR="00D64459" w:rsidRPr="00493E39" w:rsidRDefault="008B2120">
      <w:pPr>
        <w:ind w:firstLine="709"/>
        <w:jc w:val="both"/>
        <w:rPr>
          <w:lang w:val="pt-BR"/>
        </w:rPr>
      </w:pPr>
      <w:r w:rsidRPr="00493E39">
        <w:rPr>
          <w:lang w:val="pt-BR"/>
        </w:rPr>
        <w:t>As respostas de impacto com esse corte são 0,155 no IPCA Geral, 0,637 em Transportes, 1,952 na gasolina ao consumidor e 2,184 no diesel, próximas de 0,176, 0,675, 2,031 e 2,308 no corte estimado. Os dezoito coeficientes posteriores nos horizontes curtos permanecem significativos e os anteriores não; a igualdade é rejeitada em treze das dezoito células a 5%, contra quatorze no corte estimado.</w:t>
      </w:r>
    </w:p>
    <w:p w14:paraId="78000EBF" w14:textId="7274ECD2" w:rsidR="00D64459" w:rsidRPr="00493E39" w:rsidRDefault="008B2120">
      <w:pPr>
        <w:ind w:firstLine="709"/>
        <w:jc w:val="both"/>
        <w:rPr>
          <w:lang w:val="pt-BR"/>
        </w:rPr>
      </w:pPr>
      <w:r w:rsidRPr="00493E39">
        <w:rPr>
          <w:lang w:val="pt-BR"/>
        </w:rPr>
        <w:t>O contraste persiste sob o corte institucional. A Figura 11 compara o impacto; o Apêndice F apresenta os demais horizontes.</w:t>
      </w:r>
    </w:p>
    <w:p w14:paraId="3542B49E" w14:textId="77777777" w:rsidR="00D64459" w:rsidRPr="00493E39" w:rsidRDefault="008B2120">
      <w:pPr>
        <w:pStyle w:val="Heading3"/>
        <w:spacing w:before="280" w:after="160"/>
        <w:rPr>
          <w:lang w:val="pt-BR"/>
        </w:rPr>
      </w:pPr>
      <w:bookmarkStart w:id="256" w:name="_Toc239713580"/>
      <w:bookmarkStart w:id="257" w:name="_TocReviewed_403"/>
      <w:r w:rsidRPr="00493E39">
        <w:rPr>
          <w:lang w:val="pt-BR"/>
        </w:rPr>
        <w:t>4.7.5 Um exercício contrafactual e a desagregação do índice</w:t>
      </w:r>
      <w:bookmarkEnd w:id="256"/>
      <w:bookmarkEnd w:id="257"/>
    </w:p>
    <w:p w14:paraId="5B17D55B" w14:textId="4C8C0650" w:rsidR="00D64459" w:rsidRPr="00493E39" w:rsidRDefault="008B2120">
      <w:pPr>
        <w:ind w:firstLine="709"/>
        <w:jc w:val="both"/>
        <w:rPr>
          <w:lang w:val="pt-BR"/>
        </w:rPr>
      </w:pPr>
      <w:commentRangeStart w:id="258"/>
      <w:commentRangeStart w:id="259"/>
      <w:r w:rsidRPr="00493E39">
        <w:rPr>
          <w:lang w:val="pt-BR"/>
        </w:rPr>
        <w:t>Acumulam-se, por ano civil, as contribuições dos choques de 2020 a 2022 sob os coeficientes não acumulados de cada regime. Em 2021, elas são 1,86 e 0,14 ponto, diferença de 1,72 (18% da variação logarítmica do IPCA). Em 2022, são 0,94 e −0,22, diferença de 1,15 (21%). Os intervalos de 90% para as diferenças são [0,15; 3,42] em 2021 (p = 0,073) e [−0,50; 2,88] em 2022 (p = 0,246), recomendando leitura de ordem de grandeza.</w:t>
      </w:r>
      <w:commentRangeEnd w:id="258"/>
      <w:r w:rsidRPr="00493E39">
        <w:rPr>
          <w:rStyle w:val="CommentReference"/>
          <w:sz w:val="24"/>
          <w:szCs w:val="24"/>
          <w:lang w:val="pt-BR"/>
        </w:rPr>
        <w:commentReference w:id="258"/>
      </w:r>
      <w:commentRangeEnd w:id="259"/>
      <w:r w:rsidR="00962AB9" w:rsidRPr="00493E39">
        <w:rPr>
          <w:rStyle w:val="CommentReference"/>
          <w:sz w:val="24"/>
          <w:szCs w:val="24"/>
          <w:lang w:val="pt-BR"/>
        </w:rPr>
        <w:commentReference w:id="259"/>
      </w:r>
    </w:p>
    <w:p w14:paraId="3C60FA98" w14:textId="63611800" w:rsidR="00D64459" w:rsidRPr="00493E39" w:rsidRDefault="008B2120">
      <w:pPr>
        <w:tabs>
          <w:tab w:val="center" w:pos="4703"/>
          <w:tab w:val="right" w:pos="9405"/>
        </w:tabs>
        <w:spacing w:before="160" w:after="160" w:line="288" w:lineRule="auto"/>
        <w:rPr>
          <w:lang w:val="pt-BR"/>
        </w:rPr>
      </w:pPr>
      <w:r w:rsidRPr="00493E39">
        <w:rPr>
          <w:lang w:val="pt-BR"/>
        </w:rPr>
        <w:tab/>
      </w:r>
      <m:oMath>
        <m:sSub>
          <m:sSubPr>
            <m:ctrlPr>
              <w:rPr>
                <w:rFonts w:ascii="Cambria Math" w:hAnsi="Cambria Math"/>
              </w:rPr>
            </m:ctrlPr>
          </m:sSubPr>
          <m:e>
            <m:r>
              <w:rPr>
                <w:rFonts w:ascii="Cambria Math" w:hAnsi="Cambria Math"/>
              </w:rPr>
              <m:t>c</m:t>
            </m:r>
          </m:e>
          <m:sub>
            <m:r>
              <w:rPr>
                <w:rFonts w:ascii="Cambria Math" w:hAnsi="Cambria Math"/>
              </w:rPr>
              <m:t>r</m:t>
            </m:r>
          </m:sub>
        </m:sSub>
        <m:d>
          <m:dPr>
            <m:ctrlPr>
              <w:rPr>
                <w:rFonts w:ascii="Cambria Math" w:hAnsi="Cambria Math"/>
              </w:rPr>
            </m:ctrlPr>
          </m:dPr>
          <m:e>
            <m:r>
              <w:rPr>
                <w:rFonts w:ascii="Cambria Math" w:hAnsi="Cambria Math"/>
              </w:rPr>
              <m:t>s</m:t>
            </m:r>
          </m:e>
        </m:d>
        <m:r>
          <w:rPr>
            <w:rFonts w:ascii="Cambria Math" w:hAnsi="Cambria Math"/>
            <w:lang w:val="pt-BR"/>
          </w:rPr>
          <m:t>=</m:t>
        </m:r>
        <m:nary>
          <m:naryPr>
            <m:chr m:val="∑"/>
            <m:limLoc m:val="undOvr"/>
            <m:ctrlPr>
              <w:rPr>
                <w:rFonts w:ascii="Cambria Math" w:hAnsi="Cambria Math"/>
              </w:rPr>
            </m:ctrlPr>
          </m:naryPr>
          <m:sub>
            <m:r>
              <w:rPr>
                <w:rFonts w:ascii="Cambria Math" w:hAnsi="Cambria Math"/>
                <w:lang w:val="pt-BR"/>
              </w:rPr>
              <m:t>h=0</m:t>
            </m:r>
          </m:sub>
          <m:sup>
            <m:r>
              <w:rPr>
                <w:rFonts w:ascii="Cambria Math" w:hAnsi="Cambria Math"/>
              </w:rPr>
              <m:t>H</m:t>
            </m:r>
          </m:sup>
          <m:e>
            <m:sSub>
              <m:sSubPr>
                <m:ctrlPr>
                  <w:rPr>
                    <w:rFonts w:ascii="Cambria Math" w:hAnsi="Cambria Math"/>
                  </w:rPr>
                </m:ctrlPr>
              </m:sSubPr>
              <m:e>
                <m:r>
                  <w:rPr>
                    <w:rFonts w:ascii="Cambria Math" w:hAnsi="Cambria Math"/>
                  </w:rPr>
                  <m:t>b</m:t>
                </m:r>
              </m:e>
              <m:sub>
                <m:r>
                  <w:rPr>
                    <w:rFonts w:ascii="Cambria Math" w:hAnsi="Cambria Math"/>
                  </w:rPr>
                  <m:t>r</m:t>
                </m:r>
              </m:sub>
            </m:sSub>
            <m:d>
              <m:dPr>
                <m:ctrlPr>
                  <w:rPr>
                    <w:rFonts w:ascii="Cambria Math" w:hAnsi="Cambria Math"/>
                  </w:rPr>
                </m:ctrlPr>
              </m:dPr>
              <m:e>
                <m:r>
                  <w:rPr>
                    <w:rFonts w:ascii="Cambria Math" w:hAnsi="Cambria Math"/>
                    <w:lang w:val="pt-BR"/>
                  </w:rPr>
                  <m:t>h</m:t>
                </m:r>
              </m:e>
            </m:d>
            <m:r>
              <w:rPr>
                <w:rFonts w:ascii="Cambria Math" w:hAnsi="Cambria Math"/>
                <w:lang w:val="pt-BR"/>
              </w:rPr>
              <m:t>·</m:t>
            </m:r>
            <m:r>
              <m:rPr>
                <m:nor/>
              </m:rPr>
              <w:rPr>
                <w:rFonts w:ascii="Cambria Math" w:hAnsi="Cambria Math"/>
                <w:lang w:val="pt-BR"/>
              </w:rPr>
              <m:t>choque</m:t>
            </m:r>
            <m:d>
              <m:dPr>
                <m:ctrlPr>
                  <w:rPr>
                    <w:rFonts w:ascii="Cambria Math" w:hAnsi="Cambria Math"/>
                  </w:rPr>
                </m:ctrlPr>
              </m:dPr>
              <m:e>
                <m:r>
                  <w:rPr>
                    <w:rFonts w:ascii="Cambria Math" w:hAnsi="Cambria Math"/>
                  </w:rPr>
                  <m:t>s</m:t>
                </m:r>
                <m:r>
                  <w:rPr>
                    <w:rFonts w:ascii="Cambria Math" w:hAnsi="Cambria Math"/>
                    <w:lang w:val="pt-BR"/>
                  </w:rPr>
                  <m:t>-h</m:t>
                </m:r>
              </m:e>
            </m:d>
          </m:e>
        </m:nary>
        <m:r>
          <w:rPr>
            <w:rFonts w:ascii="Cambria Math" w:hAnsi="Cambria Math"/>
            <w:lang w:val="pt-BR"/>
          </w:rPr>
          <m:t>,</m:t>
        </m:r>
        <m:r>
          <m:rPr>
            <m:nor/>
          </m:rPr>
          <w:rPr>
            <w:rFonts w:ascii="Cambria Math" w:hAnsi="Cambria Math"/>
            <w:lang w:val="pt-BR"/>
          </w:rPr>
          <m:t xml:space="preserve">  com  </m:t>
        </m:r>
        <m:r>
          <w:rPr>
            <w:rFonts w:ascii="Cambria Math" w:hAnsi="Cambria Math"/>
          </w:rPr>
          <m:t>s</m:t>
        </m:r>
        <m:r>
          <w:rPr>
            <w:rFonts w:ascii="Cambria Math" w:hAnsi="Cambria Math"/>
            <w:lang w:val="pt-BR"/>
          </w:rPr>
          <m:t>-h≥</m:t>
        </m:r>
        <m:sSub>
          <m:sSubPr>
            <m:ctrlPr>
              <w:rPr>
                <w:rFonts w:ascii="Cambria Math" w:hAnsi="Cambria Math"/>
              </w:rPr>
            </m:ctrlPr>
          </m:sSubPr>
          <m:e>
            <m:r>
              <w:rPr>
                <w:rFonts w:ascii="Cambria Math" w:hAnsi="Cambria Math"/>
              </w:rPr>
              <m:t>T</m:t>
            </m:r>
          </m:e>
          <m:sub>
            <m:r>
              <w:rPr>
                <w:rFonts w:ascii="Cambria Math" w:hAnsi="Cambria Math"/>
                <w:lang w:val="pt-BR"/>
              </w:rPr>
              <m:t>0</m:t>
            </m:r>
          </m:sub>
        </m:sSub>
      </m:oMath>
      <w:r>
        <w:rPr>
          <w:lang w:val="pt-BR"/>
        </w:rPr>
        <w:tab/>
        <w:t>(13)</w:t>
      </w:r>
      <w:r>
        <w:rPr>
          <w:lang w:val="pt-BR"/>
        </w:rPr>
        <w:br/>
      </w:r>
      <w:r>
        <w:rPr>
          <w:lang w:val="pt-BR"/>
        </w:rPr>
        <w:tab/>
      </w:r>
      <m:oMath>
        <m:sSub>
          <m:sSubPr>
            <m:ctrlPr>
              <w:rPr>
                <w:rFonts w:ascii="Cambria Math" w:hAnsi="Cambria Math"/>
              </w:rPr>
            </m:ctrlPr>
          </m:sSubPr>
          <m:e>
            <m:r>
              <w:rPr>
                <w:rFonts w:ascii="Cambria Math" w:hAnsi="Cambria Math"/>
              </w:rPr>
              <m:t>C</m:t>
            </m:r>
          </m:e>
          <m:sub>
            <m:r>
              <w:rPr>
                <w:rFonts w:ascii="Cambria Math" w:hAnsi="Cambria Math"/>
              </w:rPr>
              <m:t>r</m:t>
            </m:r>
          </m:sub>
        </m:sSub>
        <m:r>
          <w:rPr>
            <w:rFonts w:ascii="Cambria Math" w:hAnsi="Cambria Math"/>
            <w:lang w:val="pt-BR"/>
          </w:rPr>
          <m:t>=</m:t>
        </m:r>
        <m:nary>
          <m:naryPr>
            <m:chr m:val="∑"/>
            <m:limLoc m:val="undOvr"/>
            <m:ctrlPr>
              <w:rPr>
                <w:rFonts w:ascii="Cambria Math" w:hAnsi="Cambria Math"/>
              </w:rPr>
            </m:ctrlPr>
          </m:naryPr>
          <m:sub>
            <m:r>
              <w:rPr>
                <w:rFonts w:ascii="Cambria Math" w:hAnsi="Cambria Math"/>
              </w:rPr>
              <m:t>s</m:t>
            </m:r>
            <m:r>
              <w:rPr>
                <w:rFonts w:ascii="Cambria Math" w:hAnsi="Cambria Math"/>
                <w:lang w:val="pt-BR"/>
              </w:rPr>
              <m:t>=</m:t>
            </m:r>
            <m:sSub>
              <m:sSubPr>
                <m:ctrlPr>
                  <w:rPr>
                    <w:rFonts w:ascii="Cambria Math" w:hAnsi="Cambria Math"/>
                  </w:rPr>
                </m:ctrlPr>
              </m:sSubPr>
              <m:e>
                <m:r>
                  <w:rPr>
                    <w:rFonts w:ascii="Cambria Math" w:hAnsi="Cambria Math"/>
                  </w:rPr>
                  <m:t>T</m:t>
                </m:r>
              </m:e>
              <m:sub>
                <m:r>
                  <w:rPr>
                    <w:rFonts w:ascii="Cambria Math" w:hAnsi="Cambria Math"/>
                    <w:lang w:val="pt-BR"/>
                  </w:rPr>
                  <m:t>0</m:t>
                </m:r>
              </m:sub>
            </m:sSub>
          </m:sub>
          <m:sup>
            <m:sSub>
              <m:sSubPr>
                <m:ctrlPr>
                  <w:rPr>
                    <w:rFonts w:ascii="Cambria Math" w:hAnsi="Cambria Math"/>
                  </w:rPr>
                </m:ctrlPr>
              </m:sSubPr>
              <m:e>
                <m:r>
                  <w:rPr>
                    <w:rFonts w:ascii="Cambria Math" w:hAnsi="Cambria Math"/>
                  </w:rPr>
                  <m:t>T</m:t>
                </m:r>
              </m:e>
              <m:sub>
                <m:r>
                  <w:rPr>
                    <w:rFonts w:ascii="Cambria Math" w:hAnsi="Cambria Math"/>
                    <w:lang w:val="pt-BR"/>
                  </w:rPr>
                  <m:t>1</m:t>
                </m:r>
              </m:sub>
            </m:sSub>
          </m:sup>
          <m:e>
            <m:sSub>
              <m:sSubPr>
                <m:ctrlPr>
                  <w:rPr>
                    <w:rFonts w:ascii="Cambria Math" w:hAnsi="Cambria Math"/>
                  </w:rPr>
                </m:ctrlPr>
              </m:sSubPr>
              <m:e>
                <m:r>
                  <w:rPr>
                    <w:rFonts w:ascii="Cambria Math" w:hAnsi="Cambria Math"/>
                  </w:rPr>
                  <m:t>c</m:t>
                </m:r>
              </m:e>
              <m:sub>
                <m:r>
                  <w:rPr>
                    <w:rFonts w:ascii="Cambria Math" w:hAnsi="Cambria Math"/>
                  </w:rPr>
                  <m:t>r</m:t>
                </m:r>
              </m:sub>
            </m:sSub>
            <m:d>
              <m:dPr>
                <m:ctrlPr>
                  <w:rPr>
                    <w:rFonts w:ascii="Cambria Math" w:hAnsi="Cambria Math"/>
                  </w:rPr>
                </m:ctrlPr>
              </m:dPr>
              <m:e>
                <m:r>
                  <w:rPr>
                    <w:rFonts w:ascii="Cambria Math" w:hAnsi="Cambria Math"/>
                  </w:rPr>
                  <m:t>s</m:t>
                </m:r>
              </m:e>
            </m:d>
          </m:e>
        </m:nary>
        <m:r>
          <w:rPr>
            <w:rFonts w:ascii="Cambria Math" w:hAnsi="Cambria Math"/>
            <w:lang w:val="pt-BR"/>
          </w:rPr>
          <m:t>,</m:t>
        </m:r>
        <m:r>
          <m:rPr>
            <m:nor/>
          </m:rPr>
          <w:rPr>
            <w:rFonts w:ascii="Cambria Math" w:hAnsi="Cambria Math"/>
            <w:lang w:val="pt-BR"/>
          </w:rPr>
          <m:t xml:space="preserve">    </m:t>
        </m:r>
        <m:r>
          <m:rPr>
            <m:sty m:val="p"/>
          </m:rPr>
          <w:rPr>
            <w:rFonts w:ascii="Cambria Math" w:hAnsi="Cambria Math"/>
          </w:rPr>
          <m:t>Δ</m:t>
        </m:r>
        <m:r>
          <w:rPr>
            <w:rFonts w:ascii="Cambria Math" w:hAnsi="Cambria Math"/>
            <w:lang w:val="pt-BR"/>
          </w:rPr>
          <m:t>=</m:t>
        </m:r>
        <m:sSub>
          <m:sSubPr>
            <m:ctrlPr>
              <w:rPr>
                <w:rFonts w:ascii="Cambria Math" w:hAnsi="Cambria Math"/>
              </w:rPr>
            </m:ctrlPr>
          </m:sSubPr>
          <m:e>
            <m:r>
              <w:rPr>
                <w:rFonts w:ascii="Cambria Math" w:hAnsi="Cambria Math"/>
              </w:rPr>
              <m:t>C</m:t>
            </m:r>
          </m:e>
          <m:sub>
            <m:r>
              <m:rPr>
                <m:sty m:val="p"/>
              </m:rPr>
              <w:rPr>
                <w:rFonts w:ascii="Cambria Math" w:hAnsi="Cambria Math"/>
                <w:lang w:val="pt-BR"/>
              </w:rPr>
              <m:t>pós</m:t>
            </m:r>
          </m:sub>
        </m:sSub>
        <m:r>
          <w:rPr>
            <w:rFonts w:ascii="Cambria Math" w:hAnsi="Cambria Math"/>
            <w:lang w:val="pt-BR"/>
          </w:rPr>
          <m:t>-</m:t>
        </m:r>
        <m:sSub>
          <m:sSubPr>
            <m:ctrlPr>
              <w:rPr>
                <w:rFonts w:ascii="Cambria Math" w:hAnsi="Cambria Math"/>
              </w:rPr>
            </m:ctrlPr>
          </m:sSubPr>
          <m:e>
            <m:r>
              <w:rPr>
                <w:rFonts w:ascii="Cambria Math" w:hAnsi="Cambria Math"/>
              </w:rPr>
              <m:t>C</m:t>
            </m:r>
          </m:e>
          <m:sub>
            <m:r>
              <m:rPr>
                <m:sty m:val="p"/>
              </m:rPr>
              <w:rPr>
                <w:rFonts w:ascii="Cambria Math" w:hAnsi="Cambria Math"/>
                <w:lang w:val="pt-BR"/>
              </w:rPr>
              <m:t>pré</m:t>
            </m:r>
          </m:sub>
        </m:sSub>
      </m:oMath>
      <w:r>
        <w:rPr>
          <w:lang w:val="pt-BR"/>
        </w:rPr>
        <w:tab/>
        <w:t>(14)</w:t>
      </w:r>
    </w:p>
    <w:p w14:paraId="6F7A80B1" w14:textId="6BE14E83" w:rsidR="00D64459" w:rsidRPr="00493E39" w:rsidRDefault="008B2120">
      <w:pPr>
        <w:ind w:firstLine="709"/>
        <w:jc w:val="both"/>
        <w:rPr>
          <w:lang w:val="pt-BR"/>
        </w:rPr>
      </w:pPr>
      <w:commentRangeStart w:id="260"/>
      <w:commentRangeStart w:id="261"/>
      <w:r w:rsidRPr="00493E39">
        <w:rPr>
          <w:lang w:val="pt-BR"/>
        </w:rPr>
        <w:t xml:space="preserve">r indica o regime; </w:t>
      </w:r>
      <m:oMath>
        <m:sSub>
          <m:sSubPr>
            <m:ctrlPr>
              <w:rPr>
                <w:rFonts w:ascii="Cambria Math" w:hAnsi="Cambria Math"/>
              </w:rPr>
            </m:ctrlPr>
          </m:sSubPr>
          <m:e>
            <m:r>
              <w:rPr>
                <w:rFonts w:ascii="Cambria Math" w:hAnsi="Cambria Math"/>
              </w:rPr>
              <m:t>T</m:t>
            </m:r>
          </m:e>
          <m:sub>
            <m:r>
              <w:rPr>
                <w:rFonts w:ascii="Cambria Math" w:hAnsi="Cambria Math"/>
                <w:lang w:val="pt-BR"/>
              </w:rPr>
              <m:t>0</m:t>
            </m:r>
          </m:sub>
        </m:sSub>
      </m:oMath>
      <w:r w:rsidRPr="00493E39">
        <w:rPr>
          <w:lang w:val="pt-BR"/>
        </w:rPr>
        <w:t xml:space="preserve"> e </w:t>
      </w:r>
      <m:oMath>
        <m:sSub>
          <m:sSubPr>
            <m:ctrlPr>
              <w:rPr>
                <w:rFonts w:ascii="Cambria Math" w:hAnsi="Cambria Math"/>
              </w:rPr>
            </m:ctrlPr>
          </m:sSubPr>
          <m:e>
            <m:r>
              <w:rPr>
                <w:rFonts w:ascii="Cambria Math" w:hAnsi="Cambria Math"/>
              </w:rPr>
              <m:t>T</m:t>
            </m:r>
          </m:e>
          <m:sub>
            <m:r>
              <w:rPr>
                <w:rFonts w:ascii="Cambria Math" w:hAnsi="Cambria Math"/>
                <w:lang w:val="pt-BR"/>
              </w:rPr>
              <m:t>1</m:t>
            </m:r>
          </m:sub>
        </m:sSub>
      </m:oMath>
      <w:r w:rsidRPr="00493E39">
        <w:rPr>
          <w:lang w:val="pt-BR"/>
        </w:rPr>
        <w:t xml:space="preserve">, janeiro e dezembro; e </w:t>
      </w:r>
      <m:oMath>
        <m:sSub>
          <m:sSubPr>
            <m:ctrlPr>
              <w:rPr>
                <w:rFonts w:ascii="Cambria Math" w:hAnsi="Cambria Math"/>
              </w:rPr>
            </m:ctrlPr>
          </m:sSubPr>
          <m:e>
            <m:r>
              <w:rPr>
                <w:rFonts w:ascii="Cambria Math" w:hAnsi="Cambria Math"/>
              </w:rPr>
              <m:t>b</m:t>
            </m:r>
          </m:e>
          <m:sub>
            <m:r>
              <w:rPr>
                <w:rFonts w:ascii="Cambria Math" w:hAnsi="Cambria Math"/>
              </w:rPr>
              <m:t>r</m:t>
            </m:r>
          </m:sub>
        </m:sSub>
        <m:d>
          <m:dPr>
            <m:ctrlPr>
              <w:rPr>
                <w:rFonts w:ascii="Cambria Math" w:hAnsi="Cambria Math"/>
              </w:rPr>
            </m:ctrlPr>
          </m:dPr>
          <m:e>
            <m:r>
              <w:rPr>
                <w:rFonts w:ascii="Cambria Math" w:hAnsi="Cambria Math"/>
                <w:lang w:val="pt-BR"/>
              </w:rPr>
              <m:t>h</m:t>
            </m:r>
          </m:e>
        </m:d>
      </m:oMath>
      <w:r w:rsidRPr="00493E39">
        <w:rPr>
          <w:lang w:val="pt-BR"/>
        </w:rPr>
        <w:t xml:space="preserve">, a resposta não acumulada. Usar respostas acumuladas contaria o mesmo choque mais de uma vez. A restrição </w:t>
      </w:r>
      <m:oMath>
        <m:r>
          <w:rPr>
            <w:rFonts w:ascii="Cambria Math" w:hAnsi="Cambria Math"/>
          </w:rPr>
          <m:t>s</m:t>
        </m:r>
        <m:r>
          <w:rPr>
            <w:rFonts w:ascii="Cambria Math" w:hAnsi="Cambria Math"/>
            <w:lang w:val="pt-BR"/>
          </w:rPr>
          <m:t>-h≥</m:t>
        </m:r>
        <m:sSub>
          <m:sSubPr>
            <m:ctrlPr>
              <w:rPr>
                <w:rFonts w:ascii="Cambria Math" w:hAnsi="Cambria Math"/>
              </w:rPr>
            </m:ctrlPr>
          </m:sSubPr>
          <m:e>
            <m:r>
              <w:rPr>
                <w:rFonts w:ascii="Cambria Math" w:hAnsi="Cambria Math"/>
              </w:rPr>
              <m:t>T</m:t>
            </m:r>
          </m:e>
          <m:sub>
            <m:r>
              <w:rPr>
                <w:rFonts w:ascii="Cambria Math" w:hAnsi="Cambria Math"/>
                <w:lang w:val="pt-BR"/>
              </w:rPr>
              <m:t>0</m:t>
            </m:r>
          </m:sub>
        </m:sSub>
      </m:oMath>
      <w:r w:rsidRPr="00493E39">
        <w:rPr>
          <w:lang w:val="pt-BR"/>
        </w:rPr>
        <w:t xml:space="preserve"> inclui apenas choques do próprio ano, reiniciando a conta em janeiro.</w:t>
      </w:r>
      <w:commentRangeEnd w:id="260"/>
      <w:r w:rsidRPr="00493E39">
        <w:rPr>
          <w:rStyle w:val="CommentReference"/>
          <w:sz w:val="24"/>
          <w:szCs w:val="24"/>
          <w:lang w:val="pt-BR"/>
        </w:rPr>
        <w:commentReference w:id="260"/>
      </w:r>
      <w:commentRangeEnd w:id="261"/>
      <w:r w:rsidR="00962AB9" w:rsidRPr="00493E39">
        <w:rPr>
          <w:rStyle w:val="CommentReference"/>
          <w:sz w:val="24"/>
          <w:szCs w:val="24"/>
          <w:lang w:val="pt-BR"/>
        </w:rPr>
        <w:commentReference w:id="261"/>
      </w:r>
    </w:p>
    <w:p w14:paraId="49A80095" w14:textId="3987D10D" w:rsidR="00D64459" w:rsidRPr="00493E39" w:rsidRDefault="008B2120">
      <w:pPr>
        <w:ind w:firstLine="709"/>
        <w:jc w:val="both"/>
        <w:rPr>
          <w:lang w:val="pt-BR"/>
        </w:rPr>
      </w:pPr>
      <w:r w:rsidRPr="00493E39">
        <w:rPr>
          <w:lang w:val="pt-BR"/>
        </w:rPr>
        <w:t>O exercício é de equilíbrio parcial: mantém as demais trajetórias observadas e compara apenas a contribuição dos choques. Não estima a inflação que prevaleceria sob outra política, pois expectativas e política monetária poderiam reagir de modo distinto.</w:t>
      </w:r>
    </w:p>
    <w:p w14:paraId="3A998ADA" w14:textId="0A488C02" w:rsidR="00D64459" w:rsidRPr="00493E39" w:rsidRDefault="008B2120">
      <w:pPr>
        <w:ind w:firstLine="709"/>
        <w:jc w:val="both"/>
        <w:rPr>
          <w:lang w:val="pt-BR"/>
        </w:rPr>
      </w:pPr>
      <w:commentRangeStart w:id="262"/>
      <w:commentRangeStart w:id="263"/>
      <w:r w:rsidRPr="00493E39">
        <w:rPr>
          <w:lang w:val="pt-BR"/>
        </w:rPr>
        <w:lastRenderedPageBreak/>
        <w:t xml:space="preserve">Em 2020, a contribuição posterior termina em −2,27 pontos, contra 0,04 na regra anterior. A diferença de −2,31 tem intervalo [−5,06; 0,30] e p = 0,143. Com o índice de rigor, as diferenças caem para −0,63 em 2020, 1,10 em 2021 e 0,58 em 2022. Aplicar a 2020 coeficientes estimados com os meses extraordinários neutralizados</w:t>
      </w:r>
      <w:del w:id="1431" w:author="Claude" w:date="2026-10-14T23:15:06Z">
        <w:r w:rsidRPr="00493E39">
          <w:rPr>
            <w:lang w:val="pt-BR"/>
          </w:rPr>
          <w:delText xml:space="preserve">, além da assimetria indicativa do diesel,</w:delText>
        </w:r>
      </w:del>
      <w:r w:rsidRPr="00493E39">
        <w:rPr>
          <w:lang w:val="pt-BR"/>
        </w:rPr>
        <w:t xml:space="preserve"> limita a interpretação. A Figura 12 apresenta as trajetórias e o Apêndice H, os números.</w:t>
      </w:r>
      <w:commentRangeEnd w:id="262"/>
      <w:r w:rsidRPr="00493E39">
        <w:rPr>
          <w:rStyle w:val="CommentReference"/>
          <w:sz w:val="24"/>
          <w:szCs w:val="24"/>
          <w:lang w:val="pt-BR"/>
        </w:rPr>
        <w:commentReference w:id="262"/>
      </w:r>
      <w:commentRangeEnd w:id="263"/>
      <w:r w:rsidR="00962AB9" w:rsidRPr="00493E39">
        <w:rPr>
          <w:rStyle w:val="CommentReference"/>
          <w:sz w:val="24"/>
          <w:szCs w:val="24"/>
          <w:lang w:val="pt-BR"/>
        </w:rPr>
        <w:commentReference w:id="263"/>
      </w:r>
    </w:p>
    <w:p w14:paraId="4D2B3EC0" w14:textId="77777777" w:rsidR="00D64459" w:rsidRPr="00493E39" w:rsidRDefault="008B2120">
      <w:pPr>
        <w:keepNext/>
        <w:spacing w:before="200" w:after="40" w:line="240" w:lineRule="auto"/>
        <w:jc w:val="center"/>
        <w:rPr>
          <w:sz w:val="20"/>
          <w:szCs w:val="20"/>
          <w:lang w:val="pt-BR"/>
        </w:rPr>
      </w:pPr>
      <w:r w:rsidRPr="00493E39">
        <w:rPr>
          <w:sz w:val="20"/>
          <w:szCs w:val="20"/>
          <w:lang w:val="pt-BR"/>
        </w:rPr>
        <w:t>Figura 12 – Contribuição dos choques de petróleo ao IPCA sob as duas regras, por ano civil, 2020 a 2022</w:t>
      </w:r>
    </w:p>
    <w:p w14:paraId="0F1337CD" w14:textId="77777777" w:rsidR="00D64459" w:rsidRPr="00493E39" w:rsidRDefault="008B2120">
      <w:pPr>
        <w:keepNext/>
        <w:spacing w:after="40"/>
        <w:jc w:val="center"/>
      </w:pPr>
      <w:r w:rsidRPr="00493E39">
        <w:rPr>
          <w:noProof/>
        </w:rPr>
        <w:drawing>
          <wp:inline distT="0" distB="0" distL="0" distR="0" wp14:anchorId="14D6A0EE" wp14:editId="08E87972">
            <wp:extent cx="5580000" cy="1818644"/>
            <wp:effectExtent l="0" t="0" r="0" b="0"/>
            <wp:docPr id="13" name="Picture 11" descr="Contribuição dos choques de petróleo ao IPCA por ano civil, 2020 a 2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contrafactual.png"/>
                    <pic:cNvPicPr/>
                  </pic:nvPicPr>
                  <pic:blipFill>
                    <a:blip r:embed="rId21"/>
                    <a:stretch>
                      <a:fillRect/>
                    </a:stretch>
                  </pic:blipFill>
                  <pic:spPr>
                    <a:xfrm>
                      <a:off x="0" y="0"/>
                      <a:ext cx="5580000" cy="1818644"/>
                    </a:xfrm>
                    <a:prstGeom prst="rect">
                      <a:avLst/>
                    </a:prstGeom>
                  </pic:spPr>
                </pic:pic>
              </a:graphicData>
            </a:graphic>
          </wp:inline>
        </w:drawing>
      </w:r>
    </w:p>
    <w:p w14:paraId="6F506419" w14:textId="7299DE93" w:rsidR="00D64459" w:rsidRPr="00493E39" w:rsidRDefault="008B2120">
      <w:pPr>
        <w:spacing w:line="240" w:lineRule="auto"/>
        <w:jc w:val="both"/>
        <w:rPr>
          <w:sz w:val="20"/>
          <w:szCs w:val="20"/>
          <w:lang w:val="pt-BR"/>
        </w:rPr>
      </w:pPr>
      <w:r w:rsidRPr="00493E39">
        <w:rPr>
          <w:sz w:val="20"/>
          <w:szCs w:val="20"/>
          <w:lang w:val="pt-BR"/>
        </w:rPr>
        <w:t>Nota: contribuições de choques do próprio ano, reiniciadas em janeiro, com respostas não acumuladas. A área sombreada compara parametrizações. Intervalos de 90% na amostra comum. Exercício de equilíbrio parcial; em 2020, aplicam-se coeficientes estimados com meses da pandemia neutralizados.</w:t>
      </w:r>
    </w:p>
    <w:p w14:paraId="7A1D0EDC" w14:textId="77777777" w:rsidR="00D64459" w:rsidRPr="00493E39" w:rsidRDefault="008B2120">
      <w:pPr>
        <w:spacing w:after="200" w:line="240" w:lineRule="auto"/>
        <w:jc w:val="center"/>
        <w:rPr>
          <w:sz w:val="20"/>
          <w:szCs w:val="20"/>
          <w:lang w:val="pt-BR"/>
        </w:rPr>
      </w:pPr>
      <w:r w:rsidRPr="00493E39">
        <w:rPr>
          <w:sz w:val="20"/>
          <w:szCs w:val="20"/>
          <w:lang w:val="pt-BR"/>
        </w:rPr>
        <w:t>Fonte: Elaboração própria.</w:t>
      </w:r>
    </w:p>
    <w:p w14:paraId="47D010D2" w14:textId="13FC99CA" w:rsidR="00D64459" w:rsidRPr="00493E39" w:rsidRDefault="008B2120">
      <w:pPr>
        <w:ind w:firstLine="709"/>
        <w:jc w:val="both"/>
        <w:rPr>
          <w:lang w:val="pt-BR"/>
        </w:rPr>
      </w:pPr>
      <w:commentRangeStart w:id="264"/>
      <w:commentRangeStart w:id="265"/>
      <w:del w:id="6775" w:author="Claude" w:date="2026-10-15T20:54:04Z">
        <w:r w:rsidRPr="00493E39">
          <w:rPr>
            <w:lang w:val="pt-BR"/>
          </w:rPr>
          <w:delText xml:space="preserve">Nos subgrupos sem combustíveis,</w:delText>
        </w:r>
      </w:del>
      <w:ins w:id="6776" w:author="Claude" w:date="2026-10-15T20:54:04Z">
        <w:r w:rsidRPr="00493E39">
          <w:rPr>
            <w:lang w:val="pt-BR"/>
          </w:rPr>
          <w:t xml:space="preserve">Nos subgrupos de comercializáveis e não comercializáveis,</w:t>
        </w:r>
      </w:ins>
      <w:r w:rsidRPr="00493E39">
        <w:rPr>
          <w:lang w:val="pt-BR"/>
        </w:rPr>
        <w:t xml:space="preserve"> os testes de igualdade entre regimes não rejeitam (p entre 0,47 e 0,83). </w:t>
      </w:r>
      <w:del w:id="10828" w:author="Claude" w:date="2026-10-21T00:40:36Z">
        <w:r w:rsidRPr="00493E39">
          <w:rPr>
            <w:lang w:val="pt-BR"/>
          </w:rPr>
          <w:delText xml:space="preserve">A evidência de segunda volta decorre</w:delText>
        </w:r>
      </w:del>
      <w:ins w:id="10829" w:author="Claude" w:date="2026-10-21T00:40:36Z">
        <w:r w:rsidRPr="00493E39">
          <w:rPr>
            <w:lang w:val="pt-BR"/>
          </w:rPr>
          <w:t xml:space="preserve">A evidência do segundo efeito decorre</w:t>
        </w:r>
      </w:ins>
      <w:r w:rsidRPr="00493E39">
        <w:rPr>
          <w:lang w:val="pt-BR"/>
        </w:rPr>
        <w:t xml:space="preserve"> da decomposição, sem diferença detectável entre regimes nesses subgrupos.</w:t>
      </w:r>
      <w:commentRangeEnd w:id="264"/>
      <w:r w:rsidRPr="00493E39">
        <w:rPr>
          <w:rStyle w:val="CommentReference"/>
          <w:sz w:val="24"/>
          <w:szCs w:val="24"/>
          <w:lang w:val="pt-BR"/>
        </w:rPr>
        <w:commentReference w:id="264"/>
      </w:r>
      <w:commentRangeEnd w:id="265"/>
      <w:r w:rsidR="00962AB9" w:rsidRPr="00493E39">
        <w:rPr>
          <w:rStyle w:val="CommentReference"/>
          <w:sz w:val="24"/>
          <w:szCs w:val="24"/>
          <w:lang w:val="pt-BR"/>
        </w:rPr>
        <w:commentReference w:id="265"/>
      </w:r>
    </w:p>
    <w:p w14:paraId="11133506">
      <w:pPr>
        <w:pStyle w:val="Heading2"/>
        <w:spacing w:before="280" w:after="160"/>
        <w:rPr>
          <w:ins w:id="3516" w:author="Claude" w:date="2026-10-15T00:16:05Z"/>
        </w:rPr>
      </w:pPr>
      <w:bookmarkStart w:id="429" w:name="_TocReviewed_iv48"/>
      <w:ins w:id="3517" w:author="Claude" w:date="2026-10-15T00:16:05Z">
        <w:r w:rsidRPr="00493E39">
          <w:rPr>
            <w:lang w:val="pt-BR"/>
          </w:rPr>
          <w:t xml:space="preserve">4.8 Identificação por variável instrumental</w:t>
        </w:r>
      </w:ins>
      <w:bookmarkEnd w:id="429"/>
    </w:p>
    <w:p w14:paraId="5D36E9A0">
      <w:pPr>
        <w:ind w:firstLine="709"/>
        <w:jc w:val="both"/>
        <w:rPr>
          <w:ins w:id="3518" w:author="Claude" w:date="2026-10-15T00:16:05Z"/>
        </w:rPr>
      </w:pPr>
      <w:ins w:id="3519" w:author="Claude" w:date="2026-10-15T00:16:05Z">
        <w:r w:rsidRPr="00493E39">
          <w:rPr>
            <w:lang w:val="pt-BR"/>
          </w:rPr>
          <w:t xml:space="preserve">As estimativas anteriores tratam o choque do petróleo como endógeno e leem a parcela associada aos combustíveis como decomposição contábil (seções 3.4 e 3.7). Esta seção examina as duas etapas por variável instrumental. Para o choque, o instrumento é a surpresa de oferta de Känzig (2021), a variação dos preços futuros do petróleo em torno de anúncios da OPEP, diferente de zero em apenas 90 dos 270 meses. Para o preço doméstico dos combustíveis, são as margens de refino da gasolina e do diesel na Costa do Golfo dos Estados Unidos, isto é, a cotação do derivado menos a do Brent, ortogonalizada em relação ao choque. A lógica é que interrupções de refino, em geral climáticas, movem a margem sem mover o óleo cru e alcançariam o Brasil pela regra de paridade. A estimação é por projeções locais com variável instrumental, na especificação da seção 3.4:</w:t>
        </w:r>
      </w:ins>
    </w:p>
    <w:p w14:paraId="47C4B4C0">
      <w:pPr>
        <w:tabs>
          <w:tab w:val="center" w:pos="4703"/>
          <w:tab w:val="right" w:pos="9405"/>
        </w:tabs>
        <w:spacing w:before="160" w:after="160" w:line="288" w:lineRule="auto"/>
        <w:rPr>
          <w:ins w:id="3520" w:author="Claude" w:date="2026-10-15T00:16:05Z"/>
        </w:rPr>
      </w:pPr>
      <w:ins w:id="3521" w:author="Claude" w:date="2026-10-15T00:16:05Z">
        <w:r w:rsidRPr="00493E39">
          <w:rPr>
            <w:lang w:val="pt-BR"/>
          </w:rPr>
          <w:tab/>
        </w:r>
        <m:oMath>
          <m:r>
            <w:rPr>
              <w:rFonts w:ascii="Cambria Math" w:hAnsi="Cambria Math"/>
            </w:rPr>
            <m:t>y</m:t>
          </m:r>
          <m:d>
            <m:dPr>
              <m:ctrlPr>
                <w:rPr>
                  <w:rFonts w:ascii="Cambria Math" w:hAnsi="Cambria Math"/>
                </w:rPr>
              </m:ctrlPr>
            </m:dPr>
            <m:e>
              <m:r>
                <w:rPr>
                  <w:rFonts w:ascii="Cambria Math" w:hAnsi="Cambria Math"/>
                </w:rPr>
                <m:t>t,h</m:t>
              </m:r>
            </m:e>
          </m:d>
          <m:r>
            <w:rPr>
              <w:rFonts w:ascii="Cambria Math" w:hAnsi="Cambria Math"/>
            </w:rPr>
            <m:t>=α+</m:t>
          </m:r>
          <m:sSub>
            <m:sSubPr>
              <m:ctrlPr>
                <w:rPr>
                  <w:rFonts w:ascii="Cambria Math" w:hAnsi="Cambria Math"/>
                </w:rPr>
              </m:ctrlPr>
            </m:sSubPr>
            <m:e>
              <m:r>
                <w:rPr>
                  <w:rFonts w:ascii="Cambria Math" w:hAnsi="Cambria Math"/>
                </w:rPr>
                <m:t>β</m:t>
              </m:r>
            </m:e>
            <m:sub>
              <m:r>
                <w:rPr>
                  <w:rFonts w:ascii="Cambria Math" w:hAnsi="Cambria Math"/>
                </w:rPr>
                <m:t>r</m:t>
              </m:r>
            </m:sub>
          </m:sSub>
          <m:d>
            <m:dPr>
              <m:ctrlPr>
                <w:rPr>
                  <w:rFonts w:ascii="Cambria Math" w:hAnsi="Cambria Math"/>
                </w:rPr>
              </m:ctrlPr>
            </m:dPr>
            <m:e>
              <m:r>
                <w:rPr>
                  <w:rFonts w:ascii="Cambria Math" w:hAnsi="Cambria Math"/>
                </w:rPr>
                <m:t>h</m:t>
              </m:r>
            </m:e>
          </m:d>
          <m:r>
            <w:rPr>
              <w:rFonts w:ascii="Cambria Math" w:hAnsi="Cambria Math"/>
            </w:rPr>
            <m:t>·D</m:t>
          </m:r>
          <m:d>
            <m:dPr>
              <m:ctrlPr>
                <w:rPr>
                  <w:rFonts w:ascii="Cambria Math" w:hAnsi="Cambria Math"/>
                </w:rPr>
              </m:ctrlPr>
            </m:dPr>
            <m:e>
              <m:r>
                <w:rPr>
                  <w:rFonts w:ascii="Cambria Math" w:hAnsi="Cambria Math"/>
                </w:rPr>
                <m:t>t,h</m:t>
              </m:r>
            </m:e>
          </m:d>
          <m:r>
            <w:rPr>
              <w:rFonts w:ascii="Cambria Math" w:hAnsi="Cambria Math"/>
            </w:rPr>
            <m:t>+</m:t>
          </m:r>
          <m:r>
            <m:rPr>
              <m:nor/>
            </m:rPr>
            <w:rPr>
              <w:rFonts w:ascii="Cambria Math" w:hAnsi="Cambria Math"/>
            </w:rPr>
            <m:t>controles</m:t>
          </m:r>
          <m:r>
            <w:rPr>
              <w:rFonts w:ascii="Cambria Math" w:hAnsi="Cambria Math"/>
            </w:rPr>
            <m:t>+ε</m:t>
          </m:r>
          <m:d>
            <m:dPr>
              <m:ctrlPr>
                <w:rPr>
                  <w:rFonts w:ascii="Cambria Math" w:hAnsi="Cambria Math"/>
                </w:rPr>
              </m:ctrlPr>
            </m:dPr>
            <m:e>
              <m:r>
                <w:rPr>
                  <w:rFonts w:ascii="Cambria Math" w:hAnsi="Cambria Math"/>
                </w:rPr>
                <m:t>t,h</m:t>
              </m:r>
            </m:e>
          </m:d>
        </m:oMath>
        <w:r w:rsidRPr="00493E39">
          <w:rPr>
            <w:lang w:val="pt-BR"/>
          </w:rPr>
          <w:tab/>
        </w:r>
        <w:r w:rsidRPr="00493E39">
          <w:rPr>
            <w:lang w:val="pt-BR"/>
          </w:rPr>
          <w:t xml:space="preserve">(15)</w:t>
        </w:r>
      </w:ins>
    </w:p>
    <w:p w14:paraId="41E4F2EE">
      <w:pPr>
        <w:tabs>
          <w:tab w:val="center" w:pos="4703"/>
          <w:tab w:val="right" w:pos="9405"/>
        </w:tabs>
        <w:spacing w:before="160" w:after="160" w:line="288" w:lineRule="auto"/>
        <w:rPr>
          <w:ins w:id="3522" w:author="Claude" w:date="2026-10-15T00:16:05Z"/>
        </w:rPr>
      </w:pPr>
      <w:ins w:id="3523" w:author="Claude" w:date="2026-10-15T00:16:05Z">
        <w:r w:rsidRPr="00493E39">
          <w:rPr>
            <w:lang w:val="pt-BR"/>
          </w:rPr>
          <w:tab/>
        </w:r>
        <m:oMath>
          <m:r>
            <w:rPr>
              <w:rFonts w:ascii="Cambria Math" w:hAnsi="Cambria Math"/>
            </w:rPr>
            <m:t>D</m:t>
          </m:r>
          <m:d>
            <m:dPr>
              <m:ctrlPr>
                <w:rPr>
                  <w:rFonts w:ascii="Cambria Math" w:hAnsi="Cambria Math"/>
                </w:rPr>
              </m:ctrlPr>
            </m:dPr>
            <m:e>
              <m:r>
                <w:rPr>
                  <w:rFonts w:ascii="Cambria Math" w:hAnsi="Cambria Math"/>
                </w:rPr>
                <m:t>t,h</m:t>
              </m:r>
            </m:e>
          </m:d>
          <m:r>
            <w:rPr>
              <w:rFonts w:ascii="Cambria Math" w:hAnsi="Cambria Math"/>
            </w:rPr>
            <m:t>=a+</m:t>
          </m:r>
          <m:sSub>
            <m:sSubPr>
              <m:ctrlPr>
                <w:rPr>
                  <w:rFonts w:ascii="Cambria Math" w:hAnsi="Cambria Math"/>
                </w:rPr>
              </m:ctrlPr>
            </m:sSubPr>
            <m:e>
              <m:r>
                <w:rPr>
                  <w:rFonts w:ascii="Cambria Math" w:hAnsi="Cambria Math"/>
                </w:rPr>
                <m:t>π</m:t>
              </m:r>
            </m:e>
            <m:sub>
              <m:r>
                <m:rPr>
                  <m:sty m:val="p"/>
                </m:rPr>
                <w:rPr>
                  <w:rFonts w:ascii="Cambria Math" w:hAnsi="Cambria Math"/>
                </w:rPr>
                <m:t>pré</m:t>
              </m:r>
            </m:sub>
          </m:sSub>
          <m:d>
            <m:dPr>
              <m:ctrlPr>
                <w:rPr>
                  <w:rFonts w:ascii="Cambria Math" w:hAnsi="Cambria Math"/>
                </w:rPr>
              </m:ctrlPr>
            </m:dPr>
            <m:e>
              <m:r>
                <w:rPr>
                  <w:rFonts w:ascii="Cambria Math" w:hAnsi="Cambria Math"/>
                </w:rPr>
                <m:t>h</m:t>
              </m:r>
            </m:e>
          </m:d>
          <m:r>
            <w:rPr>
              <w:rFonts w:ascii="Cambria Math" w:hAnsi="Cambria Math"/>
            </w:rPr>
            <m:t>·m</m:t>
          </m:r>
          <m:d>
            <m:dPr>
              <m:ctrlPr>
                <w:rPr>
                  <w:rFonts w:ascii="Cambria Math" w:hAnsi="Cambria Math"/>
                </w:rPr>
              </m:ctrlPr>
            </m:dPr>
            <m:e>
              <m:r>
                <w:rPr>
                  <w:rFonts w:ascii="Cambria Math" w:hAnsi="Cambria Math"/>
                </w:rPr>
                <m:t>t</m:t>
              </m:r>
            </m:e>
          </m:d>
          <m:r>
            <w:rPr>
              <w:rFonts w:ascii="Cambria Math" w:hAnsi="Cambria Math"/>
            </w:rPr>
            <m:t>·1</m:t>
          </m:r>
          <m:d>
            <m:dPr>
              <m:begChr m:val="{"/>
              <m:endChr m:val="}"/>
              <m:ctrlPr>
                <w:rPr>
                  <w:rFonts w:ascii="Cambria Math" w:hAnsi="Cambria Math"/>
                </w:rPr>
              </m:ctrlPr>
            </m:dPr>
            <m:e>
              <m:r>
                <w:rPr>
                  <w:rFonts w:ascii="Cambria Math" w:hAnsi="Cambria Math"/>
                </w:rPr>
                <m:t>t&lt;τ</m:t>
              </m:r>
            </m:e>
          </m:d>
        </m:oMath>
        <w:r w:rsidRPr="00493E39">
          <w:rPr>
            <w:lang w:val="pt-BR"/>
          </w:rPr>
          <w:br/>
          <w:tab/>
        </w:r>
        <m:oMath>
          <m:r>
            <w:rPr>
              <w:rFonts w:ascii="Cambria Math" w:hAnsi="Cambria Math"/>
            </w:rPr>
            <m:t>+</m:t>
          </m:r>
          <m:sSub>
            <m:sSubPr>
              <m:ctrlPr>
                <w:rPr>
                  <w:rFonts w:ascii="Cambria Math" w:hAnsi="Cambria Math"/>
                </w:rPr>
              </m:ctrlPr>
            </m:sSubPr>
            <m:e>
              <m:r>
                <w:rPr>
                  <w:rFonts w:ascii="Cambria Math" w:hAnsi="Cambria Math"/>
                </w:rPr>
                <m:t>π</m:t>
              </m:r>
            </m:e>
            <m:sub>
              <m:r>
                <m:rPr>
                  <m:sty m:val="p"/>
                </m:rPr>
                <w:rPr>
                  <w:rFonts w:ascii="Cambria Math" w:hAnsi="Cambria Math"/>
                </w:rPr>
                <m:t>pós</m:t>
              </m:r>
            </m:sub>
          </m:sSub>
          <m:d>
            <m:dPr>
              <m:ctrlPr>
                <w:rPr>
                  <w:rFonts w:ascii="Cambria Math" w:hAnsi="Cambria Math"/>
                </w:rPr>
              </m:ctrlPr>
            </m:dPr>
            <m:e>
              <m:r>
                <w:rPr>
                  <w:rFonts w:ascii="Cambria Math" w:hAnsi="Cambria Math"/>
                </w:rPr>
                <m:t>h</m:t>
              </m:r>
            </m:e>
          </m:d>
          <m:r>
            <w:rPr>
              <w:rFonts w:ascii="Cambria Math" w:hAnsi="Cambria Math"/>
            </w:rPr>
            <m:t>·m</m:t>
          </m:r>
          <m:d>
            <m:dPr>
              <m:ctrlPr>
                <w:rPr>
                  <w:rFonts w:ascii="Cambria Math" w:hAnsi="Cambria Math"/>
                </w:rPr>
              </m:ctrlPr>
            </m:dPr>
            <m:e>
              <m:r>
                <w:rPr>
                  <w:rFonts w:ascii="Cambria Math" w:hAnsi="Cambria Math"/>
                </w:rPr>
                <m:t>t</m:t>
              </m:r>
            </m:e>
          </m:d>
          <m:r>
            <w:rPr>
              <w:rFonts w:ascii="Cambria Math" w:hAnsi="Cambria Math"/>
            </w:rPr>
            <m:t>·1</m:t>
          </m:r>
          <m:d>
            <m:dPr>
              <m:begChr m:val="{"/>
              <m:endChr m:val="}"/>
              <m:ctrlPr>
                <w:rPr>
                  <w:rFonts w:ascii="Cambria Math" w:hAnsi="Cambria Math"/>
                </w:rPr>
              </m:ctrlPr>
            </m:dPr>
            <m:e>
              <m:r>
                <w:rPr>
                  <w:rFonts w:ascii="Cambria Math" w:hAnsi="Cambria Math"/>
                </w:rPr>
                <m:t>t≥τ</m:t>
              </m:r>
            </m:e>
          </m:d>
          <m:r>
            <w:rPr>
              <w:rFonts w:ascii="Cambria Math" w:hAnsi="Cambria Math"/>
            </w:rPr>
            <m:t>+</m:t>
          </m:r>
          <m:r>
            <m:rPr>
              <m:nor/>
            </m:rPr>
            <w:rPr>
              <w:rFonts w:ascii="Cambria Math" w:hAnsi="Cambria Math"/>
            </w:rPr>
            <m:t>controles</m:t>
          </m:r>
          <m:r>
            <w:rPr>
              <w:rFonts w:ascii="Cambria Math" w:hAnsi="Cambria Math"/>
            </w:rPr>
            <m:t>+v</m:t>
          </m:r>
          <m:d>
            <m:dPr>
              <m:ctrlPr>
                <w:rPr>
                  <w:rFonts w:ascii="Cambria Math" w:hAnsi="Cambria Math"/>
                </w:rPr>
              </m:ctrlPr>
            </m:dPr>
            <m:e>
              <m:r>
                <w:rPr>
                  <w:rFonts w:ascii="Cambria Math" w:hAnsi="Cambria Math"/>
                </w:rPr>
                <m:t>t,h</m:t>
              </m:r>
            </m:e>
          </m:d>
        </m:oMath>
        <w:r w:rsidRPr="00493E39">
          <w:rPr>
            <w:lang w:val="pt-BR"/>
          </w:rPr>
          <w:tab/>
        </w:r>
        <w:r w:rsidRPr="00493E39">
          <w:rPr>
            <w:lang w:val="pt-BR"/>
          </w:rPr>
          <w:t xml:space="preserve">(16)</w:t>
        </w:r>
      </w:ins>
    </w:p>
    <w:p w14:paraId="54FBF01F">
      <w:pPr>
        <w:ind w:firstLine="709"/>
        <w:jc w:val="both"/>
        <w:rPr>
          <w:ins w:id="3524" w:author="Claude" w:date="2026-10-15T00:16:05Z"/>
        </w:rPr>
      </w:pPr>
      <w:ins w:id="3525" w:author="Claude" w:date="2026-10-15T00:16:05Z">
        <w:r w:rsidRPr="00493E39">
          <w:rPr>
            <w:lang w:val="pt-BR"/>
          </w:rPr>
          <w:t xml:space="preserve">Em (15) e (16), </w:t>
        </w:r>
        <m:oMath>
          <m:r>
            <w:rPr>
              <w:rFonts w:ascii="Cambria Math" w:hAnsi="Cambria Math"/>
            </w:rPr>
            <m:t>y</m:t>
          </m:r>
          <m:d>
            <m:dPr>
              <m:ctrlPr>
                <w:rPr>
                  <w:rFonts w:ascii="Cambria Math" w:hAnsi="Cambria Math"/>
                </w:rPr>
              </m:ctrlPr>
            </m:dPr>
            <m:e>
              <m:r>
                <w:rPr>
                  <w:rFonts w:ascii="Cambria Math" w:hAnsi="Cambria Math"/>
                </w:rPr>
                <m:t>t,h</m:t>
              </m:r>
            </m:e>
          </m:d>
        </m:oMath>
        <w:r w:rsidRPr="00493E39">
          <w:rPr>
            <w:lang w:val="pt-BR"/>
          </w:rPr>
          <w:t xml:space="preserve"> é a variação acumulada do desfecho, definida como em (2); </w:t>
        </w:r>
        <m:oMath>
          <m:r>
            <w:rPr>
              <w:rFonts w:ascii="Cambria Math" w:hAnsi="Cambria Math"/>
            </w:rPr>
            <m:t>D</m:t>
          </m:r>
          <m:d>
            <m:dPr>
              <m:ctrlPr>
                <w:rPr>
                  <w:rFonts w:ascii="Cambria Math" w:hAnsi="Cambria Math"/>
                </w:rPr>
              </m:ctrlPr>
            </m:dPr>
            <m:e>
              <m:r>
                <w:rPr>
                  <w:rFonts w:ascii="Cambria Math" w:hAnsi="Cambria Math"/>
                </w:rPr>
                <m:t>t,h</m:t>
              </m:r>
            </m:e>
          </m:d>
        </m:oMath>
        <w:r w:rsidRPr="00493E39">
          <w:rPr>
            <w:lang w:val="pt-BR"/>
          </w:rPr>
          <w:t xml:space="preserve"> é a variação acumulada do preço do combustível de </w:t>
        </w:r>
        <m:oMath>
          <m:r>
            <w:rPr>
              <w:rFonts w:ascii="Cambria Math" w:hAnsi="Cambria Math"/>
            </w:rPr>
            <m:t>t−1</m:t>
          </m:r>
        </m:oMath>
        <w:r w:rsidRPr="00493E39">
          <w:rPr>
            <w:lang w:val="pt-BR"/>
          </w:rPr>
          <w:t xml:space="preserve"> a </w:t>
        </w:r>
        <m:oMath>
          <m:r>
            <w:rPr>
              <w:rFonts w:ascii="Cambria Math" w:hAnsi="Cambria Math"/>
            </w:rPr>
            <m:t>t+h</m:t>
          </m:r>
        </m:oMath>
        <w:r w:rsidRPr="00493E39">
          <w:rPr>
            <w:lang w:val="pt-BR"/>
          </w:rPr>
          <w:t xml:space="preserve">; </w:t>
        </w:r>
        <m:oMath>
          <m:r>
            <w:rPr>
              <w:rFonts w:ascii="Cambria Math" w:hAnsi="Cambria Math"/>
            </w:rPr>
            <m:t>m</m:t>
          </m:r>
          <m:d>
            <m:dPr>
              <m:ctrlPr>
                <w:rPr>
                  <w:rFonts w:ascii="Cambria Math" w:hAnsi="Cambria Math"/>
                </w:rPr>
              </m:ctrlPr>
            </m:dPr>
            <m:e>
              <m:r>
                <w:rPr>
                  <w:rFonts w:ascii="Cambria Math" w:hAnsi="Cambria Math"/>
                </w:rPr>
                <m:t>t</m:t>
              </m:r>
            </m:e>
          </m:d>
        </m:oMath>
        <w:r w:rsidRPr="00493E39">
          <w:rPr>
            <w:lang w:val="pt-BR"/>
          </w:rPr>
          <w:t xml:space="preserve"> é a margem de refino; e </w:t>
        </w:r>
        <m:oMath>
          <m:r>
            <w:rPr>
              <w:rFonts w:ascii="Cambria Math" w:hAnsi="Cambria Math"/>
            </w:rPr>
            <m:t>r</m:t>
          </m:r>
        </m:oMath>
        <w:r w:rsidRPr="00493E39">
          <w:rPr>
            <w:lang w:val="pt-BR"/>
          </w:rPr>
          <w:t xml:space="preserve"> indica o regime. Os controles são os do modelo principal, com o choque do Brent também com coeficiente próprio em cada regime, porque a margem é ortogonal ao Brent apenas na amostra inteira. O coeficiente </w:t>
        </w:r>
        <m:oMath>
          <m:sSub>
            <m:sSubPr>
              <m:ctrlPr>
                <w:rPr>
                  <w:rFonts w:ascii="Cambria Math" w:hAnsi="Cambria Math"/>
                </w:rPr>
              </m:ctrlPr>
            </m:sSubPr>
            <m:e>
              <m:r>
                <w:rPr>
                  <w:rFonts w:ascii="Cambria Math" w:hAnsi="Cambria Math"/>
                </w:rPr>
                <m:t>β</m:t>
              </m:r>
            </m:e>
            <m:sub>
              <m:r>
                <m:rPr>
                  <m:sty m:val="p"/>
                </m:rPr>
                <w:rPr>
                  <w:rFonts w:ascii="Cambria Math" w:hAnsi="Cambria Math"/>
                </w:rPr>
                <m:t>pós</m:t>
              </m:r>
            </m:sub>
          </m:sSub>
          <m:d>
            <m:dPr>
              <m:ctrlPr>
                <w:rPr>
                  <w:rFonts w:ascii="Cambria Math" w:hAnsi="Cambria Math"/>
                </w:rPr>
              </m:ctrlPr>
            </m:dPr>
            <m:e>
              <m:r>
                <w:rPr>
                  <w:rFonts w:ascii="Cambria Math" w:hAnsi="Cambria Math"/>
                </w:rPr>
                <m:t>h</m:t>
              </m:r>
            </m:e>
          </m:d>
        </m:oMath>
        <w:r w:rsidRPr="00493E39">
          <w:rPr>
            <w:lang w:val="pt-BR"/>
          </w:rPr>
          <w:t xml:space="preserve"> mede, em pontos logarítmicos, a resposta do desfecho a uma alta de 1 ponto logarítmico no preço do combustível induzida pela margem. Para o choque do petróleo, a equação é a mesma, com o choque no lugar de </w:t>
        </w:r>
        <m:oMath>
          <m:r>
            <w:rPr>
              <w:rFonts w:ascii="Cambria Math" w:hAnsi="Cambria Math"/>
            </w:rPr>
            <m:t>D</m:t>
          </m:r>
          <m:d>
            <m:dPr>
              <m:ctrlPr>
                <w:rPr>
                  <w:rFonts w:ascii="Cambria Math" w:hAnsi="Cambria Math"/>
                </w:rPr>
              </m:ctrlPr>
            </m:dPr>
            <m:e>
              <m:r>
                <w:rPr>
                  <w:rFonts w:ascii="Cambria Math" w:hAnsi="Cambria Math"/>
                </w:rPr>
                <m:t>t,h</m:t>
              </m:r>
            </m:e>
          </m:d>
        </m:oMath>
        <w:r w:rsidRPr="00493E39">
          <w:rPr>
            <w:lang w:val="pt-BR"/>
          </w:rPr>
          <w:t xml:space="preserve"> e a surpresa de Känzig no lugar de </w:t>
        </w:r>
        <m:oMath>
          <m:r>
            <w:rPr>
              <w:rFonts w:ascii="Cambria Math" w:hAnsi="Cambria Math"/>
            </w:rPr>
            <m:t>m</m:t>
          </m:r>
          <m:d>
            <m:dPr>
              <m:ctrlPr>
                <w:rPr>
                  <w:rFonts w:ascii="Cambria Math" w:hAnsi="Cambria Math"/>
                </w:rPr>
              </m:ctrlPr>
            </m:dPr>
            <m:e>
              <m:r>
                <w:rPr>
                  <w:rFonts w:ascii="Cambria Math" w:hAnsi="Cambria Math"/>
                </w:rPr>
                <m:t>t</m:t>
              </m:r>
            </m:e>
          </m:d>
        </m:oMath>
        <w:r w:rsidRPr="00493E39">
          <w:rPr>
            <w:lang w:val="pt-BR"/>
          </w:rPr>
          <w:t xml:space="preserve">. O número de defasagens é o indicado pelo critério de Akaike acrescido de uma, como no modelo principal: cinco para o diesel e duas para os demais instrumentos. O erro-padrão é de Newey-West com banda automática, e cada estimativa traz o intervalo de 90% de Anderson-Rubin, robusto a instrumento fraco (ANDREWS; STOCK; SUN, 2019), além do intervalo por bootstrap selvagem em blocos de doze meses, com 999 réplicas. O limiar convencional da estatística F do primeiro estágio é 10 (STAIGER; STOCK, 1997).</w:t>
        </w:r>
      </w:ins>
    </w:p>
    <w:p w14:paraId="572DBD3F">
      <w:pPr>
        <w:ind w:firstLine="709"/>
        <w:jc w:val="both"/>
        <w:rPr>
          <w:ins w:id="3526" w:author="Claude" w:date="2026-10-15T00:16:05Z"/>
        </w:rPr>
      </w:pPr>
      <w:ins w:id="3527" w:author="Claude" w:date="2026-10-15T00:16:05Z">
        <w:r w:rsidRPr="00493E39">
          <w:rPr>
            <w:lang w:val="pt-BR"/>
          </w:rPr>
          <w:t xml:space="preserve">A Figura 13, no Apêndice G, mostra a estatística F do primeiro estágio por horizonte. A surpresa de Känzig fica entre 2,2 e 6,6 em qualquer amostra e horizonte, e a margem da gasolina, abaixo de 10 em todos os desfechos e horizontes, com máximo de 9,99. A margem do diesel é a exceção: depois de março de 2017, o F vai de 19,0 a 31,3 entre um e seis meses após o choque, embora fique em 6,9 no próprio mês, e com três defasagens continua acima de 10 de um a seis meses; antes de 2017, não passa de 4,6. O contraste entre regimes é o que a regra de paridade prevê: a margem internacional do diesel só alcança o preço doméstico quando ele segue a referência externa. Para o choque do petróleo, portanto, não há instrumento forte, e as estimativas da seção 4.3 continuam lidas como associações condicionais.</w:t>
        </w:r>
      </w:ins>
    </w:p>
    <w:p w14:paraId="164BDFD3">
      <w:pPr>
        <w:ind w:firstLine="709"/>
        <w:jc w:val="both"/>
        <w:rPr>
          <w:ins w:id="3536" w:author="Claude" w:date="2026-10-15T00:16:05Z"/>
        </w:rPr>
      </w:pPr>
      <w:ins w:id="3537" w:author="Claude" w:date="2026-10-15T00:16:05Z">
        <w:r w:rsidRPr="00493E39">
          <w:rPr>
            <w:lang w:val="pt-BR"/>
          </w:rPr>
          <w:t xml:space="preserve">A Figura 14 apresenta as estimativas com a margem do diesel no regime posterior, em que o instrumento é forte a partir do primeiro mês, com F entre 10,1 e 31,3 nos cinco desfechos. Uma alta de 1 ponto logarítmico no diesel induzida pela margem eleva o IPCA Geral em 0,034 ponto em um mês e em 0,045 em dois, com intervalos de Anderson-Rubin de [0,001; 0,079] e [0,009; 0,091], e o efeito deixa de ser distinguível de zero a partir do terceiro mês. No IPCA Transportes, as respostas são de 0,186, 0,222 e 0,110 em um, dois e três meses, todas com intervalos que excluem o zero. Nos três primeiros meses, as estimativas por mínimos quadrados da mesma equação ficam dentro dos intervalos de Anderson-Rubin em todos os desfechos, o que não indica viés grande nesse elo.</w:t>
        </w:r>
      </w:ins>
    </w:p>
    <w:p w14:paraId="0C9CD80C">
      <w:pPr>
        <w:keepNext/>
        <w:spacing w:before="200" w:after="40" w:line="240" w:lineRule="auto"/>
        <w:jc w:val="center"/>
        <w:rPr>
          <w:ins w:id="3538" w:author="Claude" w:date="2026-10-15T00:16:05Z"/>
        </w:rPr>
      </w:pPr>
      <w:ins w:id="3539" w:author="Claude" w:date="2026-10-15T00:16:05Z">
        <w:r w:rsidRPr="00493E39">
          <w:rPr>
            <w:sz w:val="20"/>
            <w:szCs w:val="20"/>
            <w:lang w:val="pt-BR"/>
          </w:rPr>
          <w:t xml:space="preserve">Figura 14 – Projeções locais com variável instrumental: margem de refino do diesel, regime posterior</w:t>
        </w:r>
      </w:ins>
    </w:p>
    <w:p w14:paraId="5A8FAAE0" w14:textId="77777777" w:rsidR="00D64459" w:rsidRPr="00493E39" w:rsidRDefault="008B2120">
      <w:pPr>
        <w:keepNext/>
        <w:spacing w:after="40"/>
        <w:jc w:val="center"/>
        <w:rPr>
          <w:ins w:id="3541" w:author="Claude" w:date="2026-10-15T00:16:05Z"/>
        </w:rPr>
      </w:pPr>
      <w:ins w:id="3540" w:author="Claude" w:date="2026-10-15T00:16:05Z">
        <w:r w:rsidRPr="00493E39">
          <w:rPr>
            <w:noProof/>
          </w:rPr>
          <w:drawing>
            <wp:inline distT="0" distB="0" distL="0" distR="0" wp14:anchorId="14D6A0EE" wp14:editId="08E87972">
              <wp:extent cx="5580000" cy="3255000"/>
              <wp:effectExtent l="0" t="0" r="0" b="0"/>
              <wp:docPr id="26" name="iv_lp_diesel_tcc" descr="Projeções locais com variável instrumental, margem do diesel, regime posteri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contrafactual.png"/>
                      <pic:cNvPicPr/>
                    </pic:nvPicPr>
                    <pic:blipFill>
                      <a:blip r:embed="rId40"/>
                      <a:stretch>
                        <a:fillRect/>
                      </a:stretch>
                    </pic:blipFill>
                    <pic:spPr>
                      <a:xfrm>
                        <a:off x="0" y="0"/>
                        <a:ext cx="5580000" cy="3255000"/>
                      </a:xfrm>
                      <a:prstGeom prst="rect">
                        <a:avLst/>
                      </a:prstGeom>
                    </pic:spPr>
                  </pic:pic>
                </a:graphicData>
              </a:graphic>
            </wp:inline>
          </w:drawing>
        </w:r>
      </w:ins>
    </w:p>
    <w:p w14:paraId="4B12B5E0">
      <w:pPr>
        <w:spacing w:line="240" w:lineRule="auto"/>
        <w:jc w:val="both"/>
        <w:rPr>
          <w:ins w:id="3542" w:author="Claude" w:date="2026-10-15T00:16:05Z"/>
        </w:rPr>
      </w:pPr>
      <w:ins w:id="3543" w:author="Claude" w:date="2026-10-15T00:16:05Z">
        <w:r w:rsidRPr="00493E39">
          <w:rPr>
            <w:sz w:val="20"/>
            <w:szCs w:val="20"/>
            <w:lang w:val="pt-BR"/>
          </w:rPr>
          <w:t xml:space="preserve">Nota: efeito de uma alta de 1 ponto logarítmico no preço do diesel induzida pela margem de refino, em pontos logarítmicos do desfecho acumulado. Barras: intervalos de 90% convencional e de Anderson-Rubin; linha tracejada: mínimos quadrados da mesma equação; fundo cinza: F do primeiro estágio abaixo de 10.</w:t>
        </w:r>
      </w:ins>
    </w:p>
    <w:p w14:paraId="7A0E176D">
      <w:pPr>
        <w:spacing w:after="200" w:line="240" w:lineRule="auto"/>
        <w:jc w:val="center"/>
        <w:rPr>
          <w:ins w:id="3544" w:author="Claude" w:date="2026-10-15T00:16:05Z"/>
        </w:rPr>
      </w:pPr>
      <w:ins w:id="3545" w:author="Claude" w:date="2026-10-15T00:16:05Z">
        <w:r w:rsidRPr="00493E39">
          <w:rPr>
            <w:sz w:val="20"/>
            <w:szCs w:val="20"/>
            <w:lang w:val="pt-BR"/>
          </w:rPr>
          <w:t xml:space="preserve">Fonte: Elaboração própria.</w:t>
        </w:r>
      </w:ins>
    </w:p>
    <w:p w14:paraId="6CA6BFEF">
      <w:pPr>
        <w:ind w:firstLine="709"/>
        <w:jc w:val="both"/>
        <w:rPr>
          <w:ins w:id="3546" w:author="Claude" w:date="2026-10-15T00:16:05Z"/>
        </w:rPr>
      </w:pPr>
      <w:ins w:id="3547" w:author="Claude" w:date="2026-10-15T00:16:05Z">
        <w:r w:rsidRPr="00493E39">
          <w:rPr>
            <w:lang w:val="pt-BR"/>
          </w:rPr>
          <w:t xml:space="preserve">Nos preços que não são combustível, a identificação não encontra efeito. O IPCA sem combustíveis responde entre 0,009 e 0,034 de um a seis meses, sem significância, e os comercializáveis, que incluem o etanol, ficam próximos de zero. Os não comercializáveis sobem devagar, até 0,066 em seis meses; em cinco meses, o efeito de 0,059 tem intervalos convencional e por bootstrap que excluem o zero, mas o de Anderson-Rubin, de −0,001 a 0,123, o inclui. Há uma ressalva de interpretação: a margem do diesel move também a gasolina. As duas margens têm correlação de 0,31 depois de 2017, e a do diesel tem efeito positivo, embora fraco, sobre a gasolina ao consumidor, com F entre 2,6 e 5,3 até três meses. Parte da resposta do IPCA Geral e do IPCA Transportes passa, portanto, pela gasolina, o que explica por que a resposta do IPCA Geral, de 0,034 a 0,045, é muito maior do que o peso do diesel na cesta, de cerca de 0,15%. O exercício identifica o efeito de altas de combustíveis induzidas pela margem do diesel, e não o do diesel isoladamente.</w:t>
        </w:r>
      </w:ins>
    </w:p>
    <w:p w14:paraId="435FE3BD">
      <w:pPr>
        <w:ind w:firstLine="709"/>
        <w:jc w:val="both"/>
        <w:rPr>
          <w:ins w:id="3548" w:author="Claude" w:date="2026-10-15T00:16:05Z"/>
        </w:rPr>
      </w:pPr>
      <w:ins w:id="3549" w:author="Claude" w:date="2026-10-15T00:16:05Z">
        <w:r w:rsidRPr="00493E39">
          <w:rPr>
            <w:lang w:val="pt-BR"/>
          </w:rPr>
          <w:t xml:space="preserve">Com a margem da gasolina, os intervalos de Anderson-Rubin são limitados apenas até dois meses, quando indicam resposta do IPCA Geral de 0,044 em um mês e 0,054 em dois e do IPCA Transportes de 0,25 a 0,26, sem efeito sobre os demais preços; a partir de três meses, deixam de informar. Com a surpresa de Känzig, as estimativas do IPCA Geral oscilam em torno de zero, com intervalos de Anderson-Rubin amplos, que contêm as estimativas por mínimos quadrados na amostra completa em todos os horizontes. No regime posterior, porém, o intervalo do mês do choque, de −3,18 a 0,04, exclui a resposta de 0,176 da Tabela 2 e a de 0,160 da mesma equação por mínimos quadrados. Como o instrumento isola choques de oferta, enquanto a variação do Brent mistura oferta e demanda, a divergência é compatível com a hipótese de que parte da resposta de impacto por mínimos quadrados reflita choques de demanda, possibilidade que a seção 3.4 admite. O resultado vale para um único horizonte e para um instrumento nulo na maioria dos meses, e pede cautela.</w:t>
        </w:r>
      </w:ins>
    </w:p>
    <w:p w14:paraId="1D8580E9">
      <w:pPr>
        <w:ind w:firstLine="709"/>
        <w:jc w:val="both"/>
        <w:rPr>
          <w:ins w:id="3550" w:author="Claude" w:date="2026-10-15T00:16:05Z"/>
        </w:rPr>
      </w:pPr>
      <w:ins w:id="3551" w:author="Claude" w:date="2026-10-15T00:16:05Z">
        <w:r w:rsidRPr="00493E39">
          <w:rPr>
            <w:lang w:val="pt-BR"/>
          </w:rPr>
          <w:t xml:space="preserve">Em síntese, a variável instrumental confirma, a partir do primeiro mês e no regime posterior, o efeito dos combustíveis sobre o IPCA Geral e o IPCA Transportes, e não encontra efeito sobre os demais preços em até seis meses. Para o choque do petróleo e para o mês do impacto, não há instrumento forte, e a leitura da seção 3.4 permanece.</w:t>
        </w:r>
      </w:ins>
    </w:p>
    <w:p w14:paraId="14222EB8" w14:textId="77777777" w:rsidR="00D64459" w:rsidRPr="00493E39" w:rsidRDefault="008B2120">
      <w:pPr>
        <w:pStyle w:val="Heading2"/>
        <w:spacing w:before="280" w:after="160"/>
        <w:rPr>
          <w:lang w:val="pt-BR"/>
        </w:rPr>
      </w:pPr>
      <w:bookmarkStart w:id="266" w:name="_TocReviewed_414"/>
      <w:del w:id="3552" w:author="Claude" w:date="2026-10-15T00:16:05Z">
        <w:r w:rsidRPr="00493E39">
          <w:rPr>
            <w:lang w:val="pt-BR"/>
          </w:rPr>
          <w:delText xml:space="preserve">4.8</w:delText>
        </w:r>
      </w:del>
      <w:ins w:id="3553" w:author="Claude" w:date="2026-10-15T00:16:05Z">
        <w:r w:rsidRPr="00493E39">
          <w:rPr>
            <w:lang w:val="pt-BR"/>
          </w:rPr>
          <w:t xml:space="preserve">4.9</w:t>
        </w:r>
      </w:ins>
      <w:r w:rsidRPr="00493E39">
        <w:rPr>
          <w:lang w:val="pt-BR"/>
        </w:rPr>
        <w:t xml:space="preserve"> O resultado em perspectiva internacional</w:t>
      </w:r>
      <w:bookmarkEnd w:id="266"/>
    </w:p>
    <w:p w14:paraId="7E6707EE" w14:textId="314D324D" w:rsidR="00D64459" w:rsidRPr="00493E39" w:rsidRDefault="008B2120">
      <w:pPr>
        <w:ind w:firstLine="709"/>
        <w:jc w:val="both"/>
        <w:rPr>
          <w:lang w:val="pt-BR"/>
        </w:rPr>
      </w:pPr>
      <w:commentRangeStart w:id="267"/>
      <w:commentRangeStart w:id="268"/>
      <w:r w:rsidRPr="00493E39">
        <w:rPr>
          <w:lang w:val="pt-BR"/>
        </w:rPr>
        <w:t>Com a base de Akcura (2025), compara-se a razão entre variações do varejo e da referência internacional defasada em um mês, de abril de 2020 a junho de 2022. Usam-se preços em dólares e gasolina da Costa do Golfo como referência comum, adaptações em relação à medida original.</w:t>
      </w:r>
      <w:commentRangeEnd w:id="267"/>
      <w:r w:rsidRPr="00493E39">
        <w:rPr>
          <w:rStyle w:val="CommentReference"/>
          <w:sz w:val="24"/>
          <w:szCs w:val="24"/>
          <w:lang w:val="pt-BR"/>
        </w:rPr>
        <w:commentReference w:id="267"/>
      </w:r>
      <w:commentRangeEnd w:id="268"/>
      <w:r w:rsidR="00962AB9" w:rsidRPr="00493E39">
        <w:rPr>
          <w:rStyle w:val="CommentReference"/>
          <w:sz w:val="24"/>
          <w:szCs w:val="24"/>
          <w:lang w:val="pt-BR"/>
        </w:rPr>
        <w:commentReference w:id="268"/>
      </w:r>
    </w:p>
    <w:p w14:paraId="51A8336A" w14:textId="101B5A73" w:rsidR="00D64459" w:rsidRPr="00493E39" w:rsidRDefault="008B2120">
      <w:pPr>
        <w:ind w:firstLine="709"/>
        <w:jc w:val="both"/>
        <w:rPr>
          <w:lang w:val="pt-BR"/>
        </w:rPr>
      </w:pPr>
      <w:r w:rsidRPr="00493E39">
        <w:rPr>
          <w:lang w:val="pt-BR"/>
        </w:rPr>
        <w:t xml:space="preserve">Entre 65 países, o repasse mediano é 0,798 nos desregulados e 0,288 nos regulados (WORLD BANK, 2025), razão de 2,8. O Brasil apresenta 0,868, percentil 77 e sexto lugar entre 16 países latino-americanos e caribenhos. Panamá e Belize, regulados, lideram a região, mostrando que a classificação não determina mecanicamente o repasse. Os detalhes estão no Apêndice I e </w:t>
      </w:r>
      <w:del w:id="3585" w:author="Claude" w:date="2026-10-15T00:16:05Z">
        <w:r w:rsidRPr="00493E39">
          <w:rPr>
            <w:lang w:val="pt-BR"/>
          </w:rPr>
          <w:delText xml:space="preserve">na Figura 13, no Apêndice N</w:delText>
        </w:r>
      </w:del>
      <w:ins w:id="3586" w:author="Claude" w:date="2026-10-15T00:16:05Z">
        <w:r w:rsidRPr="00493E39">
          <w:rPr>
            <w:lang w:val="pt-BR"/>
          </w:rPr>
          <w:t xml:space="preserve">na Figura 15, no Apêndice N</w:t>
        </w:r>
      </w:ins>
      <w:r w:rsidRPr="00493E39">
        <w:rPr>
          <w:lang w:val="pt-BR"/>
        </w:rPr>
        <w:t xml:space="preserve">.</w:t>
      </w:r>
    </w:p>
    <w:p w14:paraId="3CC95063" w14:textId="0469A3F4" w:rsidR="00D64459" w:rsidRPr="00493E39" w:rsidRDefault="008B2120">
      <w:pPr>
        <w:ind w:firstLine="709"/>
        <w:jc w:val="both"/>
        <w:rPr>
          <w:lang w:val="pt-BR"/>
        </w:rPr>
      </w:pPr>
      <w:commentRangeStart w:id="269"/>
      <w:commentRangeStart w:id="270"/>
      <w:r w:rsidRPr="00493E39">
        <w:rPr>
          <w:lang w:val="pt-BR"/>
        </w:rPr>
        <w:lastRenderedPageBreak/>
        <w:t>A comparação situa a magnitude brasileira, mas não identifica a data nem a causa de sua mudança.</w:t>
      </w:r>
      <w:commentRangeEnd w:id="269"/>
      <w:r w:rsidRPr="00493E39">
        <w:rPr>
          <w:rStyle w:val="CommentReference"/>
          <w:sz w:val="24"/>
          <w:szCs w:val="24"/>
          <w:lang w:val="pt-BR"/>
        </w:rPr>
        <w:commentReference w:id="269"/>
      </w:r>
      <w:commentRangeEnd w:id="270"/>
      <w:r w:rsidR="00962AB9" w:rsidRPr="00493E39">
        <w:rPr>
          <w:rStyle w:val="CommentReference"/>
          <w:sz w:val="24"/>
          <w:szCs w:val="24"/>
          <w:lang w:val="pt-BR"/>
        </w:rPr>
        <w:commentReference w:id="270"/>
      </w:r>
    </w:p>
    <w:p w14:paraId="2F70A9F5" w14:textId="77777777" w:rsidR="00D64459" w:rsidRPr="00493E39" w:rsidRDefault="008B2120">
      <w:pPr>
        <w:pStyle w:val="Heading2"/>
        <w:spacing w:before="280" w:after="160"/>
        <w:rPr>
          <w:lang w:val="pt-BR"/>
        </w:rPr>
      </w:pPr>
      <w:bookmarkStart w:id="271" w:name="_Toc239713581"/>
      <w:bookmarkStart w:id="272" w:name="_TocCompactLiteratura"/>
      <w:bookmarkStart w:id="273" w:name="_TocReviewed_418"/>
      <w:del w:id="3554" w:author="Claude" w:date="2026-10-15T00:16:05Z">
        <w:r w:rsidRPr="00493E39">
          <w:rPr>
            <w:lang w:val="pt-BR"/>
          </w:rPr>
          <w:delText xml:space="preserve">4.9</w:delText>
        </w:r>
      </w:del>
      <w:ins w:id="3555" w:author="Claude" w:date="2026-10-15T00:16:05Z">
        <w:r w:rsidRPr="00493E39">
          <w:rPr>
            <w:lang w:val="pt-BR"/>
          </w:rPr>
          <w:t xml:space="preserve">4.10</w:t>
        </w:r>
      </w:ins>
      <w:r w:rsidRPr="00493E39">
        <w:rPr>
          <w:lang w:val="pt-BR"/>
        </w:rPr>
        <w:t xml:space="preserve"> O resultado à luz da literatura</w:t>
      </w:r>
      <w:bookmarkEnd w:id="271"/>
      <w:bookmarkEnd w:id="272"/>
      <w:bookmarkEnd w:id="273"/>
    </w:p>
    <w:p w14:paraId="1034F0E7" w14:textId="5F3709F9" w:rsidR="00D64459" w:rsidRPr="00493E39" w:rsidRDefault="008B2120">
      <w:pPr>
        <w:ind w:firstLine="709"/>
        <w:jc w:val="both"/>
        <w:rPr>
          <w:lang w:val="pt-BR"/>
        </w:rPr>
      </w:pPr>
      <w:commentRangeStart w:id="274"/>
      <w:commentRangeStart w:id="275"/>
      <w:r w:rsidRPr="00493E39">
        <w:rPr>
          <w:lang w:val="pt-BR"/>
        </w:rPr>
        <w:t>A Tabela 8 compara os resultados reescalados por alta de 10% no petróleo. Diferenças de métodos, amostras e medidas permitem apenas comparação de ordem de grandeza.</w:t>
      </w:r>
      <w:commentRangeEnd w:id="274"/>
      <w:r w:rsidRPr="00493E39">
        <w:rPr>
          <w:rStyle w:val="CommentReference"/>
          <w:sz w:val="24"/>
          <w:szCs w:val="24"/>
          <w:lang w:val="pt-BR"/>
        </w:rPr>
        <w:commentReference w:id="274"/>
      </w:r>
      <w:commentRangeEnd w:id="275"/>
      <w:r w:rsidR="00962AB9" w:rsidRPr="00493E39">
        <w:rPr>
          <w:rStyle w:val="CommentReference"/>
          <w:sz w:val="24"/>
          <w:szCs w:val="24"/>
          <w:lang w:val="pt-BR"/>
        </w:rPr>
        <w:commentReference w:id="275"/>
      </w:r>
    </w:p>
    <w:p w14:paraId="5A0A79AD" w14:textId="77777777" w:rsidR="00D64459" w:rsidRPr="00493E39" w:rsidRDefault="008B2120">
      <w:pPr>
        <w:keepNext/>
        <w:spacing w:before="200" w:after="40" w:line="240" w:lineRule="auto"/>
        <w:rPr>
          <w:sz w:val="20"/>
          <w:szCs w:val="20"/>
          <w:lang w:val="pt-BR"/>
        </w:rPr>
      </w:pPr>
      <w:r w:rsidRPr="00493E39">
        <w:rPr>
          <w:sz w:val="20"/>
          <w:szCs w:val="20"/>
          <w:lang w:val="pt-BR"/>
        </w:rPr>
        <w:t>Tabela 8 – O repasse estimado e a literatura, por alta de 10% no preço do petróleo</w:t>
      </w:r>
    </w:p>
    <w:tbl>
      <w:tblPr>
        <w:tblW w:w="0" w:type="auto"/>
        <w:jc w:val="center"/>
        <w:tblLook w:val="04A0" w:firstRow="1" w:lastRow="0" w:firstColumn="1" w:lastColumn="0" w:noHBand="0" w:noVBand="1"/>
      </w:tblPr>
      <w:tblGrid>
        <w:gridCol w:w="1700"/>
        <w:gridCol w:w="1750"/>
        <w:gridCol w:w="2350"/>
        <w:gridCol w:w="2428"/>
      </w:tblGrid>
      <w:tr w:rsidR="00EA6EA1" w:rsidRPr="00493E39" w14:paraId="2A38B2D1" w14:textId="77777777">
        <w:trPr>
          <w:cantSplit/>
          <w:tblHeader/>
          <w:jc w:val="center"/>
        </w:trPr>
        <w:tc>
          <w:tcPr>
            <w:tcW w:w="1700" w:type="dxa"/>
            <w:tcBorders>
              <w:top w:val="single" w:sz="12" w:space="0" w:color="000000"/>
              <w:left w:val="nil"/>
              <w:bottom w:val="single" w:sz="6" w:space="0" w:color="000000"/>
              <w:right w:val="nil"/>
            </w:tcBorders>
          </w:tcPr>
          <w:p w14:paraId="5C0365B0" w14:textId="77777777" w:rsidR="00EA6EA1" w:rsidRPr="00493E39" w:rsidRDefault="0025192B">
            <w:pPr>
              <w:spacing w:after="20" w:line="240" w:lineRule="auto"/>
              <w:rPr>
                <w:sz w:val="20"/>
                <w:szCs w:val="20"/>
              </w:rPr>
            </w:pPr>
            <w:r w:rsidRPr="00493E39">
              <w:rPr>
                <w:b/>
                <w:sz w:val="20"/>
                <w:szCs w:val="20"/>
              </w:rPr>
              <w:t>Estudo</w:t>
            </w:r>
          </w:p>
        </w:tc>
        <w:tc>
          <w:tcPr>
            <w:tcW w:w="1750" w:type="dxa"/>
            <w:tcBorders>
              <w:top w:val="single" w:sz="12" w:space="0" w:color="000000"/>
              <w:left w:val="nil"/>
              <w:bottom w:val="single" w:sz="6" w:space="0" w:color="000000"/>
              <w:right w:val="nil"/>
            </w:tcBorders>
          </w:tcPr>
          <w:p w14:paraId="0960EE3A" w14:textId="77777777" w:rsidR="00EA6EA1" w:rsidRPr="00493E39" w:rsidRDefault="0025192B">
            <w:pPr>
              <w:spacing w:after="20" w:line="240" w:lineRule="auto"/>
              <w:rPr>
                <w:sz w:val="20"/>
                <w:szCs w:val="20"/>
              </w:rPr>
            </w:pPr>
            <w:r w:rsidRPr="00493E39">
              <w:rPr>
                <w:b/>
                <w:sz w:val="20"/>
                <w:szCs w:val="20"/>
              </w:rPr>
              <w:t>Contexto</w:t>
            </w:r>
          </w:p>
        </w:tc>
        <w:tc>
          <w:tcPr>
            <w:tcW w:w="2350" w:type="dxa"/>
            <w:tcBorders>
              <w:top w:val="single" w:sz="12" w:space="0" w:color="000000"/>
              <w:left w:val="nil"/>
              <w:bottom w:val="single" w:sz="6" w:space="0" w:color="000000"/>
              <w:right w:val="nil"/>
            </w:tcBorders>
          </w:tcPr>
          <w:p w14:paraId="669FE004" w14:textId="77777777" w:rsidR="00EA6EA1" w:rsidRPr="00493E39" w:rsidRDefault="0025192B">
            <w:pPr>
              <w:spacing w:after="20" w:line="240" w:lineRule="auto"/>
              <w:rPr>
                <w:sz w:val="20"/>
                <w:szCs w:val="20"/>
              </w:rPr>
            </w:pPr>
            <w:r w:rsidRPr="00493E39">
              <w:rPr>
                <w:b/>
                <w:sz w:val="20"/>
                <w:szCs w:val="20"/>
              </w:rPr>
              <w:t>Estimativa do estudo</w:t>
            </w:r>
          </w:p>
        </w:tc>
        <w:tc>
          <w:tcPr>
            <w:tcW w:w="2251" w:type="dxa"/>
            <w:tcBorders>
              <w:top w:val="single" w:sz="12" w:space="0" w:color="000000"/>
              <w:left w:val="nil"/>
              <w:bottom w:val="single" w:sz="6" w:space="0" w:color="000000"/>
              <w:right w:val="nil"/>
            </w:tcBorders>
          </w:tcPr>
          <w:p w14:paraId="1E61D518" w14:textId="77777777" w:rsidR="00EA6EA1" w:rsidRPr="00493E39" w:rsidRDefault="0025192B">
            <w:pPr>
              <w:spacing w:after="20" w:line="240" w:lineRule="auto"/>
              <w:rPr>
                <w:sz w:val="20"/>
                <w:szCs w:val="20"/>
              </w:rPr>
            </w:pPr>
            <w:commentRangeStart w:id="276"/>
            <w:commentRangeStart w:id="277"/>
            <w:r w:rsidRPr="00493E39">
              <w:rPr>
                <w:b/>
                <w:sz w:val="20"/>
                <w:szCs w:val="20"/>
              </w:rPr>
              <w:t>Este trabalho, mesma unidade</w:t>
            </w:r>
            <w:commentRangeEnd w:id="276"/>
            <w:r w:rsidRPr="00493E39">
              <w:rPr>
                <w:rStyle w:val="CommentReference"/>
                <w:sz w:val="20"/>
                <w:szCs w:val="20"/>
              </w:rPr>
              <w:commentReference w:id="276"/>
            </w:r>
            <w:commentRangeEnd w:id="277"/>
            <w:r w:rsidR="00962AB9" w:rsidRPr="00493E39">
              <w:rPr>
                <w:rStyle w:val="CommentReference"/>
                <w:sz w:val="20"/>
                <w:szCs w:val="20"/>
              </w:rPr>
              <w:commentReference w:id="277"/>
            </w:r>
          </w:p>
        </w:tc>
      </w:tr>
      <w:tr w:rsidR="00EA6EA1" w:rsidRPr="004C0F01" w14:paraId="32F69E48" w14:textId="77777777">
        <w:trPr>
          <w:cantSplit/>
          <w:jc w:val="center"/>
        </w:trPr>
        <w:tc>
          <w:tcPr>
            <w:tcW w:w="1700" w:type="dxa"/>
            <w:tcBorders>
              <w:top w:val="nil"/>
              <w:left w:val="nil"/>
              <w:bottom w:val="nil"/>
              <w:right w:val="nil"/>
            </w:tcBorders>
          </w:tcPr>
          <w:p w14:paraId="5C30BF23" w14:textId="77777777" w:rsidR="00EA6EA1" w:rsidRPr="00493E39" w:rsidRDefault="0025192B">
            <w:pPr>
              <w:spacing w:after="20" w:line="240" w:lineRule="auto"/>
              <w:rPr>
                <w:sz w:val="20"/>
                <w:szCs w:val="20"/>
              </w:rPr>
            </w:pPr>
            <w:r w:rsidRPr="00493E39">
              <w:rPr>
                <w:sz w:val="20"/>
                <w:szCs w:val="20"/>
              </w:rPr>
              <w:t>Choi et al. (2018)</w:t>
            </w:r>
          </w:p>
        </w:tc>
        <w:tc>
          <w:tcPr>
            <w:tcW w:w="1750" w:type="dxa"/>
            <w:tcBorders>
              <w:top w:val="nil"/>
              <w:left w:val="nil"/>
              <w:bottom w:val="nil"/>
              <w:right w:val="nil"/>
            </w:tcBorders>
          </w:tcPr>
          <w:p w14:paraId="552178EE" w14:textId="77777777" w:rsidR="00EA6EA1" w:rsidRPr="00493E39" w:rsidRDefault="0025192B">
            <w:pPr>
              <w:spacing w:after="20" w:line="240" w:lineRule="auto"/>
              <w:rPr>
                <w:sz w:val="20"/>
                <w:szCs w:val="20"/>
              </w:rPr>
            </w:pPr>
            <w:r w:rsidRPr="00493E39">
              <w:rPr>
                <w:sz w:val="20"/>
                <w:szCs w:val="20"/>
              </w:rPr>
              <w:t>72 economias, 1970 a 2015, dados anuais</w:t>
            </w:r>
          </w:p>
        </w:tc>
        <w:tc>
          <w:tcPr>
            <w:tcW w:w="2350" w:type="dxa"/>
            <w:tcBorders>
              <w:top w:val="nil"/>
              <w:left w:val="nil"/>
              <w:bottom w:val="nil"/>
              <w:right w:val="nil"/>
            </w:tcBorders>
          </w:tcPr>
          <w:p w14:paraId="00292CCA" w14:textId="77777777" w:rsidR="00EA6EA1" w:rsidRPr="00493E39" w:rsidRDefault="0025192B">
            <w:pPr>
              <w:spacing w:after="20" w:line="240" w:lineRule="auto"/>
              <w:rPr>
                <w:sz w:val="20"/>
                <w:szCs w:val="20"/>
                <w:lang w:val="pt-BR"/>
              </w:rPr>
            </w:pPr>
            <w:r w:rsidRPr="00493E39">
              <w:rPr>
                <w:sz w:val="20"/>
                <w:szCs w:val="20"/>
                <w:lang w:val="pt-BR"/>
              </w:rPr>
              <w:t>0,4 p.p. na inflação do ano do choque</w:t>
            </w:r>
          </w:p>
        </w:tc>
        <w:tc>
          <w:tcPr>
            <w:tcW w:w="2251" w:type="dxa"/>
            <w:tcBorders>
              <w:top w:val="nil"/>
              <w:left w:val="nil"/>
              <w:bottom w:val="nil"/>
              <w:right w:val="nil"/>
            </w:tcBorders>
          </w:tcPr>
          <w:p w14:paraId="46A7EB31" w14:textId="77777777" w:rsidR="00EA6EA1" w:rsidRPr="00493E39" w:rsidRDefault="0025192B">
            <w:pPr>
              <w:spacing w:after="20" w:line="240" w:lineRule="auto"/>
              <w:rPr>
                <w:sz w:val="20"/>
                <w:szCs w:val="20"/>
                <w:lang w:val="pt-BR"/>
              </w:rPr>
            </w:pPr>
            <w:r w:rsidRPr="00493E39">
              <w:rPr>
                <w:sz w:val="20"/>
                <w:szCs w:val="20"/>
                <w:lang w:val="pt-BR"/>
              </w:rPr>
              <w:t>12 meses: 0,10 na amostra completa; −0,06 antes e 0,25 depois</w:t>
            </w:r>
          </w:p>
        </w:tc>
      </w:tr>
      <w:tr w:rsidR="00EA6EA1" w:rsidRPr="004C0F01" w14:paraId="02A564A8" w14:textId="77777777">
        <w:trPr>
          <w:cantSplit/>
          <w:jc w:val="center"/>
        </w:trPr>
        <w:tc>
          <w:tcPr>
            <w:tcW w:w="1700" w:type="dxa"/>
            <w:tcBorders>
              <w:top w:val="nil"/>
              <w:left w:val="nil"/>
              <w:bottom w:val="nil"/>
              <w:right w:val="nil"/>
            </w:tcBorders>
          </w:tcPr>
          <w:p w14:paraId="3A22EC19" w14:textId="77777777" w:rsidR="00EA6EA1" w:rsidRPr="00493E39" w:rsidRDefault="0025192B">
            <w:pPr>
              <w:spacing w:after="20" w:line="240" w:lineRule="auto"/>
              <w:rPr>
                <w:sz w:val="20"/>
                <w:szCs w:val="20"/>
              </w:rPr>
            </w:pPr>
            <w:r w:rsidRPr="00493E39">
              <w:rPr>
                <w:sz w:val="20"/>
                <w:szCs w:val="20"/>
              </w:rPr>
              <w:t>Choi et al. (2018), Tabela 6</w:t>
            </w:r>
          </w:p>
        </w:tc>
        <w:tc>
          <w:tcPr>
            <w:tcW w:w="1750" w:type="dxa"/>
            <w:tcBorders>
              <w:top w:val="nil"/>
              <w:left w:val="nil"/>
              <w:bottom w:val="nil"/>
              <w:right w:val="nil"/>
            </w:tcBorders>
          </w:tcPr>
          <w:p w14:paraId="68C860E8" w14:textId="77777777" w:rsidR="00EA6EA1" w:rsidRPr="00493E39" w:rsidRDefault="0025192B">
            <w:pPr>
              <w:spacing w:after="20" w:line="240" w:lineRule="auto"/>
              <w:rPr>
                <w:sz w:val="20"/>
                <w:szCs w:val="20"/>
              </w:rPr>
            </w:pPr>
            <w:r w:rsidRPr="00493E39">
              <w:rPr>
                <w:sz w:val="20"/>
                <w:szCs w:val="20"/>
              </w:rPr>
              <w:t>71 economias, dados mensais, 2000 a 2015</w:t>
            </w:r>
          </w:p>
        </w:tc>
        <w:tc>
          <w:tcPr>
            <w:tcW w:w="2350" w:type="dxa"/>
            <w:tcBorders>
              <w:top w:val="nil"/>
              <w:left w:val="nil"/>
              <w:bottom w:val="nil"/>
              <w:right w:val="nil"/>
            </w:tcBorders>
          </w:tcPr>
          <w:p w14:paraId="6A3A9EB6" w14:textId="77777777" w:rsidR="00EA6EA1" w:rsidRPr="00493E39" w:rsidRDefault="0025192B">
            <w:pPr>
              <w:spacing w:after="20" w:line="240" w:lineRule="auto"/>
              <w:rPr>
                <w:sz w:val="20"/>
                <w:szCs w:val="20"/>
                <w:lang w:val="pt-BR"/>
              </w:rPr>
            </w:pPr>
            <w:r w:rsidRPr="00493E39">
              <w:rPr>
                <w:sz w:val="20"/>
                <w:szCs w:val="20"/>
                <w:lang w:val="pt-BR"/>
              </w:rPr>
              <w:t>Efeito instantâneo: cerca de 0,1 p.p. em média; EUA 0,25; Brasil −0,08, o último</w:t>
            </w:r>
          </w:p>
        </w:tc>
        <w:tc>
          <w:tcPr>
            <w:tcW w:w="2251" w:type="dxa"/>
            <w:tcBorders>
              <w:top w:val="nil"/>
              <w:left w:val="nil"/>
              <w:bottom w:val="nil"/>
              <w:right w:val="nil"/>
            </w:tcBorders>
          </w:tcPr>
          <w:p w14:paraId="65E7A4AD" w14:textId="77777777" w:rsidR="00EA6EA1" w:rsidRPr="00493E39" w:rsidRDefault="0025192B">
            <w:pPr>
              <w:spacing w:after="20" w:line="240" w:lineRule="auto"/>
              <w:rPr>
                <w:sz w:val="20"/>
                <w:szCs w:val="20"/>
                <w:lang w:val="pt-BR"/>
              </w:rPr>
            </w:pPr>
            <w:r w:rsidRPr="00493E39">
              <w:rPr>
                <w:sz w:val="20"/>
                <w:szCs w:val="20"/>
                <w:lang w:val="pt-BR"/>
              </w:rPr>
              <w:t>Mês do choque: 0,005 antes e 0,16 depois</w:t>
            </w:r>
          </w:p>
        </w:tc>
      </w:tr>
      <w:tr w:rsidR="00EA6EA1" w:rsidRPr="004C0F01" w14:paraId="6E3BE8EE" w14:textId="77777777">
        <w:trPr>
          <w:cantSplit/>
          <w:jc w:val="center"/>
        </w:trPr>
        <w:tc>
          <w:tcPr>
            <w:tcW w:w="1700" w:type="dxa"/>
            <w:tcBorders>
              <w:top w:val="nil"/>
              <w:left w:val="nil"/>
              <w:bottom w:val="nil"/>
              <w:right w:val="nil"/>
            </w:tcBorders>
          </w:tcPr>
          <w:p w14:paraId="1E133269" w14:textId="77777777" w:rsidR="00EA6EA1" w:rsidRPr="00493E39" w:rsidRDefault="0025192B">
            <w:pPr>
              <w:spacing w:after="20" w:line="240" w:lineRule="auto"/>
              <w:rPr>
                <w:sz w:val="20"/>
                <w:szCs w:val="20"/>
              </w:rPr>
            </w:pPr>
            <w:r w:rsidRPr="00493E39">
              <w:rPr>
                <w:sz w:val="20"/>
                <w:szCs w:val="20"/>
              </w:rPr>
              <w:t>Blanchard e Galí (2007)</w:t>
            </w:r>
          </w:p>
        </w:tc>
        <w:tc>
          <w:tcPr>
            <w:tcW w:w="1750" w:type="dxa"/>
            <w:tcBorders>
              <w:top w:val="nil"/>
              <w:left w:val="nil"/>
              <w:bottom w:val="nil"/>
              <w:right w:val="nil"/>
            </w:tcBorders>
          </w:tcPr>
          <w:p w14:paraId="6181B485" w14:textId="77777777" w:rsidR="00EA6EA1" w:rsidRPr="00493E39" w:rsidRDefault="0025192B">
            <w:pPr>
              <w:spacing w:after="20" w:line="240" w:lineRule="auto"/>
              <w:rPr>
                <w:sz w:val="20"/>
                <w:szCs w:val="20"/>
                <w:lang w:val="pt-BR"/>
              </w:rPr>
            </w:pPr>
            <w:r w:rsidRPr="00493E39">
              <w:rPr>
                <w:sz w:val="20"/>
                <w:szCs w:val="20"/>
                <w:lang w:val="pt-BR"/>
              </w:rPr>
              <w:t>Estados Unidos, antes e depois de 1984</w:t>
            </w:r>
          </w:p>
        </w:tc>
        <w:tc>
          <w:tcPr>
            <w:tcW w:w="2350" w:type="dxa"/>
            <w:tcBorders>
              <w:top w:val="nil"/>
              <w:left w:val="nil"/>
              <w:bottom w:val="nil"/>
              <w:right w:val="nil"/>
            </w:tcBorders>
          </w:tcPr>
          <w:p w14:paraId="47F74302" w14:textId="77777777" w:rsidR="00EA6EA1" w:rsidRPr="00493E39" w:rsidRDefault="0025192B">
            <w:pPr>
              <w:spacing w:after="20" w:line="240" w:lineRule="auto"/>
              <w:rPr>
                <w:sz w:val="20"/>
                <w:szCs w:val="20"/>
                <w:lang w:val="pt-BR"/>
              </w:rPr>
            </w:pPr>
            <w:r w:rsidRPr="00493E39">
              <w:rPr>
                <w:sz w:val="20"/>
                <w:szCs w:val="20"/>
                <w:lang w:val="pt-BR"/>
              </w:rPr>
              <w:t>Impacto na inflação ao consumidor semelhante nos dois períodos; persistência menor depois</w:t>
            </w:r>
          </w:p>
        </w:tc>
        <w:tc>
          <w:tcPr>
            <w:tcW w:w="2251" w:type="dxa"/>
            <w:tcBorders>
              <w:top w:val="nil"/>
              <w:left w:val="nil"/>
              <w:bottom w:val="nil"/>
              <w:right w:val="nil"/>
            </w:tcBorders>
          </w:tcPr>
          <w:p w14:paraId="73D284C2" w14:textId="77777777" w:rsidR="00EA6EA1" w:rsidRPr="00493E39" w:rsidRDefault="0025192B">
            <w:pPr>
              <w:spacing w:after="20" w:line="240" w:lineRule="auto"/>
              <w:rPr>
                <w:sz w:val="20"/>
                <w:szCs w:val="20"/>
                <w:lang w:val="pt-BR"/>
              </w:rPr>
            </w:pPr>
            <w:r w:rsidRPr="00493E39">
              <w:rPr>
                <w:sz w:val="20"/>
                <w:szCs w:val="20"/>
                <w:lang w:val="pt-BR"/>
              </w:rPr>
              <w:t>É o impacto que muda: de 0,005 para 0,16</w:t>
            </w:r>
          </w:p>
        </w:tc>
      </w:tr>
      <w:tr w:rsidR="00EA6EA1" w:rsidRPr="004C0F01" w14:paraId="0212292E" w14:textId="77777777">
        <w:trPr>
          <w:cantSplit/>
          <w:jc w:val="center"/>
        </w:trPr>
        <w:tc>
          <w:tcPr>
            <w:tcW w:w="1700" w:type="dxa"/>
            <w:tcBorders>
              <w:top w:val="nil"/>
              <w:left w:val="nil"/>
              <w:bottom w:val="nil"/>
              <w:right w:val="nil"/>
            </w:tcBorders>
          </w:tcPr>
          <w:p w14:paraId="0B63E661" w14:textId="77777777" w:rsidR="00EA6EA1" w:rsidRPr="00493E39" w:rsidRDefault="0025192B">
            <w:pPr>
              <w:spacing w:after="20" w:line="240" w:lineRule="auto"/>
              <w:rPr>
                <w:sz w:val="20"/>
                <w:szCs w:val="20"/>
              </w:rPr>
            </w:pPr>
            <w:r w:rsidRPr="00493E39">
              <w:rPr>
                <w:sz w:val="20"/>
                <w:szCs w:val="20"/>
              </w:rPr>
              <w:t>Känzig (2021)</w:t>
            </w:r>
          </w:p>
        </w:tc>
        <w:tc>
          <w:tcPr>
            <w:tcW w:w="1750" w:type="dxa"/>
            <w:tcBorders>
              <w:top w:val="nil"/>
              <w:left w:val="nil"/>
              <w:bottom w:val="nil"/>
              <w:right w:val="nil"/>
            </w:tcBorders>
          </w:tcPr>
          <w:p w14:paraId="1289CAB8" w14:textId="77777777" w:rsidR="00EA6EA1" w:rsidRPr="00493E39" w:rsidRDefault="0025192B">
            <w:pPr>
              <w:spacing w:after="20" w:line="240" w:lineRule="auto"/>
              <w:rPr>
                <w:sz w:val="20"/>
                <w:szCs w:val="20"/>
                <w:lang w:val="pt-BR"/>
              </w:rPr>
            </w:pPr>
            <w:r w:rsidRPr="00493E39">
              <w:rPr>
                <w:sz w:val="20"/>
                <w:szCs w:val="20"/>
                <w:lang w:val="pt-BR"/>
              </w:rPr>
              <w:t>Estados Unidos, choques de oferta da OPEP</w:t>
            </w:r>
          </w:p>
        </w:tc>
        <w:tc>
          <w:tcPr>
            <w:tcW w:w="2350" w:type="dxa"/>
            <w:tcBorders>
              <w:top w:val="nil"/>
              <w:left w:val="nil"/>
              <w:bottom w:val="nil"/>
              <w:right w:val="nil"/>
            </w:tcBorders>
          </w:tcPr>
          <w:p w14:paraId="4B32A027" w14:textId="77777777" w:rsidR="00EA6EA1" w:rsidRPr="00493E39" w:rsidRDefault="0025192B">
            <w:pPr>
              <w:spacing w:after="20" w:line="240" w:lineRule="auto"/>
              <w:rPr>
                <w:sz w:val="20"/>
                <w:szCs w:val="20"/>
                <w:lang w:val="pt-BR"/>
              </w:rPr>
            </w:pPr>
            <w:r w:rsidRPr="00493E39">
              <w:rPr>
                <w:sz w:val="20"/>
                <w:szCs w:val="20"/>
                <w:lang w:val="pt-BR"/>
              </w:rPr>
              <w:t>Preços ao consumidor +0,4% no pico (repasse de 4,5%); energia: 35% em um ano</w:t>
            </w:r>
          </w:p>
        </w:tc>
        <w:tc>
          <w:tcPr>
            <w:tcW w:w="2251" w:type="dxa"/>
            <w:tcBorders>
              <w:top w:val="nil"/>
              <w:left w:val="nil"/>
              <w:bottom w:val="nil"/>
              <w:right w:val="nil"/>
            </w:tcBorders>
          </w:tcPr>
          <w:p w14:paraId="7036D18E" w14:textId="3D8DEA01" w:rsidR="00EA6EA1" w:rsidRPr="00493E39" w:rsidRDefault="0025192B">
            <w:pPr>
              <w:spacing w:after="20" w:line="240" w:lineRule="auto"/>
              <w:rPr>
                <w:sz w:val="20"/>
                <w:szCs w:val="20"/>
                <w:lang w:val="pt-BR"/>
              </w:rPr>
            </w:pPr>
            <w:r w:rsidRPr="00493E39">
              <w:rPr>
                <w:sz w:val="20"/>
                <w:szCs w:val="20"/>
                <w:lang w:val="pt-BR"/>
              </w:rPr>
              <w:t>IPCA: 0,33 no pico (repasse de 3,3%); gasolina ao consumidor: elasticidade de 0,39 no mês seguinte, depois</w:t>
            </w:r>
          </w:p>
        </w:tc>
      </w:tr>
      <w:tr w:rsidR="00EA6EA1" w:rsidRPr="004C0F01" w14:paraId="3ACDA5F3" w14:textId="77777777">
        <w:trPr>
          <w:cantSplit/>
          <w:jc w:val="center"/>
        </w:trPr>
        <w:tc>
          <w:tcPr>
            <w:tcW w:w="1700" w:type="dxa"/>
            <w:tcBorders>
              <w:top w:val="nil"/>
              <w:left w:val="nil"/>
              <w:bottom w:val="nil"/>
              <w:right w:val="nil"/>
            </w:tcBorders>
          </w:tcPr>
          <w:p w14:paraId="0DC26F1B" w14:textId="77777777" w:rsidR="00EA6EA1" w:rsidRPr="00493E39" w:rsidRDefault="0025192B">
            <w:pPr>
              <w:spacing w:after="20" w:line="240" w:lineRule="auto"/>
              <w:rPr>
                <w:sz w:val="20"/>
                <w:szCs w:val="20"/>
              </w:rPr>
            </w:pPr>
            <w:r w:rsidRPr="00493E39">
              <w:rPr>
                <w:sz w:val="20"/>
                <w:szCs w:val="20"/>
              </w:rPr>
              <w:t>Baba e Lee (2022)</w:t>
            </w:r>
          </w:p>
        </w:tc>
        <w:tc>
          <w:tcPr>
            <w:tcW w:w="1750" w:type="dxa"/>
            <w:tcBorders>
              <w:top w:val="nil"/>
              <w:left w:val="nil"/>
              <w:bottom w:val="nil"/>
              <w:right w:val="nil"/>
            </w:tcBorders>
          </w:tcPr>
          <w:p w14:paraId="772D046C" w14:textId="77777777" w:rsidR="00EA6EA1" w:rsidRPr="00493E39" w:rsidRDefault="0025192B">
            <w:pPr>
              <w:spacing w:after="20" w:line="240" w:lineRule="auto"/>
              <w:rPr>
                <w:sz w:val="20"/>
                <w:szCs w:val="20"/>
              </w:rPr>
            </w:pPr>
            <w:r w:rsidRPr="00493E39">
              <w:rPr>
                <w:sz w:val="20"/>
                <w:szCs w:val="20"/>
              </w:rPr>
              <w:t>Economias europeias</w:t>
            </w:r>
          </w:p>
        </w:tc>
        <w:tc>
          <w:tcPr>
            <w:tcW w:w="2350" w:type="dxa"/>
            <w:tcBorders>
              <w:top w:val="nil"/>
              <w:left w:val="nil"/>
              <w:bottom w:val="nil"/>
              <w:right w:val="nil"/>
            </w:tcBorders>
          </w:tcPr>
          <w:p w14:paraId="150F9B1F" w14:textId="77777777" w:rsidR="00EA6EA1" w:rsidRPr="00493E39" w:rsidRDefault="0025192B">
            <w:pPr>
              <w:spacing w:after="20" w:line="240" w:lineRule="auto"/>
              <w:rPr>
                <w:sz w:val="20"/>
                <w:szCs w:val="20"/>
                <w:lang w:val="pt-BR"/>
              </w:rPr>
            </w:pPr>
            <w:r w:rsidRPr="00493E39">
              <w:rPr>
                <w:sz w:val="20"/>
                <w:szCs w:val="20"/>
                <w:lang w:val="pt-BR"/>
              </w:rPr>
              <w:t>Núcleo: elasticidade de 0,002 no primeiro trimestre a 0,03 em três anos</w:t>
            </w:r>
          </w:p>
        </w:tc>
        <w:tc>
          <w:tcPr>
            <w:tcW w:w="2251" w:type="dxa"/>
            <w:tcBorders>
              <w:top w:val="nil"/>
              <w:left w:val="nil"/>
              <w:bottom w:val="nil"/>
              <w:right w:val="nil"/>
            </w:tcBorders>
          </w:tcPr>
          <w:p w14:paraId="12BEBFB8" w14:textId="0857104B" w:rsidR="00EA6EA1" w:rsidRPr="00493E39" w:rsidRDefault="0025192B">
            <w:pPr>
              <w:spacing w:after="20" w:line="240" w:lineRule="auto"/>
              <w:rPr>
                <w:sz w:val="20"/>
                <w:szCs w:val="20"/>
                <w:lang w:val="pt-BR"/>
              </w:rPr>
            </w:pPr>
            <w:del w:id="10830" w:author="Claude" w:date="2026-10-21T00:40:36Z">
              <w:r w:rsidRPr="00493E39">
                <w:rPr>
                  <w:sz w:val="20"/>
                  <w:szCs w:val="20"/>
                  <w:lang w:val="pt-BR"/>
                </w:rPr>
                <w:delText xml:space="preserve">Segunda volta:</w:delText>
              </w:r>
            </w:del>
            <w:ins w:id="10831" w:author="Claude" w:date="2026-10-21T00:40:36Z">
              <w:r w:rsidRPr="00493E39">
                <w:rPr>
                  <w:sz w:val="20"/>
                  <w:szCs w:val="20"/>
                  <w:lang w:val="pt-BR"/>
                </w:rPr>
                <w:t xml:space="preserve">Segundo efeito:</w:t>
              </w:r>
            </w:ins>
            <w:r w:rsidRPr="00493E39">
              <w:rPr>
                <w:sz w:val="20"/>
                <w:szCs w:val="20"/>
                <w:lang w:val="pt-BR"/>
              </w:rPr>
              <w:t xml:space="preserve"> elasticidade de 0,015 em seis meses e 0,022 em doze, depois</w:t>
            </w:r>
          </w:p>
        </w:tc>
      </w:tr>
      <w:tr w:rsidR="00EA6EA1" w:rsidRPr="004C0F01" w14:paraId="03DC2B48" w14:textId="77777777">
        <w:trPr>
          <w:cantSplit/>
          <w:jc w:val="center"/>
        </w:trPr>
        <w:tc>
          <w:tcPr>
            <w:tcW w:w="1700" w:type="dxa"/>
            <w:tcBorders>
              <w:top w:val="nil"/>
              <w:left w:val="nil"/>
              <w:bottom w:val="nil"/>
              <w:right w:val="nil"/>
            </w:tcBorders>
          </w:tcPr>
          <w:p w14:paraId="7E642647" w14:textId="0F18BE41" w:rsidR="00EA6EA1" w:rsidRPr="00493E39" w:rsidRDefault="0025192B">
            <w:pPr>
              <w:spacing w:after="20" w:line="240" w:lineRule="auto"/>
              <w:rPr>
                <w:sz w:val="20"/>
                <w:szCs w:val="20"/>
              </w:rPr>
            </w:pPr>
            <w:r w:rsidRPr="00493E39">
              <w:rPr>
                <w:sz w:val="20"/>
                <w:szCs w:val="20"/>
              </w:rPr>
              <w:t>López et al. (2026)</w:t>
            </w:r>
          </w:p>
        </w:tc>
        <w:tc>
          <w:tcPr>
            <w:tcW w:w="1750" w:type="dxa"/>
            <w:tcBorders>
              <w:top w:val="nil"/>
              <w:left w:val="nil"/>
              <w:bottom w:val="nil"/>
              <w:right w:val="nil"/>
            </w:tcBorders>
          </w:tcPr>
          <w:p w14:paraId="631D6B2D" w14:textId="77777777" w:rsidR="00EA6EA1" w:rsidRPr="00493E39" w:rsidRDefault="0025192B">
            <w:pPr>
              <w:spacing w:after="20" w:line="240" w:lineRule="auto"/>
              <w:rPr>
                <w:sz w:val="20"/>
                <w:szCs w:val="20"/>
                <w:lang w:val="pt-BR"/>
              </w:rPr>
            </w:pPr>
            <w:r w:rsidRPr="00493E39">
              <w:rPr>
                <w:sz w:val="20"/>
                <w:szCs w:val="20"/>
                <w:lang w:val="pt-BR"/>
              </w:rPr>
              <w:t>Área do euro, choques de gás</w:t>
            </w:r>
          </w:p>
        </w:tc>
        <w:tc>
          <w:tcPr>
            <w:tcW w:w="2350" w:type="dxa"/>
            <w:tcBorders>
              <w:top w:val="nil"/>
              <w:left w:val="nil"/>
              <w:bottom w:val="nil"/>
              <w:right w:val="nil"/>
            </w:tcBorders>
          </w:tcPr>
          <w:p w14:paraId="7AA58113" w14:textId="77777777" w:rsidR="00EA6EA1" w:rsidRPr="00493E39" w:rsidRDefault="0025192B">
            <w:pPr>
              <w:spacing w:after="20" w:line="240" w:lineRule="auto"/>
              <w:rPr>
                <w:sz w:val="20"/>
                <w:szCs w:val="20"/>
                <w:lang w:val="pt-BR"/>
              </w:rPr>
            </w:pPr>
            <w:r w:rsidRPr="00493E39">
              <w:rPr>
                <w:sz w:val="20"/>
                <w:szCs w:val="20"/>
                <w:lang w:val="pt-BR"/>
              </w:rPr>
              <w:t>Efeitos indiretos: cerca de 75% da resposta em três anos</w:t>
            </w:r>
          </w:p>
        </w:tc>
        <w:tc>
          <w:tcPr>
            <w:tcW w:w="2251" w:type="dxa"/>
            <w:tcBorders>
              <w:top w:val="nil"/>
              <w:left w:val="nil"/>
              <w:bottom w:val="nil"/>
              <w:right w:val="nil"/>
            </w:tcBorders>
          </w:tcPr>
          <w:p w14:paraId="3A55AD0A" w14:textId="77777777" w:rsidR="00EA6EA1" w:rsidRPr="00493E39" w:rsidRDefault="0025192B">
            <w:pPr>
              <w:spacing w:after="20" w:line="240" w:lineRule="auto"/>
              <w:rPr>
                <w:sz w:val="20"/>
                <w:szCs w:val="20"/>
                <w:lang w:val="pt-BR"/>
              </w:rPr>
            </w:pPr>
            <w:del w:id="10832" w:author="Claude" w:date="2026-10-21T00:40:36Z">
              <w:r w:rsidRPr="00493E39">
                <w:rPr>
                  <w:sz w:val="20"/>
                  <w:szCs w:val="20"/>
                  <w:lang w:val="pt-BR"/>
                </w:rPr>
                <w:delText xml:space="preserve">Segunda volta:</w:delText>
              </w:r>
            </w:del>
            <w:ins w:id="10833" w:author="Claude" w:date="2026-10-21T00:40:36Z">
              <w:r w:rsidRPr="00493E39">
                <w:rPr>
                  <w:sz w:val="20"/>
                  <w:szCs w:val="20"/>
                  <w:lang w:val="pt-BR"/>
                </w:rPr>
                <w:t xml:space="preserve">Segundo efeito:</w:t>
              </w:r>
            </w:ins>
            <w:r w:rsidRPr="00493E39">
              <w:rPr>
                <w:sz w:val="20"/>
                <w:szCs w:val="20"/>
                <w:lang w:val="pt-BR"/>
              </w:rPr>
              <w:t xml:space="preserve"> 87% do efeito em seis meses e 80% em doze, depois</w:t>
            </w:r>
          </w:p>
        </w:tc>
      </w:tr>
      <w:tr w:rsidR="00EA6EA1" w:rsidRPr="004C0F01" w14:paraId="062C7416" w14:textId="77777777">
        <w:trPr>
          <w:cantSplit/>
          <w:jc w:val="center"/>
        </w:trPr>
        <w:tc>
          <w:tcPr>
            <w:tcW w:w="1700" w:type="dxa"/>
            <w:tcBorders>
              <w:top w:val="nil"/>
              <w:left w:val="nil"/>
              <w:bottom w:val="single" w:sz="12" w:space="0" w:color="000000"/>
              <w:right w:val="nil"/>
            </w:tcBorders>
          </w:tcPr>
          <w:p w14:paraId="30752A0C" w14:textId="77777777" w:rsidR="00EA6EA1" w:rsidRPr="00493E39" w:rsidRDefault="0025192B">
            <w:pPr>
              <w:spacing w:after="20" w:line="240" w:lineRule="auto"/>
              <w:rPr>
                <w:sz w:val="20"/>
                <w:szCs w:val="20"/>
              </w:rPr>
            </w:pPr>
            <w:r w:rsidRPr="00493E39">
              <w:rPr>
                <w:sz w:val="20"/>
                <w:szCs w:val="20"/>
              </w:rPr>
              <w:t>Banco Central do Brasil (2022)</w:t>
            </w:r>
          </w:p>
        </w:tc>
        <w:tc>
          <w:tcPr>
            <w:tcW w:w="1750" w:type="dxa"/>
            <w:tcBorders>
              <w:top w:val="nil"/>
              <w:left w:val="nil"/>
              <w:bottom w:val="single" w:sz="12" w:space="0" w:color="000000"/>
              <w:right w:val="nil"/>
            </w:tcBorders>
          </w:tcPr>
          <w:p w14:paraId="19DACD60" w14:textId="77777777" w:rsidR="00EA6EA1" w:rsidRPr="00493E39" w:rsidRDefault="0025192B">
            <w:pPr>
              <w:spacing w:after="20" w:line="240" w:lineRule="auto"/>
              <w:rPr>
                <w:sz w:val="20"/>
                <w:szCs w:val="20"/>
                <w:lang w:val="pt-BR"/>
              </w:rPr>
            </w:pPr>
            <w:r w:rsidRPr="00493E39">
              <w:rPr>
                <w:sz w:val="20"/>
                <w:szCs w:val="20"/>
                <w:lang w:val="pt-BR"/>
              </w:rPr>
              <w:t>Brasil, calibração via gasolina, petróleo em reais</w:t>
            </w:r>
          </w:p>
        </w:tc>
        <w:tc>
          <w:tcPr>
            <w:tcW w:w="2350" w:type="dxa"/>
            <w:tcBorders>
              <w:top w:val="nil"/>
              <w:left w:val="nil"/>
              <w:bottom w:val="single" w:sz="12" w:space="0" w:color="000000"/>
              <w:right w:val="nil"/>
            </w:tcBorders>
          </w:tcPr>
          <w:p w14:paraId="7A05AC7F" w14:textId="43476F26" w:rsidR="00EA6EA1" w:rsidRPr="00493E39" w:rsidRDefault="0025192B">
            <w:pPr>
              <w:spacing w:after="20" w:line="240" w:lineRule="auto"/>
              <w:rPr>
                <w:sz w:val="20"/>
                <w:szCs w:val="20"/>
                <w:lang w:val="pt-BR"/>
              </w:rPr>
            </w:pPr>
            <w:r w:rsidRPr="00493E39">
              <w:rPr>
                <w:sz w:val="20"/>
                <w:szCs w:val="20"/>
                <w:lang w:val="pt-BR"/>
              </w:rPr>
              <w:t>0,20 a 0,27 p.p. no IPCA em 2021; 0,31 a 0,43 em 2022</w:t>
            </w:r>
          </w:p>
        </w:tc>
        <w:tc>
          <w:tcPr>
            <w:tcW w:w="2251" w:type="dxa"/>
            <w:tcBorders>
              <w:top w:val="nil"/>
              <w:left w:val="nil"/>
              <w:bottom w:val="single" w:sz="12" w:space="0" w:color="000000"/>
              <w:right w:val="nil"/>
            </w:tcBorders>
          </w:tcPr>
          <w:p w14:paraId="46B76F0F" w14:textId="77777777" w:rsidR="00EA6EA1" w:rsidRPr="00493E39" w:rsidRDefault="0025192B">
            <w:pPr>
              <w:spacing w:after="20" w:line="240" w:lineRule="auto"/>
              <w:rPr>
                <w:sz w:val="20"/>
                <w:szCs w:val="20"/>
                <w:lang w:val="pt-BR"/>
              </w:rPr>
            </w:pPr>
            <w:r w:rsidRPr="00493E39">
              <w:rPr>
                <w:sz w:val="20"/>
                <w:szCs w:val="20"/>
                <w:lang w:val="pt-BR"/>
              </w:rPr>
              <w:t>Canal dos combustíveis em três meses: 0,003 antes e 0,23 depois</w:t>
            </w:r>
          </w:p>
        </w:tc>
      </w:tr>
    </w:tbl>
    <w:p w14:paraId="726E171A" w14:textId="267FCCBD" w:rsidR="00D64459" w:rsidRPr="00493E39" w:rsidRDefault="008B2120">
      <w:pPr>
        <w:spacing w:before="40" w:line="240" w:lineRule="auto"/>
        <w:jc w:val="both"/>
        <w:rPr>
          <w:sz w:val="20"/>
          <w:szCs w:val="20"/>
          <w:lang w:val="pt-BR"/>
        </w:rPr>
      </w:pPr>
      <w:r w:rsidRPr="00493E39">
        <w:rPr>
          <w:sz w:val="20"/>
          <w:szCs w:val="20"/>
          <w:lang w:val="pt-BR"/>
        </w:rPr>
        <w:t>Nota: os valores deste trabalho são os coeficientes das Tabelas 2, 4 e 5 e da seção 4.5.1 multiplicados por 10/10,7; elasticidade é a razão entre a variação logarítmica do preço e a do petróleo, de 10,19 pontos por choque unitário. Antes e depois referem-se a março de 2017. Métodos, amostras e medidas de preço diferem entre os estudos, e a comparação é de ordem de grandeza.</w:t>
      </w:r>
    </w:p>
    <w:p w14:paraId="0479399C" w14:textId="77777777" w:rsidR="00D64459" w:rsidRPr="00493E39" w:rsidRDefault="008B2120">
      <w:pPr>
        <w:spacing w:before="20" w:after="200" w:line="240" w:lineRule="auto"/>
        <w:jc w:val="both"/>
        <w:rPr>
          <w:sz w:val="20"/>
          <w:szCs w:val="20"/>
          <w:lang w:val="pt-BR"/>
        </w:rPr>
      </w:pPr>
      <w:r w:rsidRPr="00493E39">
        <w:rPr>
          <w:sz w:val="20"/>
          <w:szCs w:val="20"/>
          <w:lang w:val="pt-BR"/>
        </w:rPr>
        <w:t>Fonte: Elaboração própria a partir dos trabalhos citados.</w:t>
      </w:r>
    </w:p>
    <w:p w14:paraId="39A3BE35" w14:textId="4ED89D27" w:rsidR="00D64459" w:rsidRPr="00493E39" w:rsidRDefault="008B2120">
      <w:pPr>
        <w:ind w:firstLine="709"/>
        <w:jc w:val="both"/>
        <w:rPr>
          <w:lang w:val="pt-BR"/>
        </w:rPr>
      </w:pPr>
      <w:commentRangeStart w:id="278"/>
      <w:commentRangeStart w:id="279"/>
      <w:r w:rsidRPr="00493E39">
        <w:rPr>
          <w:lang w:val="pt-BR"/>
        </w:rPr>
        <w:t xml:space="preserve">Em doze meses, a resposta reescalada do IPCA é 0,10 na amostra completa, −0,06 antes e 0,25 depois, contra cerca de 0,4 no painel de Choi et al. (2018). O pico posterior, de 0,33 ponto, também tem ordem próxima à alta de 0,4% no nível de </w:t>
      </w:r>
      <w:r w:rsidRPr="00493E39">
        <w:rPr>
          <w:lang w:val="pt-BR"/>
        </w:rPr>
        <w:lastRenderedPageBreak/>
        <w:t>preços dos Estados Unidos estimada por Känzig (2021), respeitadas as diferenças de identificação e horizonte.</w:t>
      </w:r>
      <w:commentRangeEnd w:id="278"/>
      <w:r w:rsidRPr="00493E39">
        <w:rPr>
          <w:rStyle w:val="CommentReference"/>
          <w:sz w:val="24"/>
          <w:szCs w:val="24"/>
          <w:lang w:val="pt-BR"/>
        </w:rPr>
        <w:commentReference w:id="278"/>
      </w:r>
      <w:commentRangeEnd w:id="279"/>
      <w:r w:rsidR="00962AB9" w:rsidRPr="00493E39">
        <w:rPr>
          <w:rStyle w:val="CommentReference"/>
          <w:sz w:val="24"/>
          <w:szCs w:val="24"/>
          <w:lang w:val="pt-BR"/>
        </w:rPr>
        <w:commentReference w:id="279"/>
      </w:r>
    </w:p>
    <w:p w14:paraId="59C4DB5B" w14:textId="6FE46A87" w:rsidR="00D64459" w:rsidRPr="00493E39" w:rsidRDefault="008B2120">
      <w:pPr>
        <w:ind w:firstLine="709"/>
        <w:jc w:val="both"/>
        <w:rPr>
          <w:lang w:val="pt-BR"/>
        </w:rPr>
      </w:pPr>
      <w:r w:rsidRPr="00493E39">
        <w:rPr>
          <w:lang w:val="pt-BR"/>
        </w:rPr>
        <w:t>Na estimação país a país de Choi et al. (2018), de 2000 a 2015, o Brasil tem coeficiente instantâneo −0,008, equivalente a −0,08 ponto por alta de 10%. Com petróleo em dólares, o coeficiente muda para 0,012; o estudo não usa os mesmos controles domésticos. A sensibilidade à moeda impede equivalência direta com os coeficientes deste trabalho.</w:t>
      </w:r>
    </w:p>
    <w:p w14:paraId="702025AC" w14:textId="7FD6300D" w:rsidR="00D64459" w:rsidRPr="00493E39" w:rsidRDefault="008B2120">
      <w:pPr>
        <w:ind w:firstLine="709"/>
        <w:jc w:val="both"/>
        <w:rPr>
          <w:lang w:val="pt-BR"/>
        </w:rPr>
      </w:pPr>
      <w:r w:rsidRPr="00493E39">
        <w:rPr>
          <w:lang w:val="pt-BR"/>
        </w:rPr>
        <w:t>Blanchard e Galí (2007) encontram redução da persistência nos Estados Unidos, com impacto inicial semelhante entre períodos. Aqui, o contraste aparece já no impacto. A mudança na regra doméstica oferece uma interpretação possível para essa diferença, sem estabelecer que seja sua única causa.</w:t>
      </w:r>
    </w:p>
    <w:p w14:paraId="1C521BBE" w14:textId="0FDE3087" w:rsidR="00D64459" w:rsidRPr="00493E39" w:rsidRDefault="008B2120">
      <w:pPr>
        <w:ind w:firstLine="709"/>
        <w:jc w:val="both"/>
        <w:rPr>
          <w:lang w:val="pt-BR"/>
        </w:rPr>
      </w:pPr>
      <w:commentRangeStart w:id="280"/>
      <w:commentRangeStart w:id="281"/>
      <w:r w:rsidRPr="00493E39">
        <w:rPr>
          <w:lang w:val="pt-BR"/>
        </w:rPr>
        <w:t xml:space="preserve">Baba e Lee (2022) e López et al. (2026) documentam crescimento dos efeitos indiretos em horizontes de anos. Aqui, </w:t>
      </w:r>
      <w:del w:id="10834" w:author="Claude" w:date="2026-10-21T00:40:36Z">
        <w:r w:rsidRPr="00493E39">
          <w:rPr>
            <w:lang w:val="pt-BR"/>
          </w:rPr>
          <w:delText xml:space="preserve">a parcela estimada de segunda volta chega a 87%</w:delText>
        </w:r>
      </w:del>
      <w:ins w:id="10835" w:author="Claude" w:date="2026-10-21T00:40:36Z">
        <w:r w:rsidRPr="00493E39">
          <w:rPr>
            <w:lang w:val="pt-BR"/>
          </w:rPr>
          <w:t xml:space="preserve">a parcela estimada do segundo efeito é de 87%</w:t>
        </w:r>
      </w:ins>
      <w:r w:rsidRPr="00493E39">
        <w:rPr>
          <w:lang w:val="pt-BR"/>
        </w:rPr>
        <w:t xml:space="preserve"> em seis meses e 80% em doze. A comparação exige cautela: a construção por pesos da cesta não equivale ao núcleo e não é significativa em todos os horizontes.</w:t>
      </w:r>
      <w:commentRangeEnd w:id="280"/>
      <w:r w:rsidRPr="00493E39">
        <w:rPr>
          <w:rStyle w:val="CommentReference"/>
          <w:sz w:val="24"/>
          <w:szCs w:val="24"/>
          <w:lang w:val="pt-BR"/>
        </w:rPr>
        <w:commentReference w:id="280"/>
      </w:r>
      <w:commentRangeEnd w:id="281"/>
      <w:r w:rsidR="00962AB9" w:rsidRPr="00493E39">
        <w:rPr>
          <w:rStyle w:val="CommentReference"/>
          <w:sz w:val="24"/>
          <w:szCs w:val="24"/>
          <w:lang w:val="pt-BR"/>
        </w:rPr>
        <w:commentReference w:id="281"/>
      </w:r>
    </w:p>
    <w:p w14:paraId="153CAC97" w14:textId="59F8518E" w:rsidR="00D64459" w:rsidRPr="00493E39" w:rsidRDefault="008B2120">
      <w:pPr>
        <w:ind w:firstLine="709"/>
        <w:jc w:val="both"/>
        <w:rPr>
          <w:lang w:val="pt-BR"/>
        </w:rPr>
      </w:pPr>
      <w:r w:rsidRPr="00493E39">
        <w:rPr>
          <w:lang w:val="pt-BR"/>
        </w:rPr>
        <w:t>A parcela associada aos combustíveis, de 0,23 ponto por alta de 10% em três meses após a quebra, tem ordem próxima à calibração do Banco Central do Brasil (2022), de 0,20 a 0,27 em 2021. A calibração cobre apenas gasolina e petróleo em reais; este trabalho inclui outros combustíveis e Brent em dólares. A proximidade não valida automaticamente a hipótese de repasse integral à refinaria.</w:t>
      </w:r>
    </w:p>
    <w:p w14:paraId="23E72BF5">
      <w:pPr>
        <w:pStyle w:val="Heading2"/>
        <w:spacing w:before="280" w:after="160"/>
        <w:rPr>
          <w:ins w:id="4627" w:author="Claude" w:date="2026-10-15T20:50:07Z"/>
        </w:rPr>
      </w:pPr>
      <w:bookmarkStart w:id="430" w:name="_TocReviewed_pol411"/>
      <w:ins w:id="4628" w:author="Claude" w:date="2026-10-15T20:50:07Z">
        <w:r w:rsidRPr="00493E39">
          <w:rPr>
            <w:lang w:val="pt-BR"/>
          </w:rPr>
          <w:t xml:space="preserve">4.11 Implicações de política</w:t>
        </w:r>
      </w:ins>
      <w:bookmarkEnd w:id="430"/>
    </w:p>
    <w:p w14:paraId="03E1F313">
      <w:pPr>
        <w:ind w:firstLine="709"/>
        <w:jc w:val="both"/>
        <w:rPr>
          <w:ins w:id="4629" w:author="Claude" w:date="2026-10-15T20:50:07Z"/>
        </w:rPr>
      </w:pPr>
      <w:ins w:id="4630" w:author="Claude" w:date="2026-10-15T20:50:07Z">
        <w:r w:rsidRPr="00493E39">
          <w:rPr>
            <w:lang w:val="pt-BR"/>
          </w:rPr>
          <w:t xml:space="preserve">Os resultados não indicam que a regra anterior fosse preferível. Um repasse menor ao IPCA não significa que o custo do choque tenha desaparecido: entre 2011 e 2014, ele foi absorvido pela Petrobras, cujas perdas Almeida, Oliveira e Losekann (2015) estimam em cerca de R$ 98 bilhões, e reapareceu quando os preços foram corrigidos. A contenção adia a inflação e transfere seu custo para a empresa e seu acionista controlador, além de enfraquecer o sinal de preço para consumo e investimento. O trabalho mede quanto do choque chega ao índice sob cada regra; não mede custo fiscal, eficiência ou bem-estar, e, com o choque tratado como endógeno, suas conclusões normativas pedem ainda mais cautela.</w:t>
        </w:r>
      </w:ins>
    </w:p>
    <w:p w14:paraId="380B8930">
      <w:pPr>
        <w:ind w:firstLine="709"/>
        <w:jc w:val="both"/>
        <w:rPr>
          <w:ins w:id="4631" w:author="Claude" w:date="2026-10-15T20:50:07Z"/>
        </w:rPr>
      </w:pPr>
      <w:ins w:id="4632" w:author="Claude" w:date="2026-10-15T20:50:07Z">
        <w:r w:rsidRPr="00493E39">
          <w:rPr>
            <w:lang w:val="pt-BR"/>
          </w:rPr>
          <w:t xml:space="preserve">As formas de amortecer o repasse também diferem: a contenção por empresa estatal, como entre 2011 e 2014, é subsídio implícito, fora do orçamento; a subvenção ao óleo diesel em 2018 e a redução de tributos em 2022 têm custo fiscal explícito; e os fundos de estabilização, como o do Peru (Apêndice I), compensam altas e quedas. Medidas únicas, como o subsídio em proporção do PIB de Choi et al. (2018), não captam essas diferenças de custo, transparência e duração.</w:t>
        </w:r>
      </w:ins>
    </w:p>
    <w:p w14:paraId="1763A34D">
      <w:pPr>
        <w:ind w:firstLine="709"/>
        <w:jc w:val="both"/>
        <w:rPr>
          <w:ins w:id="4633" w:author="Claude" w:date="2026-10-15T20:50:07Z"/>
        </w:rPr>
      </w:pPr>
      <w:ins w:id="4634" w:author="Claude" w:date="2026-10-15T20:50:07Z">
        <w:r w:rsidRPr="00493E39">
          <w:rPr>
            <w:lang w:val="pt-BR"/>
          </w:rPr>
          <w:t xml:space="preserve">Para a política monetária, a implicação mais direta é que o repasse do petróleo não é parâmetro estrutural da economia, e sim atributo da regra de preços vigente. Sob a paridade, um choque típico passa a mover o IPCA já no mês em que ocorre, com resposta de 0,176 ponto contra 0,005 antes, e o exercício de equilíbrio parcial da seção 4.7.5 atribui à diferença entre as regras 1,72 ponto da inflação de 2021 e 1,15 da de 2022. Uma calibragem baseada na média da amostra inteira subestima o efeito sob a paridade e o superestima sob a contenção. Mudanças de regra, como a adoção da paridade em 2016 e seu encerramento em maio de 2023, pedem, portanto, recalibragem do repasse usado nas projeções.</w:t>
        </w:r>
      </w:ins>
    </w:p>
    <w:p w14:paraId="54ECD289">
      <w:pPr>
        <w:ind w:firstLine="709"/>
        <w:jc w:val="both"/>
        <w:rPr>
          <w:ins w:id="4635" w:author="Claude" w:date="2026-10-15T20:50:07Z"/>
        </w:rPr>
      </w:pPr>
      <w:ins w:id="4636" w:author="Claude" w:date="2026-10-15T20:50:07Z">
        <w:r w:rsidRPr="00493E39">
          <w:rPr>
            <w:lang w:val="pt-BR"/>
          </w:rPr>
          <w:t xml:space="preserve">A natureza do repasse importa tanto quanto a magnitude. Se o choque atinge apenas os preços de combustíveis, ele altera preços relativos e tende a se dissipar, e a política monetária pode, em princípio, olhar através dele; se contamina os demais preços e as expectativas, exige reação. A evidência do trabalho sobre o segundo efeito é frágil: a decomposição da seção 4.5.1 indica participação crescente dos demais preços na estimativa pontual, sem significância em três meses, e a variável instrumental da seção 4.8 não detecta efeito sobre eles em até seis meses. O quadro é compatível com um repasse concentrado nos próprios combustíveis, mas não permite descartar efeitos de segunda ordem em horizontes mais longos.</w:t>
        </w:r>
      </w:ins>
    </w:p>
    <w:p w14:paraId="53B5CA30" w14:textId="312B240E" w:rsidR="00D64459" w:rsidRPr="00493E39" w:rsidRDefault="00D64459">
      <w:pPr>
        <w:ind w:firstLine="709"/>
        <w:jc w:val="both"/>
        <w:rPr>
          <w:del w:id="8799" w:author="Claude" w:date="2026-10-20T23:37:27Z"/>
          <w:lang w:val="pt-BR"/>
        </w:rPr>
      </w:pPr>
    </w:p>
    <w:p w14:paraId="121DA881" w14:textId="5F130606" w:rsidR="00D64459" w:rsidRPr="00493E39" w:rsidRDefault="00D64459">
      <w:pPr>
        <w:pStyle w:val="Heading2"/>
        <w:spacing w:before="280" w:after="160"/>
        <w:rPr>
          <w:del w:id="8800" w:author="Claude" w:date="2026-10-20T23:37:27Z"/>
          <w:lang w:val="pt-BR"/>
        </w:rPr>
      </w:pPr>
    </w:p>
    <w:p w14:paraId="16D61BBB" w14:textId="2867FF45" w:rsidR="00D64459" w:rsidRPr="00493E39" w:rsidRDefault="00D64459">
      <w:pPr>
        <w:ind w:firstLine="709"/>
        <w:jc w:val="both"/>
        <w:rPr>
          <w:lang w:val="pt-BR"/>
        </w:rPr>
      </w:pPr>
    </w:p>
    <w:p w14:paraId="2EF2979F" w14:textId="77777777" w:rsidR="00D64459" w:rsidRPr="00493E39" w:rsidRDefault="008B2120">
      <w:pPr>
        <w:pStyle w:val="Heading1"/>
        <w:pageBreakBefore/>
        <w:spacing w:before="280" w:after="160"/>
        <w:rPr>
          <w:lang w:val="pt-BR"/>
        </w:rPr>
      </w:pPr>
      <w:bookmarkStart w:id="282" w:name="_Toc239713583"/>
      <w:bookmarkStart w:id="283" w:name="_TocReviewed_432"/>
      <w:r w:rsidRPr="00493E39">
        <w:rPr>
          <w:lang w:val="pt-BR"/>
        </w:rPr>
        <w:lastRenderedPageBreak/>
        <w:t>5 CONCLUSÃO</w:t>
      </w:r>
      <w:bookmarkEnd w:id="282"/>
      <w:bookmarkEnd w:id="283"/>
    </w:p>
    <w:p w14:paraId="2BAF7B91" w14:textId="38B8C3DF" w:rsidR="00D64459" w:rsidRPr="00493E39" w:rsidRDefault="008B2120">
      <w:pPr>
        <w:ind w:firstLine="709"/>
        <w:jc w:val="both"/>
        <w:rPr>
          <w:lang w:val="pt-BR"/>
        </w:rPr>
      </w:pPr>
      <w:r w:rsidRPr="00493E39">
        <w:rPr>
          <w:lang w:val="pt-BR"/>
        </w:rPr>
        <w:t>O repasse estimado do petróleo à inflação brasileira varia entre os regimes de preços. A contribuição do trabalho é examinar essa heterogeneidade dentro do país, datar sua mudança e decompor a associação com os combustíveis.</w:t>
      </w:r>
    </w:p>
    <w:p w14:paraId="06242420" w14:textId="1DC393BE" w:rsidR="00D64459" w:rsidRPr="00493E39" w:rsidRDefault="008B2120">
      <w:pPr>
        <w:ind w:firstLine="709"/>
        <w:jc w:val="both"/>
        <w:rPr>
          <w:lang w:val="pt-BR"/>
        </w:rPr>
      </w:pPr>
      <w:commentRangeStart w:id="284"/>
      <w:commentRangeStart w:id="285"/>
      <w:r w:rsidRPr="00493E39">
        <w:rPr>
          <w:lang w:val="pt-BR"/>
        </w:rPr>
        <w:t>O máximo do teste ocorre em março de 2017, próximo ao anúncio da paridade em outubro de 2016. No impacto, a resposta do IPCA Geral passa de 0,005 para entre 0,088 e 0,176 ponto percentual, conforme o controle da pandemia. O contraste persiste com o corte institucional. Ao liberar a dinâmica dos regimes, surgem respostas anteriores pequenas nos combustíveis, enquanto o IPCA anterior permanece indistinguível de zero.</w:t>
      </w:r>
      <w:commentRangeEnd w:id="284"/>
      <w:r w:rsidRPr="00493E39">
        <w:rPr>
          <w:rStyle w:val="CommentReference"/>
          <w:sz w:val="24"/>
          <w:szCs w:val="24"/>
          <w:lang w:val="pt-BR"/>
        </w:rPr>
        <w:commentReference w:id="284"/>
      </w:r>
      <w:commentRangeEnd w:id="285"/>
      <w:r w:rsidR="00962AB9" w:rsidRPr="00493E39">
        <w:rPr>
          <w:rStyle w:val="CommentReference"/>
          <w:sz w:val="24"/>
          <w:szCs w:val="24"/>
          <w:lang w:val="pt-BR"/>
        </w:rPr>
        <w:commentReference w:id="285"/>
      </w:r>
    </w:p>
    <w:p w14:paraId="338A86D0" w14:textId="73079E23" w:rsidR="00D64459" w:rsidRPr="00493E39" w:rsidRDefault="008B2120">
      <w:pPr>
        <w:ind w:firstLine="709"/>
        <w:jc w:val="both"/>
        <w:rPr>
          <w:lang w:val="pt-BR"/>
        </w:rPr>
      </w:pPr>
      <w:commentRangeStart w:id="286"/>
      <w:commentRangeStart w:id="287"/>
      <w:r w:rsidRPr="00493E39">
        <w:rPr>
          <w:lang w:val="pt-BR"/>
        </w:rPr>
        <w:t xml:space="preserve">A transmissão mensal concentra-se nos dois primeiros meses. Em três meses, a parcela associada aos combustíveis aumenta de 0,003 para 0,249 ponto, </w:t>
      </w:r>
      <w:r w:rsidRPr="00493E39">
        <w:rPr>
          <w:lang w:val="pt-BR"/>
        </w:rPr>
        <w:t xml:space="preserve">com diferença significativa.</w:t>
      </w:r>
      <w:ins w:id="3604" w:author="Claude" w:date="2026-10-15T00:16:05Z">
        <w:r w:rsidRPr="00493E39">
          <w:rPr>
            <w:lang w:val="pt-BR"/>
          </w:rPr>
          <w:t xml:space="preserve"> Por variável instrumental, com a margem de refino do diesel, o efeito dos combustíveis sobre o IPCA Geral e o IPCA Transportes aparece nos primeiros meses depois de 2017, sem efeito detectável sobre os demais preços em até seis meses.</w:t>
        </w:r>
      </w:ins>
      <w:r w:rsidRPr="00493E39">
        <w:rPr>
          <w:lang w:val="pt-BR"/>
        </w:rPr>
        <w:t xml:space="preserve"> </w:t>
      </w:r>
      <w:del w:id="10836" w:author="Claude" w:date="2026-10-21T00:40:36Z">
        <w:r w:rsidRPr="00493E39">
          <w:rPr>
            <w:lang w:val="pt-BR"/>
          </w:rPr>
          <w:delText xml:space="preserve">A participação da segunda volta cresce</w:delText>
        </w:r>
      </w:del>
      <w:ins w:id="10837" w:author="Claude" w:date="2026-10-21T00:40:36Z">
        <w:r w:rsidRPr="00493E39">
          <w:rPr>
            <w:lang w:val="pt-BR"/>
          </w:rPr>
          <w:t xml:space="preserve">A participação do segundo efeito cresce</w:t>
        </w:r>
      </w:ins>
      <w:r w:rsidRPr="00493E39">
        <w:rPr>
          <w:lang w:val="pt-BR"/>
        </w:rPr>
        <w:t xml:space="preserve"> na decomposição pontual, mas não é significativa em três meses e os exercícios não fornecem confirmações independentes.</w:t>
      </w:r>
      <w:commentRangeEnd w:id="286"/>
      <w:r w:rsidRPr="00493E39">
        <w:rPr>
          <w:rStyle w:val="CommentReference"/>
          <w:sz w:val="24"/>
          <w:szCs w:val="24"/>
          <w:lang w:val="pt-BR"/>
        </w:rPr>
        <w:commentReference w:id="286"/>
      </w:r>
      <w:commentRangeEnd w:id="287"/>
      <w:r w:rsidR="00962AB9" w:rsidRPr="00493E39">
        <w:rPr>
          <w:rStyle w:val="CommentReference"/>
          <w:sz w:val="24"/>
          <w:szCs w:val="24"/>
          <w:lang w:val="pt-BR"/>
        </w:rPr>
        <w:commentReference w:id="287"/>
      </w:r>
    </w:p>
    <w:p w14:paraId="39866838" w14:textId="52F7D99C" w:rsidR="00D64459" w:rsidRPr="00493E39" w:rsidRDefault="008B2120">
      <w:pPr>
        <w:ind w:firstLine="709"/>
        <w:jc w:val="both"/>
        <w:rPr>
          <w:lang w:val="pt-BR"/>
        </w:rPr>
      </w:pPr>
      <w:r w:rsidRPr="00493E39">
        <w:rPr>
          <w:lang w:val="pt-BR"/>
        </w:rPr>
        <w:t xml:space="preserve">Os exercícios compartilham dados, choque e especificação; sua convergência representa sensibilidade a escolhas de procedimento, sem independência estatística. </w:t>
      </w:r>
      <w:r w:rsidRPr="00493E39">
        <w:rPr>
          <w:lang w:val="pt-BR"/>
        </w:rPr>
        <w:t xml:space="preserve">A mudança da política de preços deve ser considerada na calibragem do repasse.</w:t>
      </w:r>
      <w:ins w:id="4648" w:author="Claude" w:date="2026-10-15T20:50:07Z">
        <w:r w:rsidRPr="00493E39">
          <w:rPr>
            <w:lang w:val="pt-BR"/>
          </w:rPr>
          <w:t xml:space="preserve"> A seção 4.11 discute as implicações de política, inclusive por que o repasse menor sob a contenção não torna a regra anterior preferível.</w:t>
        </w:r>
      </w:ins>
    </w:p>
    <w:p w14:paraId="16DBE469" w14:textId="265D9C5D" w:rsidR="00D64459" w:rsidRPr="00493E39" w:rsidRDefault="008B2120">
      <w:pPr>
        <w:ind w:firstLine="709"/>
        <w:jc w:val="both"/>
        <w:rPr>
          <w:lang w:val="pt-BR"/>
        </w:rPr>
      </w:pPr>
      <w:commentRangeStart w:id="288"/>
      <w:commentRangeStart w:id="289"/>
      <w:r w:rsidRPr="00493E39">
        <w:rPr>
          <w:lang w:val="pt-BR"/>
        </w:rPr>
        <w:t xml:space="preserve">A interpretação enfrenta limites: o choque é tratado como endógeno, </w:t>
      </w:r>
      <w:del w:id="3605" w:author="Claude" w:date="2026-10-15T00:16:05Z">
        <w:r w:rsidRPr="00493E39">
          <w:rPr>
            <w:lang w:val="pt-BR"/>
          </w:rPr>
          <w:delText xml:space="preserve">pois nenhum instrumento testado alcançou estatística F de 10,</w:delText>
        </w:r>
      </w:del>
      <w:ins w:id="3606" w:author="Claude" w:date="2026-10-15T00:16:05Z">
        <w:r w:rsidRPr="00493E39">
          <w:rPr>
            <w:lang w:val="pt-BR"/>
          </w:rPr>
          <w:t xml:space="preserve">pois o instrumento disponível para ele não alcançou estatística F de 10,</w:t>
        </w:r>
      </w:ins>
      <w:r w:rsidRPr="00493E39">
        <w:rPr>
          <w:lang w:val="pt-BR"/>
        </w:rPr>
        <w:t xml:space="preserve"> e os coeficientes medem associações condicionais; vieses comparáveis entre regimes, necessários para ler o contraste como efeito da regra, são uma hipótese; </w:t>
      </w:r>
      <w:del w:id="3607" w:author="Claude" w:date="2026-10-15T00:16:05Z">
        <w:r w:rsidRPr="00493E39">
          <w:rPr>
            <w:lang w:val="pt-BR"/>
          </w:rPr>
          <w:delText xml:space="preserve">o mediador não é causalmente identificado;</w:delText>
        </w:r>
      </w:del>
      <w:ins w:id="3608" w:author="Claude" w:date="2026-10-15T00:16:05Z">
        <w:r w:rsidRPr="00493E39">
          <w:rPr>
            <w:lang w:val="pt-BR"/>
          </w:rPr>
          <w:t xml:space="preserve">o mediador só é identificado por variável instrumental a partir do primeiro mês e no regime posterior, e o instrumento move também a gasolina;</w:t>
        </w:r>
      </w:ins>
      <w:r w:rsidRPr="00493E39">
        <w:rPr>
          <w:lang w:val="pt-BR"/>
        </w:rPr>
        <w:t xml:space="preserve"> a rejeição ocorre em janela ampla, </w:t>
      </w:r>
      <w:r w:rsidRPr="00493E39">
        <w:rPr>
          <w:lang w:val="pt-BR"/>
        </w:rPr>
        <w:t xml:space="preserve">sem localizar precisamente a quebra;</w:t>
      </w:r>
      <w:ins w:id="1473" w:author="Claude" w:date="2026-10-14T23:15:06Z">
        <w:r w:rsidRPr="00493E39">
          <w:rPr>
            <w:lang w:val="pt-BR"/>
          </w:rPr>
          <w:t xml:space="preserve"> corrigida a seleção da data, a diferença do IPCA Geral no impacto não é significativa a 5% (p = 0,104);</w:t>
        </w:r>
      </w:ins>
      <w:r w:rsidRPr="00493E39">
        <w:rPr>
          <w:lang w:val="pt-BR"/>
        </w:rPr>
        <w:t xml:space="preserve"> o efeito total em três meses é sensível às defasagens; magnitude e datação dependem do controle da pandemia; e o repasse anterior dos combustíveis muda com a dinâmica permitida. Essas ressalvas impedem atribuir todo o contraste exclusivamente à paridade.</w:t>
      </w:r>
      <w:commentRangeEnd w:id="288"/>
      <w:r w:rsidRPr="00493E39">
        <w:rPr>
          <w:rStyle w:val="CommentReference"/>
          <w:sz w:val="24"/>
          <w:szCs w:val="24"/>
          <w:lang w:val="pt-BR"/>
        </w:rPr>
        <w:commentReference w:id="288"/>
      </w:r>
      <w:commentRangeEnd w:id="289"/>
      <w:r w:rsidR="00962AB9" w:rsidRPr="00493E39">
        <w:rPr>
          <w:rStyle w:val="CommentReference"/>
          <w:sz w:val="24"/>
          <w:szCs w:val="24"/>
          <w:lang w:val="pt-BR"/>
        </w:rPr>
        <w:commentReference w:id="289"/>
      </w:r>
    </w:p>
    <w:p w14:paraId="0CD65F7F" w14:textId="3E67AB02" w:rsidR="00D64459" w:rsidRPr="00493E39" w:rsidRDefault="008B2120">
      <w:pPr>
        <w:ind w:firstLine="709"/>
        <w:jc w:val="both"/>
        <w:rPr>
          <w:lang w:val="pt-BR"/>
        </w:rPr>
      </w:pPr>
      <w:commentRangeStart w:id="290"/>
      <w:commentRangeStart w:id="291"/>
      <w:r w:rsidRPr="00493E39">
        <w:rPr>
          <w:lang w:val="pt-BR"/>
        </w:rPr>
        <w:t xml:space="preserve">As extensões incluem </w:t>
      </w:r>
      <w:del w:id="3609" w:author="Claude" w:date="2026-10-15T00:16:05Z">
        <w:r w:rsidRPr="00493E39">
          <w:rPr>
            <w:lang w:val="pt-BR"/>
          </w:rPr>
          <w:delText xml:space="preserve">identificar o mediador por um instrumento que satisfaça relevância e exclusão,</w:delText>
        </w:r>
      </w:del>
      <w:ins w:id="3610" w:author="Claude" w:date="2026-10-15T00:16:05Z">
        <w:r w:rsidRPr="00493E39">
          <w:rPr>
            <w:lang w:val="pt-BR"/>
          </w:rPr>
          <w:t xml:space="preserve">estender a identificação do mediador, aqui limitada aos meses seguintes ao choque e ao regime de paridade, com um instrumento que separe o diesel da gasolina,</w:t>
        </w:r>
      </w:ins>
      <w:r w:rsidRPr="00493E39">
        <w:rPr>
          <w:lang w:val="pt-BR"/>
        </w:rPr>
        <w:t xml:space="preserve"> aprofundar a assimetria do Apêndice K.4 e avaliar separadamente o período posterior a maio de 2023 quando houver observações suficientes.</w:t>
      </w:r>
      <w:commentRangeEnd w:id="290"/>
      <w:r w:rsidRPr="00493E39">
        <w:rPr>
          <w:rStyle w:val="CommentReference"/>
          <w:sz w:val="24"/>
          <w:szCs w:val="24"/>
          <w:lang w:val="pt-BR"/>
        </w:rPr>
        <w:commentReference w:id="290"/>
      </w:r>
      <w:commentRangeEnd w:id="291"/>
      <w:r w:rsidR="00962AB9" w:rsidRPr="00493E39">
        <w:rPr>
          <w:rStyle w:val="CommentReference"/>
          <w:sz w:val="24"/>
          <w:szCs w:val="24"/>
          <w:lang w:val="pt-BR"/>
        </w:rPr>
        <w:commentReference w:id="291"/>
      </w:r>
    </w:p>
    <w:p w14:paraId="171A4C54" w14:textId="7F966454" w:rsidR="00D64459" w:rsidRPr="00493E39" w:rsidRDefault="008B2120">
      <w:pPr>
        <w:ind w:firstLine="709"/>
        <w:jc w:val="both"/>
        <w:rPr>
          <w:lang w:val="pt-BR"/>
        </w:rPr>
      </w:pPr>
      <w:commentRangeStart w:id="292"/>
      <w:commentRangeStart w:id="293"/>
      <w:r w:rsidRPr="00493E39">
        <w:rPr>
          <w:lang w:val="pt-BR"/>
        </w:rPr>
        <w:lastRenderedPageBreak/>
        <w:t>A análise por regime complementa a estimativa média em amostras que atravessam mudanças de política de preços.</w:t>
      </w:r>
      <w:commentRangeEnd w:id="292"/>
      <w:r w:rsidRPr="00493E39">
        <w:rPr>
          <w:rStyle w:val="CommentReference"/>
          <w:sz w:val="24"/>
          <w:szCs w:val="24"/>
          <w:lang w:val="pt-BR"/>
        </w:rPr>
        <w:commentReference w:id="292"/>
      </w:r>
      <w:commentRangeEnd w:id="293"/>
      <w:r w:rsidR="00962AB9" w:rsidRPr="00493E39">
        <w:rPr>
          <w:rStyle w:val="CommentReference"/>
          <w:sz w:val="24"/>
          <w:szCs w:val="24"/>
          <w:lang w:val="pt-BR"/>
        </w:rPr>
        <w:commentReference w:id="293"/>
      </w:r>
    </w:p>
    <w:p w14:paraId="66EEE70A" w14:textId="77777777" w:rsidR="00D64459" w:rsidRPr="00493E39" w:rsidRDefault="008B2120">
      <w:pPr>
        <w:pStyle w:val="Heading1"/>
        <w:pageBreakBefore/>
        <w:spacing w:before="280" w:after="280"/>
        <w:jc w:val="center"/>
        <w:rPr>
          <w:lang w:val="pt-BR"/>
        </w:rPr>
      </w:pPr>
      <w:bookmarkStart w:id="294" w:name="_Toc239713584"/>
      <w:bookmarkStart w:id="295" w:name="_TocReviewed_442"/>
      <w:r w:rsidRPr="00493E39">
        <w:rPr>
          <w:lang w:val="pt-BR"/>
        </w:rPr>
        <w:lastRenderedPageBreak/>
        <w:t>REFERÊNCIAS</w:t>
      </w:r>
      <w:bookmarkEnd w:id="294"/>
      <w:bookmarkEnd w:id="295"/>
    </w:p>
    <w:p w14:paraId="76225122" w14:textId="77777777" w:rsidR="00D64459" w:rsidRPr="00493E39" w:rsidRDefault="008B2120">
      <w:pPr>
        <w:spacing w:after="240" w:line="240" w:lineRule="auto"/>
        <w:rPr>
          <w:lang w:val="pt-BR"/>
        </w:rPr>
      </w:pPr>
      <w:r w:rsidRPr="00493E39">
        <w:rPr>
          <w:lang w:val="pt-BR"/>
        </w:rPr>
        <w:t>AGÊNCIA NACIONAL DO PETRÓLEO, GÁS NATURAL E BIOCOMBUSTÍVEIS. Série histórica de preços de combustíveis. Rio de Janeiro: ANP, 2025. Base de dados.</w:t>
      </w:r>
    </w:p>
    <w:p w14:paraId="1D8F71C6" w14:textId="77777777" w:rsidR="00D64459" w:rsidRPr="00493E39" w:rsidRDefault="008B2120">
      <w:pPr>
        <w:spacing w:after="240" w:line="240" w:lineRule="auto"/>
        <w:rPr>
          <w:lang w:val="pt-BR"/>
        </w:rPr>
      </w:pPr>
      <w:r w:rsidRPr="00493E39">
        <w:rPr>
          <w:lang w:val="pt-BR"/>
        </w:rPr>
        <w:t>AKCURA, E. A global assessment of domestic petroleum fuel prices. Washington: World Bank, 2025. (Policy Research Working Paper, n. 11153).</w:t>
      </w:r>
    </w:p>
    <w:p w14:paraId="230C8C7A" w14:textId="77777777" w:rsidR="00D64459" w:rsidRPr="00493E39" w:rsidRDefault="008B2120">
      <w:pPr>
        <w:spacing w:after="240" w:line="240" w:lineRule="auto"/>
      </w:pPr>
      <w:r w:rsidRPr="00493E39">
        <w:rPr>
          <w:lang w:val="pt-BR"/>
        </w:rPr>
        <w:t xml:space="preserve">ALMEIDA, E. L. F. de; OLIVEIRA, P. V. de; LOSEKANN, L. Impactos da contenção dos preços de combustíveis no Brasil e opções de mecanismos de precificação. </w:t>
      </w:r>
      <w:r w:rsidRPr="00493E39">
        <w:t>Revista de Economia Política, v. 35, n. 3, p. 531-556, 2015.</w:t>
      </w:r>
    </w:p>
    <w:p w14:paraId="3375EC1A" w14:textId="77777777" w:rsidR="00D64459" w:rsidRPr="00493E39" w:rsidRDefault="008B2120">
      <w:pPr>
        <w:spacing w:after="240" w:line="240" w:lineRule="auto"/>
      </w:pPr>
      <w:r w:rsidRPr="00493E39">
        <w:t>ANDREWS, D. W. K. Tests for parameter instability and structural change with unknown change point. Econometrica, v. 61, n. 4, p. 821-856, 1993.</w:t>
      </w:r>
    </w:p>
    <w:p w14:paraId="4DEF7BBC" w14:textId="77777777" w:rsidR="00D64459" w:rsidRPr="00493E39" w:rsidRDefault="008B2120">
      <w:pPr>
        <w:spacing w:after="240" w:line="240" w:lineRule="auto"/>
        <w:rPr>
          <w:lang w:val="pt-BR"/>
        </w:rPr>
      </w:pPr>
      <w:r w:rsidRPr="00493E39">
        <w:t xml:space="preserve">ANDREWS, I.; STOCK, J. H.; SUN, L. Weak instruments in instrumental variables regression: theory and practice. </w:t>
      </w:r>
      <w:r w:rsidRPr="00493E39">
        <w:rPr>
          <w:lang w:val="pt-BR"/>
        </w:rPr>
        <w:t>Annual Review of Economics, v. 11, p. 727-753, 2019.</w:t>
      </w:r>
    </w:p>
    <w:p w14:paraId="776AB06A" w14:textId="77777777" w:rsidR="00D64459" w:rsidRPr="00493E39" w:rsidRDefault="008B2120">
      <w:pPr>
        <w:spacing w:after="240" w:line="240" w:lineRule="auto"/>
      </w:pPr>
      <w:r w:rsidRPr="00493E39">
        <w:rPr>
          <w:lang w:val="pt-BR"/>
        </w:rPr>
        <w:t xml:space="preserve">AZEVEDO, P. F. de; SERIGATI, F. C. Preços administrados e discricionariedade do Executivo. </w:t>
      </w:r>
      <w:r w:rsidRPr="00493E39">
        <w:t>Revista de Economia Política, v. 35, n. 3, p. 510-530, 2015.</w:t>
      </w:r>
    </w:p>
    <w:p w14:paraId="52FEB989" w14:textId="77777777" w:rsidR="00D64459" w:rsidRPr="00493E39" w:rsidRDefault="008B2120">
      <w:pPr>
        <w:spacing w:after="240" w:line="240" w:lineRule="auto"/>
      </w:pPr>
      <w:r w:rsidRPr="00493E39">
        <w:t>BABA, C.; LEE, J. Second-round effects of oil price shocks: implications for Europe's inflation outlook. Washington: International Monetary Fund, 2022. (IMF Working Paper, WP/22/173).</w:t>
      </w:r>
    </w:p>
    <w:p w14:paraId="11208D52" w14:textId="77777777" w:rsidR="00D64459" w:rsidRPr="00493E39" w:rsidRDefault="008B2120">
      <w:pPr>
        <w:spacing w:after="240" w:line="240" w:lineRule="auto"/>
      </w:pPr>
      <w:r w:rsidRPr="00493E39">
        <w:t>BACON, R. W. Rockets and feathers: the asymmetric speed of adjustment of UK retail gasoline prices to cost changes. Energy Economics, v. 13, n. 3, p. 211-218, 1991.</w:t>
      </w:r>
    </w:p>
    <w:p w14:paraId="28DA4062" w14:textId="77777777" w:rsidR="00D64459" w:rsidRPr="00493E39" w:rsidRDefault="008B2120">
      <w:pPr>
        <w:spacing w:after="240" w:line="240" w:lineRule="auto"/>
      </w:pPr>
      <w:r w:rsidRPr="00493E39">
        <w:t>BAI, J.; LUMSDAINE, R. L.; STOCK, J. H. Testing for and dating common breaks in multivariate time series. The Review of Economic Studies, v. 65, n. 3, p. 395-432, 1998.</w:t>
      </w:r>
    </w:p>
    <w:p w14:paraId="57E4AEEA" w14:textId="77777777" w:rsidR="00D64459" w:rsidRPr="00493E39" w:rsidRDefault="008B2120">
      <w:pPr>
        <w:spacing w:after="240" w:line="240" w:lineRule="auto"/>
      </w:pPr>
      <w:r w:rsidRPr="00493E39">
        <w:t>BAI, J.; PERRON, P. Estimating and testing linear models with multiple structural changes. Econometrica, v. 66, n. 1, p. 47-78, 1998.</w:t>
      </w:r>
    </w:p>
    <w:p w14:paraId="6DAAC358" w14:textId="77777777" w:rsidR="00D64459" w:rsidRPr="00493E39" w:rsidRDefault="008B2120">
      <w:pPr>
        <w:spacing w:after="240" w:line="240" w:lineRule="auto"/>
        <w:rPr>
          <w:ins w:id="6781" w:author="Claude" w:date="2026-10-15T20:54:04Z"/>
        </w:rPr>
      </w:pPr>
      <w:ins w:id="6782" w:author="Claude" w:date="2026-10-15T20:54:04Z">
        <w:r w:rsidRPr="00493E39">
          <w:t xml:space="preserve">BANCO CENTRAL DO BRASIL. Atualizações da estrutura de ponderação do IPCA e repercussão nas suas classificações. In: Relatório de Inflação, Brasília, dez. 2019. Estudo Especial n. 69/2019.</w:t>
        </w:r>
      </w:ins>
    </w:p>
    <w:p w14:paraId="7B173380" w14:textId="77777777" w:rsidR="00D64459" w:rsidRPr="00493E39" w:rsidRDefault="008B2120">
      <w:pPr>
        <w:spacing w:after="240" w:line="240" w:lineRule="auto"/>
        <w:rPr>
          <w:lang w:val="pt-BR"/>
        </w:rPr>
      </w:pPr>
      <w:commentRangeStart w:id="296"/>
      <w:commentRangeStart w:id="297"/>
      <w:r w:rsidRPr="00493E39">
        <w:t xml:space="preserve">BANCO CENTRAL DO BRASIL. Exchange rate pass-through: estimates from local projections. In: Monetary Policy Report, Brasília, mar. 2026. </w:t>
      </w:r>
      <w:r w:rsidRPr="00493E39">
        <w:rPr>
          <w:lang w:val="pt-BR"/>
        </w:rPr>
        <w:t>Box, p. 66-70.</w:t>
      </w:r>
      <w:commentRangeEnd w:id="296"/>
      <w:r w:rsidRPr="00493E39">
        <w:rPr>
          <w:rStyle w:val="CommentReference"/>
          <w:sz w:val="24"/>
          <w:szCs w:val="24"/>
          <w:lang w:val="pt-BR"/>
        </w:rPr>
        <w:commentReference w:id="296"/>
      </w:r>
      <w:commentRangeEnd w:id="297"/>
      <w:r w:rsidR="00962AB9" w:rsidRPr="00493E39">
        <w:rPr>
          <w:rStyle w:val="CommentReference"/>
          <w:sz w:val="24"/>
          <w:szCs w:val="24"/>
          <w:lang w:val="pt-BR"/>
        </w:rPr>
        <w:commentReference w:id="297"/>
      </w:r>
    </w:p>
    <w:p w14:paraId="441FB64D" w14:textId="77777777" w:rsidR="00D64459" w:rsidRPr="00493E39" w:rsidRDefault="008B2120">
      <w:pPr>
        <w:spacing w:after="240" w:line="240" w:lineRule="auto"/>
        <w:rPr>
          <w:lang w:val="pt-BR"/>
        </w:rPr>
      </w:pPr>
      <w:r w:rsidRPr="00493E39">
        <w:rPr>
          <w:lang w:val="pt-BR"/>
        </w:rPr>
        <w:t>BANCO CENTRAL DO BRASIL. Repasse do preço do petróleo em reais para a inflação e mensuração de riscos. In: Relatório de Inflação, Brasília, mar. 2022. Boxe, p. 58-62.</w:t>
      </w:r>
    </w:p>
    <w:p w14:paraId="0FA18B1B" w14:textId="77777777" w:rsidR="00D64459" w:rsidRPr="00493E39" w:rsidRDefault="008B2120">
      <w:pPr>
        <w:spacing w:after="240" w:line="240" w:lineRule="auto"/>
      </w:pPr>
      <w:r w:rsidRPr="00493E39">
        <w:rPr>
          <w:lang w:val="pt-BR"/>
        </w:rPr>
        <w:t xml:space="preserve">BANCO CENTRAL DO BRASIL. Sistema Gerenciador de Séries Temporais. Brasília: BCB, 2025. </w:t>
      </w:r>
      <w:del w:id="7797" w:author="Claude" w:date="2026-10-15T20:57:25Z">
        <w:r w:rsidRPr="00493E39">
          <w:rPr>
            <w:lang w:val="pt-BR"/>
          </w:rPr>
          <w:delText xml:space="preserve">Séries 432, 3695 e 4448</w:delText>
        </w:r>
      </w:del>
      <w:ins w:id="7798" w:author="Claude" w:date="2026-10-15T20:57:25Z">
        <w:r w:rsidRPr="00493E39">
          <w:rPr>
            <w:lang w:val="pt-BR"/>
          </w:rPr>
          <w:t xml:space="preserve">Séries 432, 433, 3698, 4447, 4448 e 24364</w:t>
        </w:r>
      </w:ins>
      <w:r w:rsidRPr="00493E39">
        <w:rPr>
          <w:lang w:val="pt-BR"/>
        </w:rPr>
        <w:t xml:space="preserve">, e Sistema de Expectativas de Mercado (Focus). </w:t>
      </w:r>
      <w:r w:rsidRPr="00493E39">
        <w:t>Base de dados.</w:t>
      </w:r>
    </w:p>
    <w:p w14:paraId="43624A33" w14:textId="77777777" w:rsidR="00D64459" w:rsidRPr="00493E39" w:rsidRDefault="008B2120">
      <w:pPr>
        <w:spacing w:after="240" w:line="240" w:lineRule="auto"/>
      </w:pPr>
      <w:r w:rsidRPr="00493E39">
        <w:lastRenderedPageBreak/>
        <w:t>BLANCHARD, O. J.; GALÍ, J. The macroeconomic effects of oil shocks: why are the 2000s so different from the 1970s? Cambridge: National Bureau of Economic Research, 2007. (NBER Working Paper, n. 13368).</w:t>
      </w:r>
    </w:p>
    <w:p w14:paraId="29261DCF" w14:textId="77777777" w:rsidR="00D64459" w:rsidRPr="00493E39" w:rsidRDefault="008B2120">
      <w:pPr>
        <w:spacing w:after="240" w:line="240" w:lineRule="auto"/>
      </w:pPr>
      <w:r w:rsidRPr="00493E39">
        <w:t>BORENSTEIN, S.; CAMERON, A. C.; GILBERT, R. Do gasoline prices respond asymmetrically to crude oil price changes? The Quarterly Journal of Economics, v. 112, n. 1, p. 305-339, 1997.</w:t>
      </w:r>
    </w:p>
    <w:p w14:paraId="36524B44" w14:textId="77777777" w:rsidR="00D64459" w:rsidRPr="00493E39" w:rsidRDefault="008B2120">
      <w:pPr>
        <w:spacing w:after="240" w:line="240" w:lineRule="auto"/>
      </w:pPr>
      <w:commentRangeStart w:id="298"/>
      <w:commentRangeStart w:id="299"/>
      <w:r w:rsidRPr="00493E39">
        <w:t>CARDOSO, A. R.; SEVERNINI, E. Price stabilization policy, gasoline consumption, and health externality: evidence from Brazil. Pittsburgh: Carnegie Mellon University, 2023. Working paper.</w:t>
      </w:r>
      <w:commentRangeEnd w:id="298"/>
      <w:r w:rsidRPr="00493E39">
        <w:rPr>
          <w:rStyle w:val="CommentReference"/>
          <w:sz w:val="24"/>
          <w:szCs w:val="24"/>
        </w:rPr>
        <w:commentReference w:id="298"/>
      </w:r>
      <w:commentRangeEnd w:id="299"/>
      <w:r w:rsidR="00962AB9" w:rsidRPr="00493E39">
        <w:rPr>
          <w:rStyle w:val="CommentReference"/>
          <w:sz w:val="24"/>
          <w:szCs w:val="24"/>
        </w:rPr>
        <w:commentReference w:id="299"/>
      </w:r>
    </w:p>
    <w:p w14:paraId="0E1E4AF8" w14:textId="77777777" w:rsidR="00D64459" w:rsidRPr="00493E39" w:rsidRDefault="008B2120">
      <w:pPr>
        <w:spacing w:after="240" w:line="240" w:lineRule="auto"/>
      </w:pPr>
      <w:r w:rsidRPr="00493E39">
        <w:t>CHOI, S.; FURCERI, D.; LOUNGANI, P.; MISHRA, S.; POPLAWSKI-RIBEIRO, M. Oil prices and inflation dynamics: evidence from advanced and developing economies. Journal of International Money and Finance, v. 82, p. 71-96, 2018.</w:t>
      </w:r>
    </w:p>
    <w:p w14:paraId="3B2EC8B6" w14:textId="77777777" w:rsidR="00D64459" w:rsidRPr="00493E39" w:rsidRDefault="008B2120">
      <w:pPr>
        <w:spacing w:after="240" w:line="240" w:lineRule="auto"/>
      </w:pPr>
      <w:r w:rsidRPr="00493E39">
        <w:t>CONFLITTI, C.; LUCIANI, M. Oil price pass-through into core inflation. The Energy Journal, v. 40, n. 6, p. 221-247, 2019.</w:t>
      </w:r>
    </w:p>
    <w:p w14:paraId="0CD6C5F0" w14:textId="77777777" w:rsidR="00D64459" w:rsidRPr="00493E39" w:rsidRDefault="008B2120">
      <w:pPr>
        <w:spacing w:after="240" w:line="240" w:lineRule="auto"/>
      </w:pPr>
      <w:r w:rsidRPr="00493E39">
        <w:t>CORREA, A. da S.; MINELLA, A. Nonlinear mechanisms of the exchange rate pass-through: a Phillips curve model with threshold for Brazil. Revista Brasileira de Economia, v. 64, n. 3, p. 231-243, 2010.</w:t>
      </w:r>
    </w:p>
    <w:p w14:paraId="2674372B" w14:textId="77777777" w:rsidR="00D64459" w:rsidRPr="00493E39" w:rsidRDefault="008B2120">
      <w:pPr>
        <w:spacing w:after="240" w:line="240" w:lineRule="auto"/>
      </w:pPr>
      <w:r w:rsidRPr="00493E39">
        <w:t>DAVIDSON, R.; FLACHAIRE, E. The wild bootstrap, tamed at last. Journal of Econometrics, v. 146, n. 1, p. 162-169, 2008.</w:t>
      </w:r>
    </w:p>
    <w:p w14:paraId="53754230" w14:textId="77777777" w:rsidR="00D64459" w:rsidRPr="00493E39" w:rsidRDefault="008B2120">
      <w:pPr>
        <w:spacing w:after="240" w:line="240" w:lineRule="auto"/>
        <w:rPr>
          <w:lang w:val="pt-BR"/>
        </w:rPr>
      </w:pPr>
      <w:r w:rsidRPr="00493E39">
        <w:rPr>
          <w:lang w:val="pt-BR"/>
        </w:rPr>
        <w:t>FIGUEIREDO, F. M. R.; FERREIRA, T. P. Os preços administrados e a inflação no Brasil. Brasília: Banco Central do Brasil, 2002. (Trabalhos para Discussão, n. 59).</w:t>
      </w:r>
    </w:p>
    <w:p w14:paraId="444A69C1" w14:textId="77777777" w:rsidR="00D64459" w:rsidRPr="00493E39" w:rsidRDefault="008B2120">
      <w:pPr>
        <w:spacing w:after="240" w:line="240" w:lineRule="auto"/>
      </w:pPr>
      <w:r w:rsidRPr="003A2DB7">
        <w:rPr>
          <w:lang w:val="pt-BR"/>
        </w:rPr>
        <w:t xml:space="preserve">GELOS, G.; USTYUGOVA, Y. Inflation responses to commodity price shocks: how and why do countries differ? </w:t>
      </w:r>
      <w:r w:rsidRPr="00493E39">
        <w:t>Journal of International Money and Finance, v. 72, p. 28-47, 2017.</w:t>
      </w:r>
    </w:p>
    <w:p w14:paraId="75C7F058" w14:textId="77777777" w:rsidR="00D64459" w:rsidRPr="00493E39" w:rsidRDefault="008B2120">
      <w:pPr>
        <w:spacing w:after="240" w:line="240" w:lineRule="auto"/>
      </w:pPr>
      <w:r w:rsidRPr="00493E39">
        <w:t>HALE, T.; ANGRIST, N.; GOLDSZMIDT, R. et al. A global panel database of pandemic policies (Oxford COVID-19 Government Response Tracker). Nature Human Behaviour, v. 5, p. 529-538, 2021.</w:t>
      </w:r>
    </w:p>
    <w:p w14:paraId="125C5B01" w14:textId="77777777" w:rsidR="00D64459" w:rsidRPr="00493E39" w:rsidRDefault="008B2120">
      <w:pPr>
        <w:spacing w:after="240" w:line="240" w:lineRule="auto"/>
      </w:pPr>
      <w:r w:rsidRPr="00493E39">
        <w:t>HAMILTON, J. D. What is an oil shock? Journal of Econometrics, v. 113, n. 2, p. 363-398, 2003.</w:t>
      </w:r>
    </w:p>
    <w:p w14:paraId="7C1BF2BA" w14:textId="77777777" w:rsidR="00D64459" w:rsidRPr="00493E39" w:rsidRDefault="008B2120">
      <w:pPr>
        <w:spacing w:after="240" w:line="240" w:lineRule="auto"/>
        <w:rPr>
          <w:lang w:val="pt-BR"/>
        </w:rPr>
      </w:pPr>
      <w:r w:rsidRPr="00493E39">
        <w:t xml:space="preserve">HANSEN, B. E. Testing for structural change in conditional models. </w:t>
      </w:r>
      <w:r w:rsidRPr="00493E39">
        <w:rPr>
          <w:lang w:val="pt-BR"/>
        </w:rPr>
        <w:t>Journal of Econometrics, v. 97, n. 1, p. 93-115, 2000.</w:t>
      </w:r>
    </w:p>
    <w:p w14:paraId="573BC0B5" w14:textId="77777777" w:rsidR="00D64459" w:rsidRPr="00493E39" w:rsidRDefault="008B2120">
      <w:pPr>
        <w:spacing w:after="240" w:line="240" w:lineRule="auto"/>
        <w:rPr>
          <w:lang w:val="pt-BR"/>
        </w:rPr>
      </w:pPr>
      <w:r w:rsidRPr="00493E39">
        <w:rPr>
          <w:lang w:val="pt-BR"/>
        </w:rPr>
        <w:t>INSTITUTO BRASILEIRO DE GEOGRAFIA E ESTATÍSTICA. Índice Nacional de Preços ao Consumidor Amplo. Rio de Janeiro: IBGE, 2025. Tabelas 1737 e 7060 do SIDRA, e séries especiais por grau de comercialização. Base de dados.</w:t>
      </w:r>
    </w:p>
    <w:p w14:paraId="2A5CB267" w14:textId="77777777" w:rsidR="00D64459" w:rsidRPr="00493E39" w:rsidRDefault="008B2120">
      <w:pPr>
        <w:spacing w:after="240" w:line="240" w:lineRule="auto"/>
        <w:rPr>
          <w:lang w:val="pt-BR"/>
        </w:rPr>
      </w:pPr>
      <w:r w:rsidRPr="00493E39">
        <w:rPr>
          <w:lang w:val="pt-BR"/>
        </w:rPr>
        <w:t>INSTITUTO DE PESQUISA ECONÔMICA APLICADA. Ipeadata: preço do petróleo Brent. Brasília: Ipea, 2025. Base de dados, fonte primária U.S. Energy Information Administration.</w:t>
      </w:r>
    </w:p>
    <w:p w14:paraId="4134DA4E" w14:textId="77777777" w:rsidR="00D64459" w:rsidRPr="00493E39" w:rsidRDefault="008B2120">
      <w:pPr>
        <w:spacing w:after="240" w:line="240" w:lineRule="auto"/>
      </w:pPr>
      <w:r w:rsidRPr="00493E39">
        <w:lastRenderedPageBreak/>
        <w:t>JESUS JR., L. B. de; UCHÔA, C. F. A.; FERNANDES, R. A. S. An analysis of the fuel price policy dilemma in Brazil. Journal of Commodity Markets, v. 39, 2025. DOI: 10.1016/j.jcomm.2025.100499.</w:t>
      </w:r>
    </w:p>
    <w:p w14:paraId="23A7C7B7" w14:textId="77777777" w:rsidR="00D64459" w:rsidRPr="00493E39" w:rsidRDefault="008B2120">
      <w:pPr>
        <w:spacing w:after="240" w:line="240" w:lineRule="auto"/>
      </w:pPr>
      <w:r w:rsidRPr="00493E39">
        <w:t>JORDÀ, Ò. Estimation and inference of impulse responses by local projections. American Economic Review, v. 95, n. 1, p. 161-182, 2005.</w:t>
      </w:r>
    </w:p>
    <w:p w14:paraId="76A5881A" w14:textId="77777777" w:rsidR="00D64459" w:rsidRPr="00493E39" w:rsidRDefault="008B2120">
      <w:pPr>
        <w:spacing w:after="240" w:line="240" w:lineRule="auto"/>
      </w:pPr>
      <w:r w:rsidRPr="00493E39">
        <w:t>KÄNZIG, D. R. The macroeconomic effects of oil supply news: evidence from OPEC announcements. American Economic Review, v. 111, n. 4, p. 1092-1125, 2021.</w:t>
      </w:r>
    </w:p>
    <w:p w14:paraId="4763385E" w14:textId="77777777" w:rsidR="00D64459" w:rsidRPr="00493E39" w:rsidRDefault="008B2120">
      <w:pPr>
        <w:spacing w:after="240" w:line="240" w:lineRule="auto"/>
      </w:pPr>
      <w:r w:rsidRPr="00493E39">
        <w:t>KILIAN, L. Not all oil price shocks are alike: disentangling demand and supply shocks in the crude oil market. American Economic Review, v. 99, n. 3, p. 1053-1069, 2009.</w:t>
      </w:r>
    </w:p>
    <w:p w14:paraId="44764FC8" w14:textId="77777777" w:rsidR="00D64459" w:rsidRPr="00493E39" w:rsidRDefault="008B2120">
      <w:pPr>
        <w:spacing w:after="240" w:line="240" w:lineRule="auto"/>
      </w:pPr>
      <w:r w:rsidRPr="00493E39">
        <w:t>LENZA, M.; PRIMICERI, G. E. How to estimate a VAR after March 2020. Cambridge: National Bureau of Economic Research, 2020. (NBER Working Paper, n. 27771).</w:t>
      </w:r>
    </w:p>
    <w:p w14:paraId="09DF7923" w14:textId="70446536" w:rsidR="00D64459" w:rsidRPr="004C0F01" w:rsidRDefault="008B2120">
      <w:pPr>
        <w:spacing w:after="240" w:line="240" w:lineRule="auto"/>
        <w:rPr>
          <w:lang w:val="pt-BR"/>
        </w:rPr>
      </w:pPr>
      <w:commentRangeStart w:id="300"/>
      <w:commentRangeStart w:id="301"/>
      <w:r w:rsidRPr="00493E39">
        <w:t xml:space="preserve">LÓPEZ, L.; ODENDAHL, F.; PARRAGA RODRIGUEZ, S.; SILGADO-GÓMEZ, E. The pass-through to inflation of gas price shocks. </w:t>
      </w:r>
      <w:r w:rsidRPr="004C0F01">
        <w:rPr>
          <w:lang w:val="pt-BR"/>
        </w:rPr>
        <w:t>Frankfurt: European Central Bank, 2026. (ECB Working Paper, n. 2968). Versão revisada em março de 2026; primeira versão de 2024.</w:t>
      </w:r>
      <w:commentRangeEnd w:id="300"/>
      <w:r w:rsidRPr="004C0F01">
        <w:rPr>
          <w:rStyle w:val="CommentReference"/>
          <w:sz w:val="24"/>
          <w:szCs w:val="24"/>
          <w:lang w:val="pt-BR"/>
        </w:rPr>
        <w:commentReference w:id="300"/>
      </w:r>
      <w:commentRangeEnd w:id="301"/>
      <w:r w:rsidR="00962AB9" w:rsidRPr="004C0F01">
        <w:rPr>
          <w:rStyle w:val="CommentReference"/>
          <w:sz w:val="24"/>
          <w:szCs w:val="24"/>
          <w:lang w:val="pt-BR"/>
        </w:rPr>
        <w:commentReference w:id="301"/>
      </w:r>
    </w:p>
    <w:p w14:paraId="1D41E0A2" w14:textId="77777777" w:rsidR="00D64459" w:rsidRPr="00493E39" w:rsidRDefault="008B2120">
      <w:pPr>
        <w:spacing w:after="240" w:line="240" w:lineRule="auto"/>
      </w:pPr>
      <w:r w:rsidRPr="00493E39">
        <w:t>MONTIEL OLEA, J. L.; PLAGBORG-MØLLER, M. Local projection inference is simpler and more robust than you think. Econometrica, v. 89, n. 4, p. 1789-1823, 2021.</w:t>
      </w:r>
    </w:p>
    <w:p w14:paraId="03535DA1" w14:textId="77777777" w:rsidR="00D64459" w:rsidRPr="00493E39" w:rsidRDefault="008B2120">
      <w:pPr>
        <w:spacing w:after="240" w:line="240" w:lineRule="auto"/>
      </w:pPr>
      <w:r w:rsidRPr="00493E39">
        <w:t>MONTIEL OLEA, J. L.; PLAGBORG-MØLLER, M. Simultaneous confidence bands: theory, implementation, and an application to SVARs. Journal of Applied Econometrics, v. 34, n. 1, p. 1-17, 2019.</w:t>
      </w:r>
    </w:p>
    <w:p w14:paraId="303B9480" w14:textId="77777777" w:rsidR="00D64459" w:rsidRPr="00493E39" w:rsidRDefault="008B2120">
      <w:pPr>
        <w:spacing w:after="240" w:line="240" w:lineRule="auto"/>
      </w:pPr>
      <w:r w:rsidRPr="00493E39">
        <w:t>MORK, K. A. Oil and the macroeconomy when prices go up and down: an extension of Hamilton's results. Journal of Political Economy, v. 97, n. 3, p. 740-744, 1989.</w:t>
      </w:r>
    </w:p>
    <w:p w14:paraId="78BCB004" w14:textId="77777777" w:rsidR="00D64459" w:rsidRPr="00493E39" w:rsidRDefault="008B2120">
      <w:pPr>
        <w:spacing w:after="240" w:line="240" w:lineRule="auto"/>
      </w:pPr>
      <w:r w:rsidRPr="00493E39">
        <w:t>NEWEY, W. K.; WEST, K. D. A simple, positive semi-definite, heteroskedasticity and autocorrelation consistent covariance matrix. Econometrica, v. 55, n. 3, p. 703-708, 1987.</w:t>
      </w:r>
    </w:p>
    <w:p w14:paraId="79B97F2A" w14:textId="77777777" w:rsidR="00D64459" w:rsidRPr="00493E39" w:rsidRDefault="008B2120">
      <w:pPr>
        <w:spacing w:after="240" w:line="240" w:lineRule="auto"/>
      </w:pPr>
      <w:r w:rsidRPr="00493E39">
        <w:t>RAMEY, V. A. Macroeconomic shocks and their propagation. In: TAYLOR, J. B.; UHLIG, H. (ed.). Handbook of Macroeconomics. Amsterdam: Elsevier, 2016. v. 2A, cap. 2, p. 71-162.</w:t>
      </w:r>
    </w:p>
    <w:p w14:paraId="5C5055E2" w14:textId="77777777" w:rsidR="00D64459" w:rsidRPr="00493E39" w:rsidRDefault="008B2120">
      <w:pPr>
        <w:spacing w:after="240" w:line="240" w:lineRule="auto"/>
      </w:pPr>
      <w:r w:rsidRPr="00493E39">
        <w:t>RYAN, R.; MICHIEKA, N. Not all oil price shocks are alike: a replication study of Kilian (American Economic Review, 2009). Journal of Comments and Replications in Economics, v. 4, n. 2025-8, 2025.</w:t>
      </w:r>
    </w:p>
    <w:p w14:paraId="10FBA109" w14:textId="77777777" w:rsidR="00D64459" w:rsidRPr="00493E39" w:rsidRDefault="008B2120">
      <w:pPr>
        <w:spacing w:after="240" w:line="240" w:lineRule="auto"/>
      </w:pPr>
      <w:r w:rsidRPr="00493E39">
        <w:t>SALKEVER, D. S. The use of dummy variables to compute predictions, prediction errors, and confidence intervals. Journal of Econometrics, v. 4, n. 4, p. 393-397, 1976.</w:t>
      </w:r>
    </w:p>
    <w:p w14:paraId="205D9942" w14:textId="77777777" w:rsidR="00D64459" w:rsidRPr="00493E39" w:rsidRDefault="008B2120">
      <w:pPr>
        <w:spacing w:after="240" w:line="240" w:lineRule="auto"/>
      </w:pPr>
      <w:r w:rsidRPr="00493E39">
        <w:t>SHIN, Y.; YU, B.; GREENWOOD-NIMMO, M. Modelling asymmetric cointegration and dynamic multipliers in a nonlinear ARDL framework. In: SICKLES, R. C.; HORRACE, W. C. (ed.). Festschrift in honor of Peter Schmidt. New York: Springer, 2014. p. 281-314.</w:t>
      </w:r>
    </w:p>
    <w:p w14:paraId="41CD3B4A" w14:textId="77777777" w:rsidR="00D64459" w:rsidRPr="00493E39" w:rsidRDefault="008B2120">
      <w:pPr>
        <w:spacing w:after="240" w:line="240" w:lineRule="auto"/>
      </w:pPr>
      <w:r w:rsidRPr="00493E39">
        <w:lastRenderedPageBreak/>
        <w:t>STAIGER, D.; STOCK, J. H. Instrumental variables regression with weak instruments. Econometrica, v. 65, n. 3, p. 557-586, 1997.</w:t>
      </w:r>
    </w:p>
    <w:p w14:paraId="79685634" w14:textId="77777777" w:rsidR="00D64459" w:rsidRPr="00493E39" w:rsidRDefault="008B2120">
      <w:pPr>
        <w:spacing w:after="240" w:line="240" w:lineRule="auto"/>
      </w:pPr>
      <w:r w:rsidRPr="00493E39">
        <w:t>TEULINGS, C. N.; ZUBANOV, N. Is economic recovery a myth? Robust estimation of impulse responses. Journal of Applied Econometrics, v. 29, n. 3, p. 497-514, 2014.</w:t>
      </w:r>
    </w:p>
    <w:p w14:paraId="32BFFE4E" w14:textId="77777777" w:rsidR="00D64459" w:rsidRPr="00493E39" w:rsidRDefault="008B2120">
      <w:pPr>
        <w:spacing w:after="240" w:line="240" w:lineRule="auto"/>
      </w:pPr>
      <w:r w:rsidRPr="00493E39">
        <w:t>UNITED STATES ENERGY INFORMATION ADMINISTRATION. Petroleum and other liquids: spot prices. Washington: EIA, 2025. Base de dados.</w:t>
      </w:r>
    </w:p>
    <w:p w14:paraId="0A8BC218" w14:textId="77777777" w:rsidR="00D64459" w:rsidRPr="00493E39" w:rsidRDefault="008B2120">
      <w:pPr>
        <w:spacing w:after="240" w:line="240" w:lineRule="auto"/>
        <w:rPr>
          <w:lang w:val="pt-BR"/>
        </w:rPr>
      </w:pPr>
      <w:commentRangeStart w:id="302"/>
      <w:commentRangeStart w:id="303"/>
      <w:r w:rsidRPr="00493E39">
        <w:t xml:space="preserve">WORLD BANK. Global fuel subsidies and price control measures database. </w:t>
      </w:r>
      <w:r w:rsidRPr="00493E39">
        <w:rPr>
          <w:lang w:val="pt-BR"/>
        </w:rPr>
        <w:t>Washington: World Bank, 2025. Base de dados que acompanha AKCURA (2025).</w:t>
      </w:r>
      <w:commentRangeEnd w:id="302"/>
      <w:r w:rsidRPr="00493E39">
        <w:rPr>
          <w:rStyle w:val="CommentReference"/>
          <w:sz w:val="24"/>
          <w:szCs w:val="24"/>
          <w:lang w:val="pt-BR"/>
        </w:rPr>
        <w:commentReference w:id="302"/>
      </w:r>
      <w:commentRangeEnd w:id="303"/>
      <w:r w:rsidR="00962AB9" w:rsidRPr="00493E39">
        <w:rPr>
          <w:rStyle w:val="CommentReference"/>
          <w:sz w:val="24"/>
          <w:szCs w:val="24"/>
          <w:lang w:val="pt-BR"/>
        </w:rPr>
        <w:commentReference w:id="303"/>
      </w:r>
    </w:p>
    <w:p w14:paraId="2EA1B856" w14:textId="77777777" w:rsidR="00D64459" w:rsidRPr="00493E39" w:rsidRDefault="008B2120">
      <w:pPr>
        <w:rPr>
          <w:lang w:val="pt-BR"/>
        </w:rPr>
      </w:pPr>
      <w:r w:rsidRPr="00493E39">
        <w:rPr>
          <w:lang w:val="pt-BR"/>
        </w:rPr>
        <w:br w:type="page"/>
      </w:r>
    </w:p>
    <w:p w14:paraId="0D2975C4" w14:textId="77777777" w:rsidR="00D64459" w:rsidRPr="00493E39" w:rsidRDefault="008B2120">
      <w:pPr>
        <w:pStyle w:val="Heading1"/>
        <w:spacing w:before="280" w:after="280"/>
        <w:jc w:val="center"/>
        <w:rPr>
          <w:lang w:val="pt-BR"/>
        </w:rPr>
      </w:pPr>
      <w:bookmarkStart w:id="304" w:name="_Toc239713585"/>
      <w:bookmarkStart w:id="305" w:name="_TocReviewed_489"/>
      <w:r w:rsidRPr="00493E39">
        <w:rPr>
          <w:lang w:val="pt-BR"/>
        </w:rPr>
        <w:lastRenderedPageBreak/>
        <w:t>APÊNDICE A – SÉRIES UTILIZADAS, EM NÍVEL</w:t>
      </w:r>
      <w:bookmarkEnd w:id="304"/>
      <w:bookmarkEnd w:id="305"/>
    </w:p>
    <w:p w14:paraId="0A978E5D" w14:textId="77777777" w:rsidR="00D64459" w:rsidRPr="00493E39" w:rsidRDefault="008B2120">
      <w:pPr>
        <w:ind w:firstLine="709"/>
        <w:jc w:val="both"/>
        <w:rPr>
          <w:lang w:val="pt-BR"/>
        </w:rPr>
      </w:pPr>
      <w:r w:rsidRPr="00493E39">
        <w:rPr>
          <w:lang w:val="pt-BR"/>
        </w:rPr>
        <w:t>Este apêndice reúne as séries do modelo em nível, na unidade original de cada uma. As séries de preços aparecem como índices com base em janeiro de 2003; câmbio, meta Selic e expectativa de inflação, nas respectivas unidades.</w:t>
      </w:r>
    </w:p>
    <w:p w14:paraId="733D3510" w14:textId="77777777" w:rsidR="00D64459" w:rsidRPr="00493E39" w:rsidRDefault="008B2120">
      <w:pPr>
        <w:keepNext/>
        <w:spacing w:before="200" w:after="40" w:line="240" w:lineRule="auto"/>
        <w:jc w:val="center"/>
        <w:rPr>
          <w:sz w:val="20"/>
          <w:szCs w:val="20"/>
          <w:lang w:val="pt-BR"/>
        </w:rPr>
      </w:pPr>
      <w:r w:rsidRPr="00493E39">
        <w:rPr>
          <w:sz w:val="20"/>
          <w:szCs w:val="20"/>
          <w:lang w:val="pt-BR"/>
        </w:rPr>
        <w:t>Figura A.1 – Séries em nível, janeiro de 2003 a setembro de 2025</w:t>
      </w:r>
    </w:p>
    <w:p w14:paraId="0E299842" w14:textId="77777777" w:rsidR="00D64459" w:rsidRPr="00493E39" w:rsidRDefault="008B2120">
      <w:pPr>
        <w:spacing w:after="40"/>
        <w:jc w:val="center"/>
      </w:pPr>
      <w:r w:rsidRPr="00493E39">
        <w:rPr>
          <w:noProof/>
        </w:rPr>
        <w:drawing>
          <wp:inline distT="0" distB="0" distL="0" distR="0" wp14:anchorId="58CA678E" wp14:editId="67F38754">
            <wp:extent cx="5580000" cy="5689412"/>
            <wp:effectExtent l="0" t="0" r="0" b="0"/>
            <wp:docPr id="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series_nivel.png"/>
                    <pic:cNvPicPr/>
                  </pic:nvPicPr>
                  <pic:blipFill>
                    <a:blip r:embed="rId22"/>
                    <a:stretch>
                      <a:fillRect/>
                    </a:stretch>
                  </pic:blipFill>
                  <pic:spPr>
                    <a:xfrm>
                      <a:off x="0" y="0"/>
                      <a:ext cx="5580000" cy="5689412"/>
                    </a:xfrm>
                    <a:prstGeom prst="rect">
                      <a:avLst/>
                    </a:prstGeom>
                  </pic:spPr>
                </pic:pic>
              </a:graphicData>
            </a:graphic>
          </wp:inline>
        </w:drawing>
      </w:r>
    </w:p>
    <w:p w14:paraId="6CC2CFC0" w14:textId="77777777" w:rsidR="00D64459" w:rsidRPr="00493E39" w:rsidRDefault="008B2120">
      <w:pPr>
        <w:spacing w:line="240" w:lineRule="auto"/>
        <w:jc w:val="both"/>
        <w:rPr>
          <w:sz w:val="20"/>
          <w:szCs w:val="20"/>
          <w:lang w:val="pt-BR"/>
        </w:rPr>
      </w:pPr>
      <w:r w:rsidRPr="00493E39">
        <w:rPr>
          <w:sz w:val="20"/>
          <w:szCs w:val="20"/>
          <w:lang w:val="pt-BR"/>
        </w:rPr>
        <w:t>Nota: a linha tracejada marca março de 2017 e a faixa cinza, os meses de pandemia tratados por indicadoras.</w:t>
      </w:r>
    </w:p>
    <w:p w14:paraId="08A8E64D" w14:textId="77777777" w:rsidR="00D64459" w:rsidRPr="00493E39" w:rsidRDefault="008B2120">
      <w:pPr>
        <w:spacing w:after="240" w:line="240" w:lineRule="auto"/>
        <w:jc w:val="center"/>
        <w:rPr>
          <w:sz w:val="20"/>
          <w:szCs w:val="20"/>
          <w:lang w:val="pt-BR"/>
        </w:rPr>
      </w:pPr>
      <w:r w:rsidRPr="00493E39">
        <w:rPr>
          <w:sz w:val="20"/>
          <w:szCs w:val="20"/>
          <w:lang w:val="pt-BR"/>
        </w:rPr>
        <w:t>Fonte: Elaboração própria.</w:t>
      </w:r>
    </w:p>
    <w:p w14:paraId="5297BAAA" w14:textId="77777777" w:rsidR="00D64459" w:rsidRPr="00493E39" w:rsidRDefault="008B2120">
      <w:pPr>
        <w:rPr>
          <w:lang w:val="pt-BR"/>
        </w:rPr>
      </w:pPr>
      <w:r w:rsidRPr="00493E39">
        <w:rPr>
          <w:lang w:val="pt-BR"/>
        </w:rPr>
        <w:br w:type="page"/>
      </w:r>
    </w:p>
    <w:p w14:paraId="21E0E96C" w14:textId="77777777" w:rsidR="00D64459" w:rsidRPr="00493E39" w:rsidRDefault="008B2120">
      <w:pPr>
        <w:pStyle w:val="Heading1"/>
        <w:spacing w:before="280" w:after="280"/>
        <w:jc w:val="center"/>
        <w:rPr>
          <w:lang w:val="pt-BR"/>
        </w:rPr>
      </w:pPr>
      <w:bookmarkStart w:id="306" w:name="_Toc239713586"/>
      <w:bookmarkStart w:id="307" w:name="_TocReviewed_496"/>
      <w:r w:rsidRPr="00493E39">
        <w:rPr>
          <w:lang w:val="pt-BR"/>
        </w:rPr>
        <w:lastRenderedPageBreak/>
        <w:t>APÊNDICE B – SÉRIES EM ESCALA LOGARÍTMICA</w:t>
      </w:r>
      <w:bookmarkEnd w:id="306"/>
      <w:bookmarkEnd w:id="307"/>
    </w:p>
    <w:p w14:paraId="4C6789A8" w14:textId="0AEBC91F" w:rsidR="00D64459" w:rsidRPr="00493E39" w:rsidRDefault="008B2120">
      <w:pPr>
        <w:ind w:firstLine="709"/>
        <w:jc w:val="both"/>
        <w:rPr>
          <w:lang w:val="pt-BR"/>
        </w:rPr>
      </w:pPr>
      <w:r w:rsidRPr="00493E39">
        <w:rPr>
          <w:lang w:val="pt-BR"/>
        </w:rPr>
        <w:t xml:space="preserve">As séries que o modelo transforma em logaritmo aparecem aqui como </w:t>
      </w:r>
      <m:oMath>
        <m:r>
          <w:rPr>
            <w:rFonts w:ascii="Cambria Math" w:hAnsi="Cambria Math"/>
            <w:lang w:val="pt-BR"/>
          </w:rPr>
          <m:t>100·</m:t>
        </m:r>
        <m:d>
          <m:dPr>
            <m:begChr m:val="["/>
            <m:endChr m:val="]"/>
            <m:ctrlPr>
              <w:rPr>
                <w:rFonts w:ascii="Cambria Math" w:hAnsi="Cambria Math"/>
              </w:rPr>
            </m:ctrlPr>
          </m:dPr>
          <m:e>
            <m:func>
              <m:funcPr>
                <m:ctrlPr>
                  <w:rPr>
                    <w:rFonts w:ascii="Cambria Math" w:hAnsi="Cambria Math"/>
                  </w:rPr>
                </m:ctrlPr>
              </m:funcPr>
              <m:fName>
                <m:r>
                  <m:rPr>
                    <m:sty m:val="p"/>
                  </m:rPr>
                  <w:rPr>
                    <w:rFonts w:ascii="Cambria Math" w:hAnsi="Cambria Math"/>
                    <w:lang w:val="pt-BR"/>
                  </w:rPr>
                  <m:t>ln</m:t>
                </m:r>
              </m:fName>
              <m:e>
                <m:r>
                  <w:rPr>
                    <w:rFonts w:ascii="Cambria Math" w:hAnsi="Cambria Math"/>
                  </w:rPr>
                  <m:t>P</m:t>
                </m:r>
                <m:d>
                  <m:dPr>
                    <m:ctrlPr>
                      <w:rPr>
                        <w:rFonts w:ascii="Cambria Math" w:hAnsi="Cambria Math"/>
                      </w:rPr>
                    </m:ctrlPr>
                  </m:dPr>
                  <m:e>
                    <m:r>
                      <w:rPr>
                        <w:rFonts w:ascii="Cambria Math" w:hAnsi="Cambria Math"/>
                      </w:rPr>
                      <m:t>t</m:t>
                    </m:r>
                  </m:e>
                </m:d>
              </m:e>
            </m:func>
            <m:r>
              <w:rPr>
                <w:rFonts w:ascii="Cambria Math" w:hAnsi="Cambria Math"/>
                <w:lang w:val="pt-BR"/>
              </w:rPr>
              <m:t>-</m:t>
            </m:r>
            <m:func>
              <m:funcPr>
                <m:ctrlPr>
                  <w:rPr>
                    <w:rFonts w:ascii="Cambria Math" w:hAnsi="Cambria Math"/>
                  </w:rPr>
                </m:ctrlPr>
              </m:funcPr>
              <m:fName>
                <m:r>
                  <m:rPr>
                    <m:sty m:val="p"/>
                  </m:rPr>
                  <w:rPr>
                    <w:rFonts w:ascii="Cambria Math" w:hAnsi="Cambria Math"/>
                    <w:lang w:val="pt-BR"/>
                  </w:rPr>
                  <m:t>ln</m:t>
                </m:r>
              </m:fName>
              <m:e>
                <m:r>
                  <w:rPr>
                    <w:rFonts w:ascii="Cambria Math" w:hAnsi="Cambria Math"/>
                  </w:rPr>
                  <m:t>P</m:t>
                </m:r>
                <m:d>
                  <m:dPr>
                    <m:ctrlPr>
                      <w:rPr>
                        <w:rFonts w:ascii="Cambria Math" w:hAnsi="Cambria Math"/>
                      </w:rPr>
                    </m:ctrlPr>
                  </m:dPr>
                  <m:e>
                    <m:r>
                      <m:rPr>
                        <m:nor/>
                      </m:rPr>
                      <w:rPr>
                        <w:rFonts w:ascii="Cambria Math" w:hAnsi="Cambria Math"/>
                        <w:lang w:val="pt-BR"/>
                      </w:rPr>
                      <m:t>jan/2003</m:t>
                    </m:r>
                  </m:e>
                </m:d>
              </m:e>
            </m:func>
          </m:e>
        </m:d>
      </m:oMath>
      <w:r w:rsidRPr="00493E39">
        <w:rPr>
          <w:lang w:val="pt-BR"/>
        </w:rPr>
        <w:t>, em pontos logarítmicos. Ponto logarítmico não equivale a por cento fora de variações pequenas: os 126 pontos acumulados pelo IPCA Geral na amostra correspondem a alta efetiva de 253%. Meta Selic e expectativa não aparecem, por já serem taxas.</w:t>
      </w:r>
    </w:p>
    <w:p w14:paraId="3B18DF6D" w14:textId="77777777" w:rsidR="00D64459" w:rsidRPr="00493E39" w:rsidRDefault="008B2120">
      <w:pPr>
        <w:keepNext/>
        <w:spacing w:before="200" w:after="40" w:line="240" w:lineRule="auto"/>
        <w:jc w:val="center"/>
        <w:rPr>
          <w:sz w:val="20"/>
          <w:szCs w:val="20"/>
          <w:lang w:val="pt-BR"/>
        </w:rPr>
      </w:pPr>
      <w:r w:rsidRPr="00493E39">
        <w:rPr>
          <w:sz w:val="20"/>
          <w:szCs w:val="20"/>
          <w:lang w:val="pt-BR"/>
        </w:rPr>
        <w:t>Figura B.1 – Séries em escala logarítmica</w:t>
      </w:r>
    </w:p>
    <w:p w14:paraId="444039EE" w14:textId="77777777" w:rsidR="00D64459" w:rsidRPr="00493E39" w:rsidRDefault="008B2120">
      <w:pPr>
        <w:spacing w:after="40"/>
        <w:jc w:val="center"/>
      </w:pPr>
      <w:r w:rsidRPr="00493E39">
        <w:rPr>
          <w:noProof/>
        </w:rPr>
        <w:drawing>
          <wp:inline distT="0" distB="0" distL="0" distR="0" wp14:anchorId="049B8C11" wp14:editId="5E5926E4">
            <wp:extent cx="5580000" cy="4376471"/>
            <wp:effectExtent l="0" t="0" r="0" b="0"/>
            <wp:docPr id="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series_log.png"/>
                    <pic:cNvPicPr/>
                  </pic:nvPicPr>
                  <pic:blipFill>
                    <a:blip r:embed="rId23"/>
                    <a:stretch>
                      <a:fillRect/>
                    </a:stretch>
                  </pic:blipFill>
                  <pic:spPr>
                    <a:xfrm>
                      <a:off x="0" y="0"/>
                      <a:ext cx="5580000" cy="4376471"/>
                    </a:xfrm>
                    <a:prstGeom prst="rect">
                      <a:avLst/>
                    </a:prstGeom>
                  </pic:spPr>
                </pic:pic>
              </a:graphicData>
            </a:graphic>
          </wp:inline>
        </w:drawing>
      </w:r>
    </w:p>
    <w:p w14:paraId="6EFB376D" w14:textId="6ED7E305" w:rsidR="00D64459" w:rsidRPr="00493E39" w:rsidRDefault="008B2120">
      <w:pPr>
        <w:spacing w:line="240" w:lineRule="auto"/>
        <w:jc w:val="both"/>
        <w:rPr>
          <w:sz w:val="20"/>
          <w:szCs w:val="20"/>
          <w:lang w:val="pt-BR"/>
        </w:rPr>
      </w:pPr>
      <w:r w:rsidRPr="00493E39">
        <w:rPr>
          <w:sz w:val="20"/>
          <w:szCs w:val="20"/>
          <w:lang w:val="pt-BR"/>
        </w:rPr>
        <w:t>Nota: valores em pontos logarítmicos, não em por cento.</w:t>
      </w:r>
    </w:p>
    <w:p w14:paraId="368A33E1" w14:textId="77777777" w:rsidR="00D64459" w:rsidRPr="00493E39" w:rsidRDefault="008B2120">
      <w:pPr>
        <w:spacing w:after="240" w:line="240" w:lineRule="auto"/>
        <w:jc w:val="center"/>
        <w:rPr>
          <w:sz w:val="20"/>
          <w:szCs w:val="20"/>
          <w:lang w:val="pt-BR"/>
        </w:rPr>
      </w:pPr>
      <w:r w:rsidRPr="00493E39">
        <w:rPr>
          <w:sz w:val="20"/>
          <w:szCs w:val="20"/>
          <w:lang w:val="pt-BR"/>
        </w:rPr>
        <w:t>Fonte: Elaboração própria.</w:t>
      </w:r>
    </w:p>
    <w:p w14:paraId="6EF50C23" w14:textId="77777777" w:rsidR="00D64459" w:rsidRPr="00493E39" w:rsidRDefault="008B2120">
      <w:pPr>
        <w:rPr>
          <w:lang w:val="pt-BR"/>
        </w:rPr>
      </w:pPr>
      <w:r w:rsidRPr="00493E39">
        <w:rPr>
          <w:lang w:val="pt-BR"/>
        </w:rPr>
        <w:br w:type="page"/>
      </w:r>
    </w:p>
    <w:p w14:paraId="49DF8CE8" w14:textId="77777777" w:rsidR="00D64459" w:rsidRPr="00493E39" w:rsidRDefault="008B2120">
      <w:pPr>
        <w:pStyle w:val="Heading1"/>
        <w:spacing w:before="280" w:after="280"/>
        <w:jc w:val="center"/>
        <w:rPr>
          <w:lang w:val="pt-BR"/>
        </w:rPr>
      </w:pPr>
      <w:bookmarkStart w:id="308" w:name="_Toc239713587"/>
      <w:bookmarkStart w:id="309" w:name="_TocReviewed_503"/>
      <w:r w:rsidRPr="00493E39">
        <w:rPr>
          <w:lang w:val="pt-BR"/>
        </w:rPr>
        <w:lastRenderedPageBreak/>
        <w:t>APÊNDICE C – IDENTIFICAÇÃO POR INSTRUMENTO EXTERNO</w:t>
      </w:r>
      <w:bookmarkEnd w:id="308"/>
      <w:bookmarkEnd w:id="309"/>
    </w:p>
    <w:p w14:paraId="202D733B" w14:textId="6B2D252F" w:rsidR="00D64459" w:rsidRPr="00493E39" w:rsidRDefault="008B2120">
      <w:pPr>
        <w:ind w:firstLine="709"/>
        <w:jc w:val="both"/>
        <w:rPr>
          <w:lang w:val="pt-BR"/>
        </w:rPr>
      </w:pPr>
      <w:commentRangeStart w:id="310"/>
      <w:commentRangeStart w:id="311"/>
      <w:r w:rsidRPr="00493E39">
        <w:rPr>
          <w:lang w:val="pt-BR"/>
        </w:rPr>
        <w:t xml:space="preserve">O Apêndice K.1 reporta a projeção sobre o choque de notícia de oferta de Känzig (2021) e a ressalva de que o arquivo daquele autor contém duas séries com propriedades muito distintas. A figura a seguir contrapõe as duas: à esquerda, a forma reduzida sobre cada uma; à direita, o intervalo convencional de mínimos quadrados em dois estágios comparado ao conjunto de Anderson-Rubin, robusto a instrumento fraco. Com o instrumento externo bruto, cuja estatística F de primeiro estágio fica entre 2,9 e 6,8, </w:t>
      </w:r>
      <w:del w:id="3611" w:author="Claude" w:date="2026-10-15T00:16:05Z">
        <w:r w:rsidRPr="00493E39">
          <w:rPr>
            <w:lang w:val="pt-BR"/>
          </w:rPr>
          <w:delText xml:space="preserve">o conjunto de Anderson-Rubin é aproximadamente 80% mais amplo nos casos reportados e nunca exclui o zero.</w:delText>
        </w:r>
      </w:del>
      <w:ins w:id="3612" w:author="Claude" w:date="2026-10-15T00:16:05Z">
        <w:r w:rsidRPr="00493E39">
          <w:rPr>
            <w:lang w:val="pt-BR"/>
          </w:rPr>
          <w:t xml:space="preserve">o conjunto de Anderson-Rubin é sempre limitado, tem de 1,3 a 7,5 vezes a largura do intervalo de dois estágios (mediana de 1,6) e nunca exclui o zero.</w:t>
        </w:r>
      </w:ins>
      <w:commentRangeEnd w:id="310"/>
      <w:r w:rsidRPr="00493E39">
        <w:rPr>
          <w:rStyle w:val="CommentReference"/>
          <w:sz w:val="24"/>
          <w:szCs w:val="24"/>
          <w:lang w:val="pt-BR"/>
        </w:rPr>
        <w:commentReference w:id="310"/>
      </w:r>
      <w:commentRangeEnd w:id="311"/>
      <w:r w:rsidR="00962AB9" w:rsidRPr="00493E39">
        <w:rPr>
          <w:rStyle w:val="CommentReference"/>
          <w:sz w:val="24"/>
          <w:szCs w:val="24"/>
          <w:lang w:val="pt-BR"/>
        </w:rPr>
        <w:commentReference w:id="311"/>
      </w:r>
    </w:p>
    <w:p w14:paraId="0AAA54D6" w14:textId="77777777" w:rsidR="00D64459" w:rsidRPr="00493E39" w:rsidRDefault="008B2120">
      <w:pPr>
        <w:keepNext/>
        <w:spacing w:before="200" w:after="40" w:line="240" w:lineRule="auto"/>
        <w:jc w:val="center"/>
        <w:rPr>
          <w:sz w:val="20"/>
          <w:szCs w:val="20"/>
          <w:lang w:val="pt-BR"/>
        </w:rPr>
      </w:pPr>
      <w:r w:rsidRPr="00493E39">
        <w:rPr>
          <w:sz w:val="20"/>
          <w:szCs w:val="20"/>
          <w:lang w:val="pt-BR"/>
        </w:rPr>
        <w:t>Figura C.1 – Forma reduzida e conjuntos de Anderson-Rubin para o IPCA Geral</w:t>
      </w:r>
    </w:p>
    <w:p w14:paraId="43854446" w14:textId="77777777" w:rsidR="00D64459" w:rsidRPr="00493E39" w:rsidRDefault="008B2120">
      <w:pPr>
        <w:spacing w:after="40"/>
        <w:jc w:val="center"/>
      </w:pPr>
      <w:r w:rsidRPr="00493E39">
        <w:rPr>
          <w:noProof/>
        </w:rPr>
        <w:drawing>
          <wp:inline distT="0" distB="0" distL="0" distR="0" wp14:anchorId="1D35D3F2" wp14:editId="35109998">
            <wp:extent cx="5580000" cy="2183478"/>
            <wp:effectExtent l="0" t="0" r="0" b="0"/>
            <wp:docPr id="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lp_iv_reduzida_ar_final_ipca_geral.png"/>
                    <pic:cNvPicPr/>
                  </pic:nvPicPr>
                  <pic:blipFill>
                    <a:blip r:embed="rId24"/>
                    <a:stretch>
                      <a:fillRect/>
                    </a:stretch>
                  </pic:blipFill>
                  <pic:spPr>
                    <a:xfrm>
                      <a:off x="0" y="0"/>
                      <a:ext cx="5580000" cy="2183478"/>
                    </a:xfrm>
                    <a:prstGeom prst="rect">
                      <a:avLst/>
                    </a:prstGeom>
                  </pic:spPr>
                </pic:pic>
              </a:graphicData>
            </a:graphic>
          </wp:inline>
        </w:drawing>
      </w:r>
    </w:p>
    <w:p w14:paraId="6A99038C" w14:textId="77777777" w:rsidR="00D64459" w:rsidRPr="00493E39" w:rsidRDefault="008B2120">
      <w:pPr>
        <w:spacing w:line="240" w:lineRule="auto"/>
        <w:jc w:val="both"/>
        <w:rPr>
          <w:sz w:val="20"/>
          <w:szCs w:val="20"/>
          <w:lang w:val="pt-BR"/>
        </w:rPr>
      </w:pPr>
      <w:r w:rsidRPr="00493E39">
        <w:rPr>
          <w:sz w:val="20"/>
          <w:szCs w:val="20"/>
          <w:lang w:val="pt-BR"/>
        </w:rPr>
        <w:t>Nota: à esquerda, a forma reduzida do IPCA Geral sobre cada uma das duas séries do arquivo de Känzig (2021); à direita, o intervalo convencional de dois estágios e o conjunto de Anderson-Rubin, robusto a instrumento fraco, calculados sobre o instrumento externo bruto.</w:t>
      </w:r>
    </w:p>
    <w:p w14:paraId="0B2A1510" w14:textId="77777777" w:rsidR="00D64459" w:rsidRPr="00493E39" w:rsidRDefault="008B2120">
      <w:pPr>
        <w:spacing w:after="240" w:line="240" w:lineRule="auto"/>
        <w:jc w:val="center"/>
        <w:rPr>
          <w:sz w:val="20"/>
          <w:szCs w:val="20"/>
          <w:lang w:val="pt-BR"/>
        </w:rPr>
      </w:pPr>
      <w:r w:rsidRPr="00493E39">
        <w:rPr>
          <w:sz w:val="20"/>
          <w:szCs w:val="20"/>
          <w:lang w:val="pt-BR"/>
        </w:rPr>
        <w:t>Fonte: Elaboração própria.</w:t>
      </w:r>
    </w:p>
    <w:p w14:paraId="6876BC4F" w14:textId="77777777" w:rsidR="00D64459" w:rsidRPr="00493E39" w:rsidRDefault="008B2120">
      <w:pPr>
        <w:rPr>
          <w:lang w:val="pt-BR"/>
        </w:rPr>
      </w:pPr>
      <w:r w:rsidRPr="00493E39">
        <w:rPr>
          <w:lang w:val="pt-BR"/>
        </w:rPr>
        <w:br w:type="page"/>
      </w:r>
    </w:p>
    <w:p w14:paraId="2E231710" w14:textId="77777777" w:rsidR="00D64459" w:rsidRPr="00493E39" w:rsidRDefault="008B2120">
      <w:pPr>
        <w:pStyle w:val="Heading1"/>
        <w:spacing w:before="280" w:after="280"/>
        <w:jc w:val="center"/>
        <w:rPr>
          <w:lang w:val="pt-BR"/>
        </w:rPr>
      </w:pPr>
      <w:bookmarkStart w:id="312" w:name="_Toc239713588"/>
      <w:bookmarkStart w:id="313" w:name="_TocReviewed_510"/>
      <w:r w:rsidRPr="00493E39">
        <w:rPr>
          <w:lang w:val="pt-BR"/>
        </w:rPr>
        <w:t>APÊNDICE D – DIAGNÓSTICO DA GASOLINA NA REFINARIA</w:t>
      </w:r>
      <w:bookmarkEnd w:id="312"/>
      <w:bookmarkEnd w:id="313"/>
    </w:p>
    <w:p w14:paraId="13389E07" w14:textId="3DF86B58" w:rsidR="00D64459" w:rsidRPr="00493E39" w:rsidRDefault="008B2120">
      <w:pPr>
        <w:ind w:firstLine="709"/>
        <w:jc w:val="both"/>
        <w:rPr>
          <w:lang w:val="pt-BR"/>
        </w:rPr>
      </w:pPr>
      <w:commentRangeStart w:id="314"/>
      <w:commentRangeStart w:id="315"/>
      <w:r w:rsidRPr="00493E39">
        <w:rPr>
          <w:lang w:val="pt-BR"/>
        </w:rPr>
        <w:t>A Tabela 7 documenta que a equação de impacto da gasolina na refinaria não deixa autocorrelação residual detectável em nenhuma das subamostras. A figura a seguir mostra o comportamento do preço: à esquerda, a variação mensal do preço na refinaria, em tom claro antes de março de 2017 e escuro depois; à direita, a fração de meses sem alteração de preço, por regime e por série. O contraste entre 16,6% de meses parados e nenhum é compatível com maior frequência de variação da série após a mudança de política.</w:t>
      </w:r>
      <w:commentRangeEnd w:id="314"/>
      <w:r w:rsidRPr="00493E39">
        <w:rPr>
          <w:rStyle w:val="CommentReference"/>
          <w:sz w:val="24"/>
          <w:szCs w:val="24"/>
          <w:lang w:val="pt-BR"/>
        </w:rPr>
        <w:commentReference w:id="314"/>
      </w:r>
      <w:commentRangeEnd w:id="315"/>
      <w:r w:rsidR="00962AB9" w:rsidRPr="00493E39">
        <w:rPr>
          <w:rStyle w:val="CommentReference"/>
          <w:sz w:val="24"/>
          <w:szCs w:val="24"/>
          <w:lang w:val="pt-BR"/>
        </w:rPr>
        <w:commentReference w:id="315"/>
      </w:r>
    </w:p>
    <w:p w14:paraId="7E132484" w14:textId="77777777" w:rsidR="00D64459" w:rsidRPr="00493E39" w:rsidRDefault="008B2120">
      <w:pPr>
        <w:keepNext/>
        <w:spacing w:before="200" w:after="40" w:line="240" w:lineRule="auto"/>
        <w:jc w:val="center"/>
        <w:rPr>
          <w:sz w:val="20"/>
          <w:szCs w:val="20"/>
          <w:lang w:val="pt-BR"/>
        </w:rPr>
      </w:pPr>
      <w:r w:rsidRPr="00493E39">
        <w:rPr>
          <w:sz w:val="20"/>
          <w:szCs w:val="20"/>
          <w:lang w:val="pt-BR"/>
        </w:rPr>
        <w:t>Figura D.1 – Variação mensal do preço na refinaria e frequência de reajuste por regime</w:t>
      </w:r>
    </w:p>
    <w:p w14:paraId="3F6CE213" w14:textId="77777777" w:rsidR="00D64459" w:rsidRPr="00493E39" w:rsidRDefault="008B2120">
      <w:pPr>
        <w:spacing w:after="40"/>
        <w:jc w:val="center"/>
      </w:pPr>
      <w:r w:rsidRPr="00493E39">
        <w:rPr>
          <w:noProof/>
        </w:rPr>
        <w:drawing>
          <wp:inline distT="0" distB="0" distL="0" distR="0" wp14:anchorId="58E13C47" wp14:editId="53D24463">
            <wp:extent cx="5580000" cy="2092500"/>
            <wp:effectExtent l="0" t="0" r="0" b="0"/>
            <wp:docPr id="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diagnostico_refinaria.png"/>
                    <pic:cNvPicPr/>
                  </pic:nvPicPr>
                  <pic:blipFill>
                    <a:blip r:embed="rId25"/>
                    <a:stretch>
                      <a:fillRect/>
                    </a:stretch>
                  </pic:blipFill>
                  <pic:spPr>
                    <a:xfrm>
                      <a:off x="0" y="0"/>
                      <a:ext cx="5580000" cy="2092500"/>
                    </a:xfrm>
                    <a:prstGeom prst="rect">
                      <a:avLst/>
                    </a:prstGeom>
                  </pic:spPr>
                </pic:pic>
              </a:graphicData>
            </a:graphic>
          </wp:inline>
        </w:drawing>
      </w:r>
    </w:p>
    <w:p w14:paraId="4F29D223" w14:textId="77777777" w:rsidR="00D64459" w:rsidRPr="00493E39" w:rsidRDefault="008B2120">
      <w:pPr>
        <w:spacing w:after="240" w:line="240" w:lineRule="auto"/>
        <w:jc w:val="center"/>
        <w:rPr>
          <w:sz w:val="20"/>
          <w:szCs w:val="20"/>
          <w:lang w:val="pt-BR"/>
        </w:rPr>
      </w:pPr>
      <w:r w:rsidRPr="00493E39">
        <w:rPr>
          <w:sz w:val="20"/>
          <w:szCs w:val="20"/>
          <w:lang w:val="pt-BR"/>
        </w:rPr>
        <w:t>Fonte: Elaboração própria.</w:t>
      </w:r>
    </w:p>
    <w:p w14:paraId="126F5D63" w14:textId="7E3ADEC4" w:rsidR="00D64459" w:rsidRPr="00493E39" w:rsidRDefault="008B2120">
      <w:pPr>
        <w:ind w:firstLine="709"/>
        <w:jc w:val="both"/>
        <w:rPr>
          <w:lang w:val="pt-BR"/>
        </w:rPr>
      </w:pPr>
      <w:r w:rsidRPr="00493E39">
        <w:rPr>
          <w:lang w:val="pt-BR"/>
        </w:rPr>
        <w:t>A figura seguinte examina diretamente os resíduos da equação de impacto, que são o objeto do teste. À esquerda, a série residual, separada pelos dois regimes; à direita, o correlograma de cada um. O desvio-padrão residual passa de 2,25 no regime anterior para 4,27 no posterior, e a autocorrelação de primeira ordem é de −0,026 no anterior e de −0,031 no posterior. Não se detecta dependência serial dos resíduos nos testes reportados para o regime anterior, e o regime indexado tem variância residual maior.</w:t>
      </w:r>
    </w:p>
    <w:p w14:paraId="555E5C2E" w14:textId="77777777" w:rsidR="00D64459" w:rsidRPr="00493E39" w:rsidRDefault="008B2120">
      <w:pPr>
        <w:keepNext/>
        <w:spacing w:before="200" w:after="40" w:line="240" w:lineRule="auto"/>
        <w:jc w:val="center"/>
        <w:rPr>
          <w:sz w:val="20"/>
          <w:szCs w:val="20"/>
          <w:lang w:val="pt-BR"/>
        </w:rPr>
      </w:pPr>
      <w:r w:rsidRPr="00493E39">
        <w:rPr>
          <w:sz w:val="20"/>
          <w:szCs w:val="20"/>
          <w:lang w:val="pt-BR"/>
        </w:rPr>
        <w:t>Figura D.2 – Resíduos da equação de impacto da gasolina na refinaria, por regime</w:t>
      </w:r>
    </w:p>
    <w:p w14:paraId="200339EA" w14:textId="77777777" w:rsidR="00D64459" w:rsidRPr="00493E39" w:rsidRDefault="008B2120">
      <w:pPr>
        <w:spacing w:after="40"/>
        <w:jc w:val="center"/>
      </w:pPr>
      <w:r w:rsidRPr="00493E39">
        <w:rPr>
          <w:noProof/>
        </w:rPr>
        <w:drawing>
          <wp:inline distT="0" distB="0" distL="0" distR="0" wp14:anchorId="44966694" wp14:editId="58EA02B9">
            <wp:extent cx="5580000" cy="1953341"/>
            <wp:effectExtent l="0" t="0" r="0" b="0"/>
            <wp:docPr id="1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residuos_refinaria.png"/>
                    <pic:cNvPicPr/>
                  </pic:nvPicPr>
                  <pic:blipFill>
                    <a:blip r:embed="rId26"/>
                    <a:stretch>
                      <a:fillRect/>
                    </a:stretch>
                  </pic:blipFill>
                  <pic:spPr>
                    <a:xfrm>
                      <a:off x="0" y="0"/>
                      <a:ext cx="5580000" cy="1953341"/>
                    </a:xfrm>
                    <a:prstGeom prst="rect">
                      <a:avLst/>
                    </a:prstGeom>
                  </pic:spPr>
                </pic:pic>
              </a:graphicData>
            </a:graphic>
          </wp:inline>
        </w:drawing>
      </w:r>
    </w:p>
    <w:p w14:paraId="36D17A62" w14:textId="77777777" w:rsidR="00D64459" w:rsidRPr="00493E39" w:rsidRDefault="008B2120">
      <w:pPr>
        <w:spacing w:line="240" w:lineRule="auto"/>
        <w:jc w:val="both"/>
        <w:rPr>
          <w:sz w:val="20"/>
          <w:szCs w:val="20"/>
          <w:lang w:val="pt-BR"/>
        </w:rPr>
      </w:pPr>
      <w:r w:rsidRPr="00493E39">
        <w:rPr>
          <w:sz w:val="20"/>
          <w:szCs w:val="20"/>
          <w:lang w:val="pt-BR"/>
        </w:rPr>
        <w:t>Nota: as linhas tracejadas do correlograma marcam a banda de dois erros-padrão assintóticos.</w:t>
      </w:r>
    </w:p>
    <w:p w14:paraId="1D50DA2B" w14:textId="77777777" w:rsidR="00D64459" w:rsidRPr="00493E39" w:rsidRDefault="008B2120">
      <w:pPr>
        <w:spacing w:after="240" w:line="240" w:lineRule="auto"/>
        <w:jc w:val="center"/>
        <w:rPr>
          <w:sz w:val="20"/>
          <w:szCs w:val="20"/>
          <w:lang w:val="pt-BR"/>
        </w:rPr>
      </w:pPr>
      <w:r w:rsidRPr="00493E39">
        <w:rPr>
          <w:sz w:val="20"/>
          <w:szCs w:val="20"/>
          <w:lang w:val="pt-BR"/>
        </w:rPr>
        <w:t>Fonte: Elaboração própria.</w:t>
      </w:r>
    </w:p>
    <w:p w14:paraId="41CE71EC" w14:textId="77777777" w:rsidR="00D64459" w:rsidRPr="00493E39" w:rsidRDefault="008B2120">
      <w:pPr>
        <w:rPr>
          <w:lang w:val="pt-BR"/>
        </w:rPr>
      </w:pPr>
      <w:r w:rsidRPr="00493E39">
        <w:rPr>
          <w:lang w:val="pt-BR"/>
        </w:rPr>
        <w:br w:type="page"/>
      </w:r>
    </w:p>
    <w:p w14:paraId="27F53D75" w14:textId="77777777" w:rsidR="00D64459" w:rsidRPr="00493E39" w:rsidRDefault="008B2120">
      <w:pPr>
        <w:pStyle w:val="Heading1"/>
        <w:spacing w:before="280" w:after="280"/>
        <w:jc w:val="center"/>
        <w:rPr>
          <w:lang w:val="pt-BR"/>
        </w:rPr>
      </w:pPr>
      <w:bookmarkStart w:id="316" w:name="_Toc239713589"/>
      <w:bookmarkStart w:id="317" w:name="_TocReviewed_521"/>
      <w:r w:rsidRPr="00493E39">
        <w:rPr>
          <w:lang w:val="pt-BR"/>
        </w:rPr>
        <w:t>APÊNDICE E – SENSIBILIDADE AO NÚMERO DE DEFASAGENS</w:t>
      </w:r>
      <w:bookmarkEnd w:id="316"/>
      <w:bookmarkEnd w:id="317"/>
    </w:p>
    <w:p w14:paraId="0643795D" w14:textId="128F7186" w:rsidR="00D64459" w:rsidRPr="00493E39" w:rsidRDefault="008B2120">
      <w:pPr>
        <w:ind w:firstLine="709"/>
        <w:jc w:val="both"/>
        <w:rPr>
          <w:lang w:val="pt-BR"/>
        </w:rPr>
      </w:pPr>
      <w:commentRangeStart w:id="318"/>
      <w:commentRangeStart w:id="319"/>
      <w:r w:rsidRPr="00493E39">
        <w:rPr>
          <w:lang w:val="pt-BR"/>
        </w:rPr>
        <w:t>O Apêndice K.2 reporta que o resultado de regime no horizonte de impacto é invariante ao número de defasagens adotado, e que em três meses a estabilidade não se mantém. A figura compara as estimativas com três, seis e doze defasagens, para as variáveis principais.</w:t>
      </w:r>
      <w:commentRangeEnd w:id="318"/>
      <w:r w:rsidRPr="00493E39">
        <w:rPr>
          <w:rStyle w:val="CommentReference"/>
          <w:sz w:val="24"/>
          <w:szCs w:val="24"/>
          <w:lang w:val="pt-BR"/>
        </w:rPr>
        <w:commentReference w:id="318"/>
      </w:r>
      <w:commentRangeEnd w:id="319"/>
      <w:r w:rsidR="00962AB9" w:rsidRPr="00493E39">
        <w:rPr>
          <w:rStyle w:val="CommentReference"/>
          <w:sz w:val="24"/>
          <w:szCs w:val="24"/>
          <w:lang w:val="pt-BR"/>
        </w:rPr>
        <w:commentReference w:id="319"/>
      </w:r>
    </w:p>
    <w:p w14:paraId="65939FAD" w14:textId="77777777" w:rsidR="00D64459" w:rsidRPr="00493E39" w:rsidRDefault="008B2120">
      <w:pPr>
        <w:keepNext/>
        <w:spacing w:before="200" w:after="40" w:line="240" w:lineRule="auto"/>
        <w:jc w:val="center"/>
        <w:rPr>
          <w:sz w:val="20"/>
          <w:szCs w:val="20"/>
          <w:lang w:val="pt-BR"/>
        </w:rPr>
      </w:pPr>
      <w:r w:rsidRPr="00493E39">
        <w:rPr>
          <w:sz w:val="20"/>
          <w:szCs w:val="20"/>
          <w:lang w:val="pt-BR"/>
        </w:rPr>
        <w:t>Figura E.1 – Coeficiente do choque por número de defasagens</w:t>
      </w:r>
    </w:p>
    <w:p w14:paraId="6B61A735" w14:textId="77777777" w:rsidR="00D64459" w:rsidRPr="00493E39" w:rsidRDefault="008B2120">
      <w:pPr>
        <w:spacing w:after="40"/>
        <w:jc w:val="center"/>
      </w:pPr>
      <w:r w:rsidRPr="00493E39">
        <w:rPr>
          <w:noProof/>
        </w:rPr>
        <w:drawing>
          <wp:inline distT="0" distB="0" distL="0" distR="0" wp14:anchorId="24774D93" wp14:editId="0FE7B621">
            <wp:extent cx="5580000" cy="3760435"/>
            <wp:effectExtent l="0" t="0" r="0" b="0"/>
            <wp:docPr id="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escada_defasagens.png"/>
                    <pic:cNvPicPr/>
                  </pic:nvPicPr>
                  <pic:blipFill>
                    <a:blip r:embed="rId27"/>
                    <a:stretch>
                      <a:fillRect/>
                    </a:stretch>
                  </pic:blipFill>
                  <pic:spPr>
                    <a:xfrm>
                      <a:off x="0" y="0"/>
                      <a:ext cx="5580000" cy="3760435"/>
                    </a:xfrm>
                    <a:prstGeom prst="rect">
                      <a:avLst/>
                    </a:prstGeom>
                  </pic:spPr>
                </pic:pic>
              </a:graphicData>
            </a:graphic>
          </wp:inline>
        </w:drawing>
      </w:r>
    </w:p>
    <w:p w14:paraId="1C5883A8" w14:textId="77777777" w:rsidR="00D64459" w:rsidRPr="00493E39" w:rsidRDefault="008B2120">
      <w:pPr>
        <w:spacing w:line="240" w:lineRule="auto"/>
        <w:jc w:val="both"/>
        <w:rPr>
          <w:sz w:val="20"/>
          <w:szCs w:val="20"/>
          <w:lang w:val="pt-BR"/>
        </w:rPr>
      </w:pPr>
      <w:r w:rsidRPr="00493E39">
        <w:rPr>
          <w:sz w:val="20"/>
          <w:szCs w:val="20"/>
          <w:lang w:val="pt-BR"/>
        </w:rPr>
        <w:t>Nota: resposta acumulada ao choque do petróleo com três, seis e doze defasagens, estimada na amostra comum às três ordens. A faixa é o intervalo pontual de 90% da especificação principal, de três defasagens.</w:t>
      </w:r>
    </w:p>
    <w:p w14:paraId="0ABF90FC" w14:textId="77777777" w:rsidR="00D64459" w:rsidRPr="00493E39" w:rsidRDefault="008B2120">
      <w:pPr>
        <w:spacing w:after="240" w:line="240" w:lineRule="auto"/>
        <w:jc w:val="center"/>
        <w:rPr>
          <w:sz w:val="20"/>
          <w:szCs w:val="20"/>
          <w:lang w:val="pt-BR"/>
        </w:rPr>
      </w:pPr>
      <w:r w:rsidRPr="00493E39">
        <w:rPr>
          <w:sz w:val="20"/>
          <w:szCs w:val="20"/>
          <w:lang w:val="pt-BR"/>
        </w:rPr>
        <w:t>Fonte: Elaboração própria.</w:t>
      </w:r>
    </w:p>
    <w:p w14:paraId="7229DBED" w14:textId="77777777" w:rsidR="00D64459" w:rsidRPr="00493E39" w:rsidRDefault="008B2120">
      <w:pPr>
        <w:rPr>
          <w:lang w:val="pt-BR"/>
        </w:rPr>
      </w:pPr>
      <w:r w:rsidRPr="00493E39">
        <w:rPr>
          <w:lang w:val="pt-BR"/>
        </w:rPr>
        <w:br w:type="page"/>
      </w:r>
    </w:p>
    <w:p w14:paraId="4AE6FEC5" w14:textId="77777777" w:rsidR="00D64459" w:rsidRPr="00493E39" w:rsidRDefault="008B2120">
      <w:pPr>
        <w:pStyle w:val="Heading1"/>
        <w:spacing w:before="280" w:after="280"/>
        <w:jc w:val="center"/>
        <w:rPr>
          <w:lang w:val="pt-BR"/>
        </w:rPr>
      </w:pPr>
      <w:bookmarkStart w:id="320" w:name="_Toc239713590"/>
      <w:bookmarkStart w:id="321" w:name="_TocReviewed_528"/>
      <w:r w:rsidRPr="00493E39">
        <w:rPr>
          <w:lang w:val="pt-BR"/>
        </w:rPr>
        <w:t>APÊNDICE F – COMPARAÇÃO ENTRE A DATA ESTIMADA E A DATA DO ANÚNCIO</w:t>
      </w:r>
      <w:bookmarkEnd w:id="320"/>
      <w:bookmarkEnd w:id="321"/>
    </w:p>
    <w:p w14:paraId="1AC8A628" w14:textId="77777777" w:rsidR="00D64459" w:rsidRPr="00493E39" w:rsidRDefault="008B2120">
      <w:pPr>
        <w:ind w:firstLine="709"/>
        <w:jc w:val="both"/>
        <w:rPr>
          <w:lang w:val="pt-BR"/>
        </w:rPr>
      </w:pPr>
      <w:r w:rsidRPr="00493E39">
        <w:rPr>
          <w:lang w:val="pt-BR"/>
        </w:rPr>
        <w:t>A seção 4.7.4 reporta que o resultado não depende de a data de corte ter sido estimada. Este apêndice apresenta a verificação completa. As duas linhas de painéis usam a mesma especificação, a mesma amostra e o mesmo código, e diferem apenas na data que separa os dois regimes: acima, outubro de 2016, mês em que a política de paridade de importação foi anunciada, imposta sem estimação; abaixo, março de 2017, estimada por sup-Wald conforme o Capítulo 3.</w:t>
      </w:r>
    </w:p>
    <w:p w14:paraId="1E9B172A" w14:textId="3380F034" w:rsidR="00D64459" w:rsidRPr="00493E39" w:rsidRDefault="008B2120">
      <w:pPr>
        <w:ind w:firstLine="709"/>
        <w:jc w:val="both"/>
        <w:rPr>
          <w:lang w:val="pt-BR"/>
        </w:rPr>
      </w:pPr>
      <w:commentRangeStart w:id="322"/>
      <w:commentRangeStart w:id="323"/>
      <w:r w:rsidRPr="00493E39">
        <w:rPr>
          <w:lang w:val="pt-BR"/>
        </w:rPr>
        <w:t>A leitura relevante não é a coincidência das magnitudes, que de todo modo é próxima, e sim a reprodução do padrão qualitativo. Em ambos os cortes a resposta do regime anterior permanece indistinguível de zero nos horizontes curtos, e a do regime posterior é significativa e de ordem de grandeza várias vezes maior. Usar uma data definida pela cronologia institucional dispensa a correção para inferência após seleção discutida na seção 4.6.</w:t>
      </w:r>
      <w:commentRangeEnd w:id="322"/>
      <w:r w:rsidRPr="00493E39">
        <w:rPr>
          <w:rStyle w:val="CommentReference"/>
          <w:sz w:val="24"/>
          <w:szCs w:val="24"/>
          <w:lang w:val="pt-BR"/>
        </w:rPr>
        <w:commentReference w:id="322"/>
      </w:r>
      <w:commentRangeEnd w:id="323"/>
      <w:r w:rsidR="00962AB9" w:rsidRPr="00493E39">
        <w:rPr>
          <w:rStyle w:val="CommentReference"/>
          <w:sz w:val="24"/>
          <w:szCs w:val="24"/>
          <w:lang w:val="pt-BR"/>
        </w:rPr>
        <w:commentReference w:id="323"/>
      </w:r>
    </w:p>
    <w:p w14:paraId="3ED45670" w14:textId="77777777" w:rsidR="00D64459" w:rsidRPr="00493E39" w:rsidRDefault="008B2120">
      <w:pPr>
        <w:keepNext/>
        <w:spacing w:before="200" w:after="40" w:line="240" w:lineRule="auto"/>
        <w:jc w:val="center"/>
        <w:rPr>
          <w:sz w:val="20"/>
          <w:szCs w:val="20"/>
          <w:lang w:val="pt-BR"/>
        </w:rPr>
      </w:pPr>
      <w:r w:rsidRPr="00493E39">
        <w:rPr>
          <w:sz w:val="20"/>
          <w:szCs w:val="20"/>
          <w:lang w:val="pt-BR"/>
        </w:rPr>
        <w:t>Figura F.1 – Resposta acumulada por regime sob os dois cortes</w:t>
      </w:r>
    </w:p>
    <w:p w14:paraId="7304D8A8" w14:textId="77777777" w:rsidR="00D64459" w:rsidRPr="00493E39" w:rsidRDefault="008B2120">
      <w:pPr>
        <w:spacing w:after="40"/>
        <w:jc w:val="center"/>
      </w:pPr>
      <w:r w:rsidRPr="00493E39">
        <w:rPr>
          <w:noProof/>
        </w:rPr>
        <w:drawing>
          <wp:inline distT="0" distB="0" distL="0" distR="0" wp14:anchorId="4742CC88" wp14:editId="68AD4E40">
            <wp:extent cx="5580000" cy="2588840"/>
            <wp:effectExtent l="0" t="0" r="0" b="0"/>
            <wp:docPr id="2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corte_alternativo_completo.png"/>
                    <pic:cNvPicPr/>
                  </pic:nvPicPr>
                  <pic:blipFill>
                    <a:blip r:embed="rId28"/>
                    <a:stretch>
                      <a:fillRect/>
                    </a:stretch>
                  </pic:blipFill>
                  <pic:spPr>
                    <a:xfrm>
                      <a:off x="0" y="0"/>
                      <a:ext cx="5580000" cy="2588840"/>
                    </a:xfrm>
                    <a:prstGeom prst="rect">
                      <a:avLst/>
                    </a:prstGeom>
                  </pic:spPr>
                </pic:pic>
              </a:graphicData>
            </a:graphic>
          </wp:inline>
        </w:drawing>
      </w:r>
    </w:p>
    <w:p w14:paraId="1BF89A4C" w14:textId="77777777" w:rsidR="00D64459" w:rsidRPr="00493E39" w:rsidRDefault="008B2120">
      <w:pPr>
        <w:spacing w:line="240" w:lineRule="auto"/>
        <w:jc w:val="both"/>
        <w:rPr>
          <w:sz w:val="20"/>
          <w:szCs w:val="20"/>
          <w:lang w:val="pt-BR"/>
        </w:rPr>
      </w:pPr>
      <w:r w:rsidRPr="00493E39">
        <w:rPr>
          <w:sz w:val="20"/>
          <w:szCs w:val="20"/>
          <w:lang w:val="pt-BR"/>
        </w:rPr>
        <w:t>Nota: tom claro para o regime anterior e escuro para o posterior. Faixas sombreadas: intervalo pontual de 90%. Linha superior de painéis, corte imposto em outubro de 2016; linha inferior, corte estimado em março de 2017.</w:t>
      </w:r>
    </w:p>
    <w:p w14:paraId="2B44136D" w14:textId="77777777" w:rsidR="00D64459" w:rsidRPr="00493E39" w:rsidRDefault="008B2120">
      <w:pPr>
        <w:spacing w:after="240" w:line="240" w:lineRule="auto"/>
        <w:jc w:val="center"/>
        <w:rPr>
          <w:sz w:val="20"/>
          <w:szCs w:val="20"/>
          <w:lang w:val="pt-BR"/>
        </w:rPr>
      </w:pPr>
      <w:r w:rsidRPr="00493E39">
        <w:rPr>
          <w:sz w:val="20"/>
          <w:szCs w:val="20"/>
          <w:lang w:val="pt-BR"/>
        </w:rPr>
        <w:t>Fonte: Elaboração própria.</w:t>
      </w:r>
    </w:p>
    <w:p w14:paraId="6DAA10D1" w14:textId="77777777" w:rsidR="00D64459" w:rsidRPr="00493E39" w:rsidRDefault="008B2120">
      <w:pPr>
        <w:rPr>
          <w:lang w:val="pt-BR"/>
        </w:rPr>
      </w:pPr>
      <w:r w:rsidRPr="00493E39">
        <w:rPr>
          <w:lang w:val="pt-BR"/>
        </w:rPr>
        <w:br w:type="page"/>
      </w:r>
    </w:p>
    <w:p w14:paraId="3054020F" w14:textId="77777777" w:rsidR="00D64459" w:rsidRPr="00493E39" w:rsidRDefault="008B2120">
      <w:pPr>
        <w:pStyle w:val="Heading1"/>
        <w:spacing w:before="280" w:after="280"/>
        <w:jc w:val="center"/>
        <w:rPr>
          <w:lang w:val="pt-BR"/>
        </w:rPr>
      </w:pPr>
      <w:bookmarkStart w:id="324" w:name="_Toc239713591"/>
      <w:bookmarkStart w:id="325" w:name="_TocReviewed_536"/>
      <w:r w:rsidRPr="00493E39">
        <w:rPr>
          <w:lang w:val="pt-BR"/>
        </w:rPr>
        <w:t>APÊNDICE G – INSTRUMENTOS EXTERNOS TESTADOS E NÃO ADOTADOS</w:t>
      </w:r>
      <w:bookmarkEnd w:id="324"/>
      <w:bookmarkEnd w:id="325"/>
    </w:p>
    <w:p w14:paraId="21DFD517" w14:textId="2402CB31" w:rsidR="00D64459" w:rsidRPr="00493E39" w:rsidRDefault="008B2120">
      <w:pPr>
        <w:ind w:firstLine="709"/>
        <w:jc w:val="both"/>
        <w:rPr>
          <w:lang w:val="pt-BR"/>
        </w:rPr>
      </w:pPr>
      <w:r w:rsidRPr="00493E39">
        <w:rPr>
          <w:lang w:val="pt-BR"/>
        </w:rPr>
        <w:t xml:space="preserve">O trabalho trata o choque do petróleo como endógeno </w:t>
      </w:r>
      <w:del w:id="3617" w:author="Claude" w:date="2026-10-15T00:16:05Z">
        <w:r w:rsidRPr="00493E39">
          <w:rPr>
            <w:lang w:val="pt-BR"/>
          </w:rPr>
          <w:delText xml:space="preserve">e não adota variável instrumental, porque nenhum dos instrumentos testados se mostrou forte o bastante (seção 3.4). Este apêndice reporta as estatísticas desses instrumentos, para documentar a tentativa e permitir que o leitor avalie a decisão.</w:delText>
        </w:r>
      </w:del>
      <w:ins w:id="3618" w:author="Claude" w:date="2026-10-15T00:16:05Z">
        <w:r w:rsidRPr="00493E39">
          <w:rPr>
            <w:lang w:val="pt-BR"/>
          </w:rPr>
          <w:t xml:space="preserve">e não o instrumenta, porque o instrumento disponível para ele se mostrou fraco (seções 3.4 e 4.8). Este apêndice reporta as estatísticas dos instrumentos na especificação original, com subamostras separadas pelo anúncio de outubro de 2016, três defasagens e banda de Newey-West de um mês, para documentar a tentativa; a seção 4.8 os reestima com a especificação do modelo principal.</w:t>
        </w:r>
      </w:ins>
    </w:p>
    <w:p w14:paraId="22FE8C74" w14:textId="77777777" w:rsidR="00D64459" w:rsidRPr="00493E39" w:rsidRDefault="008B2120">
      <w:pPr>
        <w:ind w:firstLine="709"/>
        <w:jc w:val="both"/>
        <w:rPr>
          <w:lang w:val="pt-BR"/>
        </w:rPr>
      </w:pPr>
      <w:commentRangeStart w:id="326"/>
      <w:commentRangeStart w:id="327"/>
      <w:r w:rsidRPr="00493E39">
        <w:rPr>
          <w:lang w:val="pt-BR"/>
        </w:rPr>
        <w:t>Além da projeção sobre o choque de KÄNZIG (2021), construíram-se dois instrumentos a partir da margem de refino internacional, obtida subtraindo-se a cotação do Brent das cotações da gasolina e do diesel de ultrabaixo teor de enxofre na Costa do Golfo dos Estados Unidos, ambas publicadas pela U.S. Energy Information Administration. O instrumento é o resíduo da regressão da variação logarítmica do derivado sobre a do Brent, portanto ortogonal ao choque de petróleo por construção, com correlação amostral nula até a terceira casa decimal. A lógica econômica é que interrupções de capacidade de refino, tipicamente climáticas, movem a margem sem mover o preço do óleo cru.</w:t>
      </w:r>
      <w:commentRangeEnd w:id="326"/>
      <w:r w:rsidRPr="00493E39">
        <w:rPr>
          <w:rStyle w:val="CommentReference"/>
          <w:sz w:val="24"/>
          <w:szCs w:val="24"/>
          <w:lang w:val="pt-BR"/>
        </w:rPr>
        <w:commentReference w:id="326"/>
      </w:r>
      <w:commentRangeEnd w:id="327"/>
      <w:r w:rsidR="00962AB9" w:rsidRPr="00493E39">
        <w:rPr>
          <w:rStyle w:val="CommentReference"/>
          <w:sz w:val="24"/>
          <w:szCs w:val="24"/>
          <w:lang w:val="pt-BR"/>
        </w:rPr>
        <w:commentReference w:id="327"/>
      </w:r>
    </w:p>
    <w:p w14:paraId="1A5F015B" w14:textId="77777777" w:rsidR="00D64459" w:rsidRPr="00493E39" w:rsidRDefault="008B2120">
      <w:pPr>
        <w:keepNext/>
        <w:spacing w:before="200" w:after="40" w:line="240" w:lineRule="auto"/>
        <w:rPr>
          <w:sz w:val="20"/>
          <w:szCs w:val="20"/>
          <w:lang w:val="pt-BR"/>
        </w:rPr>
      </w:pPr>
      <w:r w:rsidRPr="00493E39">
        <w:rPr>
          <w:sz w:val="20"/>
          <w:szCs w:val="20"/>
          <w:lang w:val="pt-BR"/>
        </w:rPr>
        <w:t>Tabela G.1 – Estatística F de primeiro estágio, horizonte de impacto</w:t>
      </w:r>
    </w:p>
    <w:tbl>
      <w:tblPr>
        <w:tblW w:w="0" w:type="auto"/>
        <w:jc w:val="center"/>
        <w:tblLook w:val="04A0" w:firstRow="1" w:lastRow="0" w:firstColumn="1" w:lastColumn="0" w:noHBand="0" w:noVBand="1"/>
      </w:tblPr>
      <w:tblGrid>
        <w:gridCol w:w="3259"/>
        <w:gridCol w:w="2512"/>
        <w:gridCol w:w="1762"/>
        <w:gridCol w:w="1754"/>
      </w:tblGrid>
      <w:tr w:rsidR="00D64459" w:rsidRPr="00493E39" w14:paraId="3BFE4E5F" w14:textId="77777777">
        <w:trPr>
          <w:tblHeader/>
          <w:jc w:val="center"/>
        </w:trPr>
        <w:tc>
          <w:tcPr>
            <w:tcW w:w="3402" w:type="dxa"/>
            <w:tcBorders>
              <w:top w:val="single" w:sz="12" w:space="0" w:color="000000"/>
              <w:bottom w:val="single" w:sz="6" w:space="0" w:color="000000"/>
            </w:tcBorders>
          </w:tcPr>
          <w:p w14:paraId="49C3B0E9" w14:textId="77777777" w:rsidR="00D64459" w:rsidRPr="00493E39" w:rsidRDefault="008B2120">
            <w:pPr>
              <w:spacing w:after="20" w:line="240" w:lineRule="auto"/>
              <w:rPr>
                <w:sz w:val="20"/>
                <w:szCs w:val="20"/>
              </w:rPr>
            </w:pPr>
            <w:r w:rsidRPr="00493E39">
              <w:rPr>
                <w:b/>
                <w:sz w:val="20"/>
                <w:szCs w:val="20"/>
              </w:rPr>
              <w:t>Instrumento</w:t>
            </w:r>
          </w:p>
        </w:tc>
        <w:tc>
          <w:tcPr>
            <w:tcW w:w="2608" w:type="dxa"/>
            <w:tcBorders>
              <w:top w:val="single" w:sz="12" w:space="0" w:color="000000"/>
              <w:bottom w:val="single" w:sz="6" w:space="0" w:color="000000"/>
            </w:tcBorders>
          </w:tcPr>
          <w:p w14:paraId="7366C4F7" w14:textId="77777777" w:rsidR="00D64459" w:rsidRPr="00493E39" w:rsidRDefault="008B2120">
            <w:pPr>
              <w:spacing w:after="20" w:line="240" w:lineRule="auto"/>
              <w:rPr>
                <w:sz w:val="20"/>
                <w:szCs w:val="20"/>
              </w:rPr>
            </w:pPr>
            <w:r w:rsidRPr="00493E39">
              <w:rPr>
                <w:b/>
                <w:sz w:val="20"/>
                <w:szCs w:val="20"/>
              </w:rPr>
              <w:t>Variável endógena</w:t>
            </w:r>
          </w:p>
        </w:tc>
        <w:tc>
          <w:tcPr>
            <w:tcW w:w="1814" w:type="dxa"/>
            <w:tcBorders>
              <w:top w:val="single" w:sz="12" w:space="0" w:color="000000"/>
              <w:bottom w:val="single" w:sz="6" w:space="0" w:color="000000"/>
            </w:tcBorders>
          </w:tcPr>
          <w:p w14:paraId="489F2E44" w14:textId="77777777" w:rsidR="00D64459" w:rsidRPr="00493E39" w:rsidRDefault="008B2120">
            <w:pPr>
              <w:spacing w:after="20" w:line="240" w:lineRule="auto"/>
              <w:rPr>
                <w:sz w:val="20"/>
                <w:szCs w:val="20"/>
              </w:rPr>
            </w:pPr>
            <w:r w:rsidRPr="00493E39">
              <w:rPr>
                <w:b/>
                <w:sz w:val="20"/>
                <w:szCs w:val="20"/>
              </w:rPr>
              <w:t>Regime posterior</w:t>
            </w:r>
          </w:p>
        </w:tc>
        <w:tc>
          <w:tcPr>
            <w:tcW w:w="1814" w:type="dxa"/>
            <w:tcBorders>
              <w:top w:val="single" w:sz="12" w:space="0" w:color="000000"/>
              <w:bottom w:val="single" w:sz="6" w:space="0" w:color="000000"/>
            </w:tcBorders>
          </w:tcPr>
          <w:p w14:paraId="1DBECE55" w14:textId="77777777" w:rsidR="00D64459" w:rsidRPr="00493E39" w:rsidRDefault="008B2120">
            <w:pPr>
              <w:spacing w:after="20" w:line="240" w:lineRule="auto"/>
              <w:rPr>
                <w:sz w:val="20"/>
                <w:szCs w:val="20"/>
              </w:rPr>
            </w:pPr>
            <w:r w:rsidRPr="00493E39">
              <w:rPr>
                <w:b/>
                <w:sz w:val="20"/>
                <w:szCs w:val="20"/>
              </w:rPr>
              <w:t>Regime anterior</w:t>
            </w:r>
          </w:p>
        </w:tc>
      </w:tr>
      <w:tr w:rsidR="00D64459" w:rsidRPr="00493E39" w14:paraId="5305E23D" w14:textId="77777777">
        <w:trPr>
          <w:jc w:val="center"/>
        </w:trPr>
        <w:tc>
          <w:tcPr>
            <w:tcW w:w="3402" w:type="dxa"/>
          </w:tcPr>
          <w:p w14:paraId="261174E5" w14:textId="77777777" w:rsidR="00D64459" w:rsidRPr="00493E39" w:rsidRDefault="008B2120">
            <w:pPr>
              <w:spacing w:after="20" w:line="240" w:lineRule="auto"/>
              <w:rPr>
                <w:sz w:val="20"/>
                <w:szCs w:val="20"/>
                <w:lang w:val="pt-BR"/>
              </w:rPr>
            </w:pPr>
            <w:r w:rsidRPr="00493E39">
              <w:rPr>
                <w:sz w:val="20"/>
                <w:szCs w:val="20"/>
                <w:lang w:val="pt-BR"/>
              </w:rPr>
              <w:t>Margem de refino da gasolina</w:t>
            </w:r>
          </w:p>
        </w:tc>
        <w:tc>
          <w:tcPr>
            <w:tcW w:w="2608" w:type="dxa"/>
          </w:tcPr>
          <w:p w14:paraId="06BE3BA1" w14:textId="77777777" w:rsidR="00D64459" w:rsidRPr="00493E39" w:rsidRDefault="008B2120">
            <w:pPr>
              <w:spacing w:after="20" w:line="240" w:lineRule="auto"/>
              <w:jc w:val="center"/>
              <w:rPr>
                <w:sz w:val="20"/>
                <w:szCs w:val="20"/>
              </w:rPr>
            </w:pPr>
            <w:r w:rsidRPr="00493E39">
              <w:rPr>
                <w:sz w:val="20"/>
                <w:szCs w:val="20"/>
              </w:rPr>
              <w:t>Gasolina ao consumidor</w:t>
            </w:r>
          </w:p>
        </w:tc>
        <w:tc>
          <w:tcPr>
            <w:tcW w:w="1814" w:type="dxa"/>
          </w:tcPr>
          <w:p w14:paraId="4B023913" w14:textId="77777777" w:rsidR="00D64459" w:rsidRPr="00493E39" w:rsidRDefault="008B2120">
            <w:pPr>
              <w:spacing w:after="20" w:line="240" w:lineRule="auto"/>
              <w:jc w:val="center"/>
              <w:rPr>
                <w:sz w:val="20"/>
                <w:szCs w:val="20"/>
              </w:rPr>
            </w:pPr>
            <w:r w:rsidRPr="00493E39">
              <w:rPr>
                <w:sz w:val="20"/>
                <w:szCs w:val="20"/>
              </w:rPr>
              <w:t>5,45</w:t>
            </w:r>
          </w:p>
        </w:tc>
        <w:tc>
          <w:tcPr>
            <w:tcW w:w="1814" w:type="dxa"/>
          </w:tcPr>
          <w:p w14:paraId="2F54607A" w14:textId="77777777" w:rsidR="00D64459" w:rsidRPr="00493E39" w:rsidRDefault="008B2120">
            <w:pPr>
              <w:spacing w:after="20" w:line="240" w:lineRule="auto"/>
              <w:jc w:val="center"/>
              <w:rPr>
                <w:sz w:val="20"/>
                <w:szCs w:val="20"/>
              </w:rPr>
            </w:pPr>
            <w:r w:rsidRPr="00493E39">
              <w:rPr>
                <w:sz w:val="20"/>
                <w:szCs w:val="20"/>
              </w:rPr>
              <w:t>1,48</w:t>
            </w:r>
          </w:p>
        </w:tc>
      </w:tr>
      <w:tr w:rsidR="00D64459" w:rsidRPr="00493E39" w14:paraId="0A34BAD2" w14:textId="77777777">
        <w:trPr>
          <w:jc w:val="center"/>
        </w:trPr>
        <w:tc>
          <w:tcPr>
            <w:tcW w:w="3402" w:type="dxa"/>
          </w:tcPr>
          <w:p w14:paraId="23C527A9" w14:textId="77777777" w:rsidR="00D64459" w:rsidRPr="00493E39" w:rsidRDefault="008B2120">
            <w:pPr>
              <w:spacing w:after="20" w:line="240" w:lineRule="auto"/>
              <w:rPr>
                <w:sz w:val="20"/>
                <w:szCs w:val="20"/>
                <w:lang w:val="pt-BR"/>
              </w:rPr>
            </w:pPr>
            <w:r w:rsidRPr="00493E39">
              <w:rPr>
                <w:sz w:val="20"/>
                <w:szCs w:val="20"/>
                <w:lang w:val="pt-BR"/>
              </w:rPr>
              <w:t>Margem de refino do diesel</w:t>
            </w:r>
          </w:p>
        </w:tc>
        <w:tc>
          <w:tcPr>
            <w:tcW w:w="2608" w:type="dxa"/>
          </w:tcPr>
          <w:p w14:paraId="5D8F4EA4" w14:textId="77777777" w:rsidR="00D64459" w:rsidRPr="00493E39" w:rsidRDefault="008B2120">
            <w:pPr>
              <w:spacing w:after="20" w:line="240" w:lineRule="auto"/>
              <w:jc w:val="center"/>
              <w:rPr>
                <w:sz w:val="20"/>
                <w:szCs w:val="20"/>
              </w:rPr>
            </w:pPr>
            <w:r w:rsidRPr="00493E39">
              <w:rPr>
                <w:sz w:val="20"/>
                <w:szCs w:val="20"/>
              </w:rPr>
              <w:t>Óleo diesel</w:t>
            </w:r>
          </w:p>
        </w:tc>
        <w:tc>
          <w:tcPr>
            <w:tcW w:w="1814" w:type="dxa"/>
          </w:tcPr>
          <w:p w14:paraId="5DC8D805" w14:textId="77777777" w:rsidR="00D64459" w:rsidRPr="00493E39" w:rsidRDefault="008B2120">
            <w:pPr>
              <w:spacing w:after="20" w:line="240" w:lineRule="auto"/>
              <w:jc w:val="center"/>
              <w:rPr>
                <w:sz w:val="20"/>
                <w:szCs w:val="20"/>
              </w:rPr>
            </w:pPr>
            <w:r w:rsidRPr="00493E39">
              <w:rPr>
                <w:sz w:val="20"/>
                <w:szCs w:val="20"/>
              </w:rPr>
              <w:t>0,25</w:t>
            </w:r>
          </w:p>
        </w:tc>
        <w:tc>
          <w:tcPr>
            <w:tcW w:w="1814" w:type="dxa"/>
          </w:tcPr>
          <w:p w14:paraId="7D142DFA" w14:textId="77777777" w:rsidR="00D64459" w:rsidRPr="00493E39" w:rsidRDefault="008B2120">
            <w:pPr>
              <w:spacing w:after="20" w:line="240" w:lineRule="auto"/>
              <w:jc w:val="center"/>
              <w:rPr>
                <w:sz w:val="20"/>
                <w:szCs w:val="20"/>
              </w:rPr>
            </w:pPr>
            <w:r w:rsidRPr="00493E39">
              <w:rPr>
                <w:sz w:val="20"/>
                <w:szCs w:val="20"/>
              </w:rPr>
              <w:t>0,91</w:t>
            </w:r>
          </w:p>
        </w:tc>
      </w:tr>
      <w:tr w:rsidR="00D64459" w:rsidRPr="00493E39" w14:paraId="7A0CFC09" w14:textId="77777777">
        <w:trPr>
          <w:jc w:val="center"/>
        </w:trPr>
        <w:tc>
          <w:tcPr>
            <w:tcW w:w="3402" w:type="dxa"/>
            <w:tcBorders>
              <w:bottom w:val="single" w:sz="12" w:space="0" w:color="000000"/>
            </w:tcBorders>
          </w:tcPr>
          <w:p w14:paraId="23EFCC74" w14:textId="77777777" w:rsidR="00D64459" w:rsidRPr="00493E39" w:rsidRDefault="008B2120">
            <w:pPr>
              <w:spacing w:after="20" w:line="240" w:lineRule="auto"/>
              <w:rPr>
                <w:sz w:val="20"/>
                <w:szCs w:val="20"/>
              </w:rPr>
            </w:pPr>
            <w:r w:rsidRPr="00493E39">
              <w:rPr>
                <w:sz w:val="20"/>
                <w:szCs w:val="20"/>
              </w:rPr>
              <w:t>Surpresa externa de oferta</w:t>
            </w:r>
          </w:p>
        </w:tc>
        <w:tc>
          <w:tcPr>
            <w:tcW w:w="2608" w:type="dxa"/>
            <w:tcBorders>
              <w:bottom w:val="single" w:sz="12" w:space="0" w:color="000000"/>
            </w:tcBorders>
          </w:tcPr>
          <w:p w14:paraId="41834087" w14:textId="77777777" w:rsidR="00D64459" w:rsidRPr="00493E39" w:rsidRDefault="008B2120">
            <w:pPr>
              <w:spacing w:after="20" w:line="240" w:lineRule="auto"/>
              <w:jc w:val="center"/>
              <w:rPr>
                <w:sz w:val="20"/>
                <w:szCs w:val="20"/>
              </w:rPr>
            </w:pPr>
            <w:r w:rsidRPr="00493E39">
              <w:rPr>
                <w:sz w:val="20"/>
                <w:szCs w:val="20"/>
              </w:rPr>
              <w:t>Preço do petróleo</w:t>
            </w:r>
          </w:p>
        </w:tc>
        <w:tc>
          <w:tcPr>
            <w:tcW w:w="1814" w:type="dxa"/>
            <w:tcBorders>
              <w:bottom w:val="single" w:sz="12" w:space="0" w:color="000000"/>
            </w:tcBorders>
          </w:tcPr>
          <w:p w14:paraId="634F5255" w14:textId="77777777" w:rsidR="00D64459" w:rsidRPr="00493E39" w:rsidRDefault="008B2120">
            <w:pPr>
              <w:spacing w:after="20" w:line="240" w:lineRule="auto"/>
              <w:jc w:val="center"/>
              <w:rPr>
                <w:sz w:val="20"/>
                <w:szCs w:val="20"/>
              </w:rPr>
            </w:pPr>
            <w:r w:rsidRPr="00493E39">
              <w:rPr>
                <w:sz w:val="20"/>
                <w:szCs w:val="20"/>
              </w:rPr>
              <w:t>2,9 a 6,8</w:t>
            </w:r>
          </w:p>
        </w:tc>
        <w:tc>
          <w:tcPr>
            <w:tcW w:w="1814" w:type="dxa"/>
            <w:tcBorders>
              <w:bottom w:val="single" w:sz="12" w:space="0" w:color="000000"/>
            </w:tcBorders>
          </w:tcPr>
          <w:p w14:paraId="7516782B" w14:textId="77777777" w:rsidR="00D64459" w:rsidRPr="00493E39" w:rsidRDefault="008B2120">
            <w:pPr>
              <w:spacing w:after="20" w:line="240" w:lineRule="auto"/>
              <w:jc w:val="center"/>
              <w:rPr>
                <w:sz w:val="20"/>
                <w:szCs w:val="20"/>
              </w:rPr>
            </w:pPr>
            <w:r w:rsidRPr="00493E39">
              <w:rPr>
                <w:sz w:val="20"/>
                <w:szCs w:val="20"/>
              </w:rPr>
              <w:t>2,9 a 6,8</w:t>
            </w:r>
          </w:p>
        </w:tc>
      </w:tr>
    </w:tbl>
    <w:p w14:paraId="5F2DCD32" w14:textId="77777777" w:rsidR="00D64459" w:rsidRPr="00493E39" w:rsidRDefault="008B2120">
      <w:pPr>
        <w:spacing w:line="240" w:lineRule="auto"/>
        <w:jc w:val="both"/>
        <w:rPr>
          <w:sz w:val="20"/>
          <w:szCs w:val="20"/>
          <w:lang w:val="pt-BR"/>
        </w:rPr>
      </w:pPr>
      <w:commentRangeStart w:id="328"/>
      <w:commentRangeStart w:id="329"/>
      <w:r w:rsidRPr="00493E39">
        <w:rPr>
          <w:sz w:val="20"/>
          <w:szCs w:val="20"/>
          <w:lang w:val="pt-BR"/>
        </w:rPr>
        <w:t>Nota: F robusto sobre o instrumento excluído, com os mesmos controles da especificação principal. O regime posterior tem 108 observações; o anterior, 161 para a gasolina e 123 para o diesel, cuja série da EIA começa em junho de 2006. A faixa da surpresa externa de oferta refere-se ao conjunto de variáveis e horizontes. O limiar convencional de instrumento forte é 10.</w:t>
      </w:r>
      <w:commentRangeEnd w:id="328"/>
      <w:r w:rsidRPr="00493E39">
        <w:rPr>
          <w:rStyle w:val="CommentReference"/>
          <w:sz w:val="20"/>
          <w:szCs w:val="20"/>
          <w:lang w:val="pt-BR"/>
        </w:rPr>
        <w:commentReference w:id="328"/>
      </w:r>
      <w:commentRangeEnd w:id="329"/>
      <w:r w:rsidR="00962AB9" w:rsidRPr="00493E39">
        <w:rPr>
          <w:rStyle w:val="CommentReference"/>
          <w:sz w:val="20"/>
          <w:szCs w:val="20"/>
          <w:lang w:val="pt-BR"/>
        </w:rPr>
        <w:commentReference w:id="329"/>
      </w:r>
    </w:p>
    <w:p w14:paraId="7B25CE9A" w14:textId="77777777" w:rsidR="00D64459" w:rsidRPr="00493E39" w:rsidRDefault="008B2120">
      <w:pPr>
        <w:spacing w:after="240" w:line="240" w:lineRule="auto"/>
        <w:jc w:val="center"/>
        <w:rPr>
          <w:sz w:val="20"/>
          <w:szCs w:val="20"/>
          <w:lang w:val="pt-BR"/>
        </w:rPr>
      </w:pPr>
      <w:r w:rsidRPr="00493E39">
        <w:rPr>
          <w:sz w:val="20"/>
          <w:szCs w:val="20"/>
          <w:lang w:val="pt-BR"/>
        </w:rPr>
        <w:t>Fonte: Elaboração própria.</w:t>
      </w:r>
    </w:p>
    <w:p w14:paraId="7473E92C" w14:textId="748BBD0D" w:rsidR="00D64459" w:rsidRPr="00493E39" w:rsidRDefault="008B2120">
      <w:pPr>
        <w:ind w:firstLine="709"/>
        <w:jc w:val="both"/>
        <w:rPr>
          <w:lang w:val="pt-BR"/>
        </w:rPr>
      </w:pPr>
      <w:commentRangeStart w:id="330"/>
      <w:commentRangeStart w:id="331"/>
      <w:r w:rsidRPr="00493E39">
        <w:rPr>
          <w:lang w:val="pt-BR"/>
        </w:rPr>
        <w:t>A margem da gasolina reproduz o padrão de regime previsto pela hipótese do trabalho, com tração quase quatro vezes maior sob a regra de paridade, e apresenta associação significativa com o IPCA Transportes e, em um horizonte, com o IPCA Geral no regime posterior. A margem do diesel não apresenta primeiro estágio em regime algum, o que sugere que a estrutura tributária e logística daquele combustível dissolve o sinal internacional antes que ele alcance o preço final.</w:t>
      </w:r>
      <w:commentRangeEnd w:id="330"/>
      <w:r w:rsidRPr="00493E39">
        <w:rPr>
          <w:rStyle w:val="CommentReference"/>
          <w:sz w:val="24"/>
          <w:szCs w:val="24"/>
          <w:lang w:val="pt-BR"/>
        </w:rPr>
        <w:commentReference w:id="330"/>
      </w:r>
      <w:commentRangeEnd w:id="331"/>
      <w:r w:rsidR="00962AB9" w:rsidRPr="00493E39">
        <w:rPr>
          <w:rStyle w:val="CommentReference"/>
          <w:sz w:val="24"/>
          <w:szCs w:val="24"/>
          <w:lang w:val="pt-BR"/>
        </w:rPr>
        <w:commentReference w:id="331"/>
      </w:r>
    </w:p>
    <w:p w14:paraId="1DC5274F" w14:textId="77777777" w:rsidR="00D64459" w:rsidRPr="00493E39" w:rsidRDefault="008B2120">
      <w:pPr>
        <w:keepNext/>
        <w:spacing w:before="200" w:after="40" w:line="240" w:lineRule="auto"/>
        <w:rPr>
          <w:sz w:val="20"/>
          <w:szCs w:val="20"/>
          <w:lang w:val="pt-BR"/>
        </w:rPr>
      </w:pPr>
      <w:r w:rsidRPr="00493E39">
        <w:rPr>
          <w:sz w:val="20"/>
          <w:szCs w:val="20"/>
          <w:lang w:val="pt-BR"/>
        </w:rPr>
        <w:t>Tabela G.2 – Forma reduzida sobre a margem de refino da gasolina</w:t>
      </w:r>
    </w:p>
    <w:tbl>
      <w:tblPr>
        <w:tblW w:w="0" w:type="auto"/>
        <w:jc w:val="center"/>
        <w:tblLook w:val="04A0" w:firstRow="1" w:lastRow="0" w:firstColumn="1" w:lastColumn="0" w:noHBand="0" w:noVBand="1"/>
      </w:tblPr>
      <w:tblGrid>
        <w:gridCol w:w="2977"/>
        <w:gridCol w:w="765"/>
        <w:gridCol w:w="2776"/>
        <w:gridCol w:w="2769"/>
      </w:tblGrid>
      <w:tr w:rsidR="00D64459" w:rsidRPr="00493E39" w14:paraId="7E816120" w14:textId="77777777">
        <w:trPr>
          <w:cantSplit/>
          <w:tblHeader/>
          <w:jc w:val="center"/>
        </w:trPr>
        <w:tc>
          <w:tcPr>
            <w:tcW w:w="3061" w:type="dxa"/>
            <w:tcBorders>
              <w:top w:val="single" w:sz="12" w:space="0" w:color="000000"/>
              <w:bottom w:val="single" w:sz="6" w:space="0" w:color="000000"/>
            </w:tcBorders>
          </w:tcPr>
          <w:p w14:paraId="2F81D1F3" w14:textId="77777777" w:rsidR="00D64459" w:rsidRPr="00493E39" w:rsidRDefault="008B2120">
            <w:pPr>
              <w:keepNext/>
              <w:spacing w:after="20" w:line="240" w:lineRule="auto"/>
              <w:rPr>
                <w:sz w:val="20"/>
                <w:szCs w:val="20"/>
              </w:rPr>
            </w:pPr>
            <w:r w:rsidRPr="00493E39">
              <w:rPr>
                <w:b/>
                <w:sz w:val="20"/>
                <w:szCs w:val="20"/>
              </w:rPr>
              <w:t>Desfecho</w:t>
            </w:r>
          </w:p>
        </w:tc>
        <w:tc>
          <w:tcPr>
            <w:tcW w:w="794" w:type="dxa"/>
            <w:tcBorders>
              <w:top w:val="single" w:sz="12" w:space="0" w:color="000000"/>
              <w:bottom w:val="single" w:sz="6" w:space="0" w:color="000000"/>
            </w:tcBorders>
          </w:tcPr>
          <w:p w14:paraId="22601F5C" w14:textId="77777777" w:rsidR="00D64459" w:rsidRPr="00493E39" w:rsidRDefault="008B2120">
            <w:pPr>
              <w:keepNext/>
              <w:spacing w:after="20" w:line="240" w:lineRule="auto"/>
              <w:rPr>
                <w:sz w:val="20"/>
                <w:szCs w:val="20"/>
              </w:rPr>
            </w:pPr>
            <w:r w:rsidRPr="00493E39">
              <w:rPr>
                <w:b/>
                <w:sz w:val="20"/>
                <w:szCs w:val="20"/>
              </w:rPr>
              <w:t>h</w:t>
            </w:r>
          </w:p>
        </w:tc>
        <w:tc>
          <w:tcPr>
            <w:tcW w:w="2891" w:type="dxa"/>
            <w:tcBorders>
              <w:top w:val="single" w:sz="12" w:space="0" w:color="000000"/>
              <w:bottom w:val="single" w:sz="6" w:space="0" w:color="000000"/>
            </w:tcBorders>
          </w:tcPr>
          <w:p w14:paraId="5C9FDC38" w14:textId="77777777" w:rsidR="00D64459" w:rsidRPr="00493E39" w:rsidRDefault="008B2120">
            <w:pPr>
              <w:keepNext/>
              <w:spacing w:after="20" w:line="240" w:lineRule="auto"/>
              <w:rPr>
                <w:sz w:val="20"/>
                <w:szCs w:val="20"/>
              </w:rPr>
            </w:pPr>
            <w:r w:rsidRPr="00493E39">
              <w:rPr>
                <w:b/>
                <w:sz w:val="20"/>
                <w:szCs w:val="20"/>
              </w:rPr>
              <w:t>Regime posterior</w:t>
            </w:r>
          </w:p>
        </w:tc>
        <w:tc>
          <w:tcPr>
            <w:tcW w:w="2891" w:type="dxa"/>
            <w:tcBorders>
              <w:top w:val="single" w:sz="12" w:space="0" w:color="000000"/>
              <w:bottom w:val="single" w:sz="6" w:space="0" w:color="000000"/>
            </w:tcBorders>
          </w:tcPr>
          <w:p w14:paraId="7BD03B57" w14:textId="77777777" w:rsidR="00D64459" w:rsidRPr="00493E39" w:rsidRDefault="008B2120">
            <w:pPr>
              <w:keepNext/>
              <w:spacing w:after="20" w:line="240" w:lineRule="auto"/>
              <w:rPr>
                <w:sz w:val="20"/>
                <w:szCs w:val="20"/>
              </w:rPr>
            </w:pPr>
            <w:r w:rsidRPr="00493E39">
              <w:rPr>
                <w:b/>
                <w:sz w:val="20"/>
                <w:szCs w:val="20"/>
              </w:rPr>
              <w:t>Regime anterior</w:t>
            </w:r>
          </w:p>
        </w:tc>
      </w:tr>
      <w:tr w:rsidR="00D64459" w:rsidRPr="00493E39" w14:paraId="675561C7" w14:textId="77777777">
        <w:trPr>
          <w:cantSplit/>
          <w:jc w:val="center"/>
        </w:trPr>
        <w:tc>
          <w:tcPr>
            <w:tcW w:w="3061" w:type="dxa"/>
          </w:tcPr>
          <w:p w14:paraId="447817D0" w14:textId="77777777" w:rsidR="00D64459" w:rsidRPr="00493E39" w:rsidRDefault="008B2120">
            <w:pPr>
              <w:keepNext/>
              <w:spacing w:after="20" w:line="240" w:lineRule="auto"/>
              <w:rPr>
                <w:sz w:val="20"/>
                <w:szCs w:val="20"/>
              </w:rPr>
            </w:pPr>
            <w:r w:rsidRPr="00493E39">
              <w:rPr>
                <w:sz w:val="20"/>
                <w:szCs w:val="20"/>
              </w:rPr>
              <w:t>IPCA Transportes</w:t>
            </w:r>
          </w:p>
        </w:tc>
        <w:tc>
          <w:tcPr>
            <w:tcW w:w="794" w:type="dxa"/>
          </w:tcPr>
          <w:p w14:paraId="4E3664E6" w14:textId="77777777" w:rsidR="00D64459" w:rsidRPr="00493E39" w:rsidRDefault="008B2120">
            <w:pPr>
              <w:keepNext/>
              <w:spacing w:after="20" w:line="240" w:lineRule="auto"/>
              <w:jc w:val="center"/>
              <w:rPr>
                <w:sz w:val="20"/>
                <w:szCs w:val="20"/>
              </w:rPr>
            </w:pPr>
            <w:r w:rsidRPr="00493E39">
              <w:rPr>
                <w:sz w:val="20"/>
                <w:szCs w:val="20"/>
              </w:rPr>
              <w:t>0</w:t>
            </w:r>
          </w:p>
        </w:tc>
        <w:tc>
          <w:tcPr>
            <w:tcW w:w="2891" w:type="dxa"/>
          </w:tcPr>
          <w:p w14:paraId="17C99955" w14:textId="77777777" w:rsidR="00D64459" w:rsidRPr="00493E39" w:rsidRDefault="008B2120">
            <w:pPr>
              <w:keepNext/>
              <w:spacing w:after="20" w:line="240" w:lineRule="auto"/>
              <w:jc w:val="center"/>
              <w:rPr>
                <w:sz w:val="20"/>
                <w:szCs w:val="20"/>
              </w:rPr>
            </w:pPr>
            <w:r w:rsidRPr="00493E39">
              <w:rPr>
                <w:sz w:val="20"/>
                <w:szCs w:val="20"/>
              </w:rPr>
              <w:t>0,357**</w:t>
            </w:r>
          </w:p>
        </w:tc>
        <w:tc>
          <w:tcPr>
            <w:tcW w:w="2891" w:type="dxa"/>
          </w:tcPr>
          <w:p w14:paraId="2C0C1A30" w14:textId="77777777" w:rsidR="00D64459" w:rsidRPr="00493E39" w:rsidRDefault="008B2120">
            <w:pPr>
              <w:keepNext/>
              <w:spacing w:after="20" w:line="240" w:lineRule="auto"/>
              <w:jc w:val="center"/>
              <w:rPr>
                <w:sz w:val="20"/>
                <w:szCs w:val="20"/>
              </w:rPr>
            </w:pPr>
            <w:r w:rsidRPr="00493E39">
              <w:rPr>
                <w:sz w:val="20"/>
                <w:szCs w:val="20"/>
              </w:rPr>
              <w:t>0,005</w:t>
            </w:r>
          </w:p>
        </w:tc>
      </w:tr>
      <w:tr w:rsidR="00D64459" w:rsidRPr="00493E39" w14:paraId="32292913" w14:textId="77777777">
        <w:trPr>
          <w:cantSplit/>
          <w:jc w:val="center"/>
        </w:trPr>
        <w:tc>
          <w:tcPr>
            <w:tcW w:w="3061" w:type="dxa"/>
          </w:tcPr>
          <w:p w14:paraId="5194EDED" w14:textId="77777777" w:rsidR="00D64459" w:rsidRPr="00493E39" w:rsidRDefault="00D64459">
            <w:pPr>
              <w:keepNext/>
              <w:spacing w:after="20" w:line="240" w:lineRule="auto"/>
              <w:rPr>
                <w:sz w:val="20"/>
                <w:szCs w:val="20"/>
              </w:rPr>
            </w:pPr>
          </w:p>
        </w:tc>
        <w:tc>
          <w:tcPr>
            <w:tcW w:w="794" w:type="dxa"/>
          </w:tcPr>
          <w:p w14:paraId="597886BF" w14:textId="77777777" w:rsidR="00D64459" w:rsidRPr="00493E39" w:rsidRDefault="008B2120">
            <w:pPr>
              <w:keepNext/>
              <w:spacing w:after="20" w:line="240" w:lineRule="auto"/>
              <w:jc w:val="center"/>
              <w:rPr>
                <w:sz w:val="20"/>
                <w:szCs w:val="20"/>
              </w:rPr>
            </w:pPr>
            <w:r w:rsidRPr="00493E39">
              <w:rPr>
                <w:sz w:val="20"/>
                <w:szCs w:val="20"/>
              </w:rPr>
              <w:t>1</w:t>
            </w:r>
          </w:p>
        </w:tc>
        <w:tc>
          <w:tcPr>
            <w:tcW w:w="2891" w:type="dxa"/>
          </w:tcPr>
          <w:p w14:paraId="7FD62B91" w14:textId="77777777" w:rsidR="00D64459" w:rsidRPr="00493E39" w:rsidRDefault="008B2120">
            <w:pPr>
              <w:keepNext/>
              <w:spacing w:after="20" w:line="240" w:lineRule="auto"/>
              <w:jc w:val="center"/>
              <w:rPr>
                <w:sz w:val="20"/>
                <w:szCs w:val="20"/>
              </w:rPr>
            </w:pPr>
            <w:r w:rsidRPr="00493E39">
              <w:rPr>
                <w:sz w:val="20"/>
                <w:szCs w:val="20"/>
              </w:rPr>
              <w:t>0,620**</w:t>
            </w:r>
          </w:p>
        </w:tc>
        <w:tc>
          <w:tcPr>
            <w:tcW w:w="2891" w:type="dxa"/>
          </w:tcPr>
          <w:p w14:paraId="5652663D" w14:textId="77777777" w:rsidR="00D64459" w:rsidRPr="00493E39" w:rsidRDefault="008B2120">
            <w:pPr>
              <w:keepNext/>
              <w:spacing w:after="20" w:line="240" w:lineRule="auto"/>
              <w:jc w:val="center"/>
              <w:rPr>
                <w:sz w:val="20"/>
                <w:szCs w:val="20"/>
              </w:rPr>
            </w:pPr>
            <w:r w:rsidRPr="00493E39">
              <w:rPr>
                <w:sz w:val="20"/>
                <w:szCs w:val="20"/>
              </w:rPr>
              <w:t>0,105</w:t>
            </w:r>
          </w:p>
        </w:tc>
      </w:tr>
      <w:tr w:rsidR="00D64459" w:rsidRPr="00493E39" w14:paraId="436FE298" w14:textId="77777777">
        <w:trPr>
          <w:cantSplit/>
          <w:jc w:val="center"/>
        </w:trPr>
        <w:tc>
          <w:tcPr>
            <w:tcW w:w="3061" w:type="dxa"/>
          </w:tcPr>
          <w:p w14:paraId="70197B7E" w14:textId="77777777" w:rsidR="00D64459" w:rsidRPr="00493E39" w:rsidRDefault="008B2120">
            <w:pPr>
              <w:keepNext/>
              <w:spacing w:after="20" w:line="240" w:lineRule="auto"/>
              <w:rPr>
                <w:sz w:val="20"/>
                <w:szCs w:val="20"/>
              </w:rPr>
            </w:pPr>
            <w:r w:rsidRPr="00493E39">
              <w:rPr>
                <w:sz w:val="20"/>
                <w:szCs w:val="20"/>
              </w:rPr>
              <w:t>Não comercializáveis</w:t>
            </w:r>
          </w:p>
        </w:tc>
        <w:tc>
          <w:tcPr>
            <w:tcW w:w="794" w:type="dxa"/>
          </w:tcPr>
          <w:p w14:paraId="1CA37674" w14:textId="77777777" w:rsidR="00D64459" w:rsidRPr="00493E39" w:rsidRDefault="008B2120">
            <w:pPr>
              <w:keepNext/>
              <w:spacing w:after="20" w:line="240" w:lineRule="auto"/>
              <w:jc w:val="center"/>
              <w:rPr>
                <w:sz w:val="20"/>
                <w:szCs w:val="20"/>
              </w:rPr>
            </w:pPr>
            <w:r w:rsidRPr="00493E39">
              <w:rPr>
                <w:sz w:val="20"/>
                <w:szCs w:val="20"/>
              </w:rPr>
              <w:t>0</w:t>
            </w:r>
          </w:p>
        </w:tc>
        <w:tc>
          <w:tcPr>
            <w:tcW w:w="2891" w:type="dxa"/>
          </w:tcPr>
          <w:p w14:paraId="46040659" w14:textId="77777777" w:rsidR="00D64459" w:rsidRPr="00493E39" w:rsidRDefault="008B2120">
            <w:pPr>
              <w:keepNext/>
              <w:spacing w:after="20" w:line="240" w:lineRule="auto"/>
              <w:jc w:val="center"/>
              <w:rPr>
                <w:sz w:val="20"/>
                <w:szCs w:val="20"/>
              </w:rPr>
            </w:pPr>
            <w:r w:rsidRPr="00493E39">
              <w:rPr>
                <w:sz w:val="20"/>
                <w:szCs w:val="20"/>
              </w:rPr>
              <w:t>−0,012</w:t>
            </w:r>
          </w:p>
        </w:tc>
        <w:tc>
          <w:tcPr>
            <w:tcW w:w="2891" w:type="dxa"/>
          </w:tcPr>
          <w:p w14:paraId="237465BE" w14:textId="77777777" w:rsidR="00D64459" w:rsidRPr="00493E39" w:rsidRDefault="008B2120">
            <w:pPr>
              <w:keepNext/>
              <w:spacing w:after="20" w:line="240" w:lineRule="auto"/>
              <w:jc w:val="center"/>
              <w:rPr>
                <w:sz w:val="20"/>
                <w:szCs w:val="20"/>
              </w:rPr>
            </w:pPr>
            <w:r w:rsidRPr="00493E39">
              <w:rPr>
                <w:sz w:val="20"/>
                <w:szCs w:val="20"/>
              </w:rPr>
              <w:t>−0,013</w:t>
            </w:r>
          </w:p>
        </w:tc>
      </w:tr>
      <w:tr w:rsidR="00D64459" w:rsidRPr="00493E39" w14:paraId="3ABFCA38" w14:textId="77777777">
        <w:trPr>
          <w:cantSplit/>
          <w:jc w:val="center"/>
        </w:trPr>
        <w:tc>
          <w:tcPr>
            <w:tcW w:w="3061" w:type="dxa"/>
          </w:tcPr>
          <w:p w14:paraId="3654C061" w14:textId="77777777" w:rsidR="00D64459" w:rsidRPr="00493E39" w:rsidRDefault="00D64459">
            <w:pPr>
              <w:keepNext/>
              <w:spacing w:after="20" w:line="240" w:lineRule="auto"/>
              <w:rPr>
                <w:sz w:val="20"/>
                <w:szCs w:val="20"/>
              </w:rPr>
            </w:pPr>
          </w:p>
        </w:tc>
        <w:tc>
          <w:tcPr>
            <w:tcW w:w="794" w:type="dxa"/>
          </w:tcPr>
          <w:p w14:paraId="6C6516F0" w14:textId="77777777" w:rsidR="00D64459" w:rsidRPr="00493E39" w:rsidRDefault="008B2120">
            <w:pPr>
              <w:keepNext/>
              <w:spacing w:after="20" w:line="240" w:lineRule="auto"/>
              <w:jc w:val="center"/>
              <w:rPr>
                <w:sz w:val="20"/>
                <w:szCs w:val="20"/>
              </w:rPr>
            </w:pPr>
            <w:r w:rsidRPr="00493E39">
              <w:rPr>
                <w:sz w:val="20"/>
                <w:szCs w:val="20"/>
              </w:rPr>
              <w:t>3</w:t>
            </w:r>
          </w:p>
        </w:tc>
        <w:tc>
          <w:tcPr>
            <w:tcW w:w="2891" w:type="dxa"/>
          </w:tcPr>
          <w:p w14:paraId="7D2DDCE3" w14:textId="77777777" w:rsidR="00D64459" w:rsidRPr="00493E39" w:rsidRDefault="008B2120">
            <w:pPr>
              <w:keepNext/>
              <w:spacing w:after="20" w:line="240" w:lineRule="auto"/>
              <w:jc w:val="center"/>
              <w:rPr>
                <w:sz w:val="20"/>
                <w:szCs w:val="20"/>
              </w:rPr>
            </w:pPr>
            <w:r w:rsidRPr="00493E39">
              <w:rPr>
                <w:sz w:val="20"/>
                <w:szCs w:val="20"/>
              </w:rPr>
              <w:t>−0,098</w:t>
            </w:r>
          </w:p>
        </w:tc>
        <w:tc>
          <w:tcPr>
            <w:tcW w:w="2891" w:type="dxa"/>
          </w:tcPr>
          <w:p w14:paraId="637FD94A" w14:textId="77777777" w:rsidR="00D64459" w:rsidRPr="00493E39" w:rsidRDefault="008B2120">
            <w:pPr>
              <w:keepNext/>
              <w:spacing w:after="20" w:line="240" w:lineRule="auto"/>
              <w:jc w:val="center"/>
              <w:rPr>
                <w:sz w:val="20"/>
                <w:szCs w:val="20"/>
              </w:rPr>
            </w:pPr>
            <w:r w:rsidRPr="00493E39">
              <w:rPr>
                <w:sz w:val="20"/>
                <w:szCs w:val="20"/>
              </w:rPr>
              <w:t>0,004</w:t>
            </w:r>
          </w:p>
        </w:tc>
      </w:tr>
      <w:tr w:rsidR="00D64459" w:rsidRPr="00493E39" w14:paraId="6ACF8BA9" w14:textId="77777777">
        <w:trPr>
          <w:cantSplit/>
          <w:jc w:val="center"/>
        </w:trPr>
        <w:tc>
          <w:tcPr>
            <w:tcW w:w="3061" w:type="dxa"/>
          </w:tcPr>
          <w:p w14:paraId="6ABD941E" w14:textId="77777777" w:rsidR="00D64459" w:rsidRPr="00493E39" w:rsidRDefault="008B2120">
            <w:pPr>
              <w:keepNext/>
              <w:spacing w:after="20" w:line="240" w:lineRule="auto"/>
              <w:rPr>
                <w:sz w:val="20"/>
                <w:szCs w:val="20"/>
              </w:rPr>
            </w:pPr>
            <w:r w:rsidRPr="00493E39">
              <w:rPr>
                <w:sz w:val="20"/>
                <w:szCs w:val="20"/>
              </w:rPr>
              <w:t>Comercializáveis</w:t>
            </w:r>
          </w:p>
        </w:tc>
        <w:tc>
          <w:tcPr>
            <w:tcW w:w="794" w:type="dxa"/>
          </w:tcPr>
          <w:p w14:paraId="05E83192" w14:textId="77777777" w:rsidR="00D64459" w:rsidRPr="00493E39" w:rsidRDefault="008B2120">
            <w:pPr>
              <w:keepNext/>
              <w:spacing w:after="20" w:line="240" w:lineRule="auto"/>
              <w:jc w:val="center"/>
              <w:rPr>
                <w:sz w:val="20"/>
                <w:szCs w:val="20"/>
              </w:rPr>
            </w:pPr>
            <w:r w:rsidRPr="00493E39">
              <w:rPr>
                <w:sz w:val="20"/>
                <w:szCs w:val="20"/>
              </w:rPr>
              <w:t>0</w:t>
            </w:r>
          </w:p>
        </w:tc>
        <w:tc>
          <w:tcPr>
            <w:tcW w:w="2891" w:type="dxa"/>
          </w:tcPr>
          <w:p w14:paraId="37C26C61" w14:textId="77777777" w:rsidR="00D64459" w:rsidRPr="00493E39" w:rsidRDefault="008B2120">
            <w:pPr>
              <w:keepNext/>
              <w:spacing w:after="20" w:line="240" w:lineRule="auto"/>
              <w:jc w:val="center"/>
              <w:rPr>
                <w:sz w:val="20"/>
                <w:szCs w:val="20"/>
              </w:rPr>
            </w:pPr>
            <w:r w:rsidRPr="00493E39">
              <w:rPr>
                <w:sz w:val="20"/>
                <w:szCs w:val="20"/>
              </w:rPr>
              <w:t>−0,001</w:t>
            </w:r>
          </w:p>
        </w:tc>
        <w:tc>
          <w:tcPr>
            <w:tcW w:w="2891" w:type="dxa"/>
          </w:tcPr>
          <w:p w14:paraId="38C4A3E0" w14:textId="77777777" w:rsidR="00D64459" w:rsidRPr="00493E39" w:rsidRDefault="008B2120">
            <w:pPr>
              <w:keepNext/>
              <w:spacing w:after="20" w:line="240" w:lineRule="auto"/>
              <w:jc w:val="center"/>
              <w:rPr>
                <w:sz w:val="20"/>
                <w:szCs w:val="20"/>
              </w:rPr>
            </w:pPr>
            <w:r w:rsidRPr="00493E39">
              <w:rPr>
                <w:sz w:val="20"/>
                <w:szCs w:val="20"/>
              </w:rPr>
              <w:t>−0,022</w:t>
            </w:r>
          </w:p>
        </w:tc>
      </w:tr>
      <w:tr w:rsidR="00D64459" w:rsidRPr="00493E39" w14:paraId="56272B49" w14:textId="77777777">
        <w:trPr>
          <w:cantSplit/>
          <w:jc w:val="center"/>
        </w:trPr>
        <w:tc>
          <w:tcPr>
            <w:tcW w:w="3061" w:type="dxa"/>
            <w:tcBorders>
              <w:bottom w:val="single" w:sz="12" w:space="0" w:color="000000"/>
            </w:tcBorders>
          </w:tcPr>
          <w:p w14:paraId="372DB095" w14:textId="77777777" w:rsidR="00D64459" w:rsidRPr="00493E39" w:rsidRDefault="008B2120">
            <w:pPr>
              <w:spacing w:after="20" w:line="240" w:lineRule="auto"/>
              <w:rPr>
                <w:sz w:val="20"/>
                <w:szCs w:val="20"/>
              </w:rPr>
            </w:pPr>
            <w:r w:rsidRPr="00493E39">
              <w:rPr>
                <w:sz w:val="20"/>
                <w:szCs w:val="20"/>
              </w:rPr>
              <w:t>IPCA Geral</w:t>
            </w:r>
          </w:p>
        </w:tc>
        <w:tc>
          <w:tcPr>
            <w:tcW w:w="794" w:type="dxa"/>
            <w:tcBorders>
              <w:bottom w:val="single" w:sz="12" w:space="0" w:color="000000"/>
            </w:tcBorders>
          </w:tcPr>
          <w:p w14:paraId="6EDC040A" w14:textId="77777777" w:rsidR="00D64459" w:rsidRPr="00493E39" w:rsidRDefault="008B2120">
            <w:pPr>
              <w:spacing w:after="20" w:line="240" w:lineRule="auto"/>
              <w:jc w:val="center"/>
              <w:rPr>
                <w:sz w:val="20"/>
                <w:szCs w:val="20"/>
              </w:rPr>
            </w:pPr>
            <w:r w:rsidRPr="00493E39">
              <w:rPr>
                <w:sz w:val="20"/>
                <w:szCs w:val="20"/>
              </w:rPr>
              <w:t>1</w:t>
            </w:r>
          </w:p>
        </w:tc>
        <w:tc>
          <w:tcPr>
            <w:tcW w:w="2891" w:type="dxa"/>
            <w:tcBorders>
              <w:bottom w:val="single" w:sz="12" w:space="0" w:color="000000"/>
            </w:tcBorders>
          </w:tcPr>
          <w:p w14:paraId="0993F184" w14:textId="77777777" w:rsidR="00D64459" w:rsidRPr="00493E39" w:rsidRDefault="008B2120">
            <w:pPr>
              <w:spacing w:after="20" w:line="240" w:lineRule="auto"/>
              <w:jc w:val="center"/>
              <w:rPr>
                <w:sz w:val="20"/>
                <w:szCs w:val="20"/>
              </w:rPr>
            </w:pPr>
            <w:r w:rsidRPr="00493E39">
              <w:rPr>
                <w:sz w:val="20"/>
                <w:szCs w:val="20"/>
              </w:rPr>
              <w:t>0,111*</w:t>
            </w:r>
          </w:p>
        </w:tc>
        <w:tc>
          <w:tcPr>
            <w:tcW w:w="2891" w:type="dxa"/>
            <w:tcBorders>
              <w:bottom w:val="single" w:sz="12" w:space="0" w:color="000000"/>
            </w:tcBorders>
          </w:tcPr>
          <w:p w14:paraId="0BA50E6D" w14:textId="77777777" w:rsidR="00D64459" w:rsidRPr="00493E39" w:rsidRDefault="008B2120">
            <w:pPr>
              <w:spacing w:after="20" w:line="240" w:lineRule="auto"/>
              <w:jc w:val="center"/>
              <w:rPr>
                <w:sz w:val="20"/>
                <w:szCs w:val="20"/>
              </w:rPr>
            </w:pPr>
            <w:r w:rsidRPr="00493E39">
              <w:rPr>
                <w:sz w:val="20"/>
                <w:szCs w:val="20"/>
              </w:rPr>
              <w:t>0,025</w:t>
            </w:r>
          </w:p>
        </w:tc>
      </w:tr>
    </w:tbl>
    <w:p w14:paraId="37B4787F" w14:textId="2FE08479" w:rsidR="00D64459" w:rsidRPr="00493E39" w:rsidRDefault="008B2120">
      <w:pPr>
        <w:spacing w:line="240" w:lineRule="auto"/>
        <w:jc w:val="both"/>
        <w:rPr>
          <w:sz w:val="20"/>
          <w:szCs w:val="20"/>
          <w:lang w:val="pt-BR"/>
        </w:rPr>
      </w:pPr>
      <w:r w:rsidRPr="00493E39">
        <w:rPr>
          <w:sz w:val="20"/>
          <w:szCs w:val="20"/>
          <w:lang w:val="pt-BR"/>
        </w:rPr>
        <w:t xml:space="preserve">Nota: coeficiente do instrumento em regressão que dispensa primeiro estágio, ao estilo da forma reduzida. Asteriscos indicam significância a 10% (*) e 5% (**). Não se detecta associação significativa nos subgrupos de comercializáveis e não comercializáveis, </w:t>
      </w:r>
      <w:del w:id="6777" w:author="Claude" w:date="2026-10-15T20:54:04Z">
        <w:r w:rsidRPr="00493E39">
          <w:rPr>
            <w:sz w:val="20"/>
            <w:szCs w:val="20"/>
            <w:lang w:val="pt-BR"/>
          </w:rPr>
          <w:delText xml:space="preserve">que excluem combustíveis.</w:delText>
        </w:r>
      </w:del>
      <w:ins w:id="6778" w:author="Claude" w:date="2026-10-15T20:54:04Z">
        <w:r w:rsidRPr="00493E39">
          <w:rPr>
            <w:sz w:val="20"/>
            <w:szCs w:val="20"/>
            <w:lang w:val="pt-BR"/>
          </w:rPr>
          <w:t xml:space="preserve">que excluem gasolina e diesel (o etanol integra os comercializáveis).</w:t>
        </w:r>
      </w:ins>
      <w:r w:rsidRPr="00493E39">
        <w:rPr>
          <w:sz w:val="20"/>
          <w:szCs w:val="20"/>
          <w:lang w:val="pt-BR"/>
        </w:rPr>
        <w:t xml:space="preserve"> Esse resultado pode refletir efeitos pequenos ou baixa precisão.</w:t>
      </w:r>
    </w:p>
    <w:p w14:paraId="217F65F9" w14:textId="77777777" w:rsidR="00D64459" w:rsidRPr="00493E39" w:rsidRDefault="008B2120">
      <w:pPr>
        <w:spacing w:after="240" w:line="240" w:lineRule="auto"/>
        <w:jc w:val="center"/>
        <w:rPr>
          <w:sz w:val="20"/>
          <w:szCs w:val="20"/>
          <w:lang w:val="pt-BR"/>
        </w:rPr>
      </w:pPr>
      <w:r w:rsidRPr="00493E39">
        <w:rPr>
          <w:sz w:val="20"/>
          <w:szCs w:val="20"/>
          <w:lang w:val="pt-BR"/>
        </w:rPr>
        <w:t>Fonte: Elaboração própria.</w:t>
      </w:r>
    </w:p>
    <w:p w14:paraId="2F77C006" w14:textId="5346ED66" w:rsidR="00D64459" w:rsidRPr="00493E39" w:rsidRDefault="008B2120">
      <w:pPr>
        <w:ind w:firstLine="709"/>
        <w:jc w:val="both"/>
        <w:rPr>
          <w:lang w:val="pt-BR"/>
        </w:rPr>
      </w:pPr>
      <w:commentRangeStart w:id="332"/>
      <w:commentRangeStart w:id="333"/>
      <w:del w:id="3619" w:author="Claude" w:date="2026-10-15T00:16:05Z">
        <w:r w:rsidRPr="00493E39">
          <w:rPr>
            <w:lang w:val="pt-BR"/>
          </w:rPr>
          <w:delText xml:space="preserve">Nenhum dos instrumentos alcança o limiar convencional. O único candidato que o supera é</w:delText>
        </w:r>
      </w:del>
      <w:ins w:id="3620" w:author="Claude" w:date="2026-10-15T00:16:05Z">
        <w:r w:rsidRPr="00493E39">
          <w:rPr>
            <w:lang w:val="pt-BR"/>
          </w:rPr>
          <w:t xml:space="preserve">Nessa especificação, nenhum dos instrumentos alcança o limiar convencional; com a do modelo principal, a margem do diesel o supera depois de 2017, a partir do primeiro mês (seção 4.8 e Figura 13). Entre os demais candidatos, o único que o supera é</w:t>
        </w:r>
      </w:ins>
      <w:r w:rsidRPr="00493E39">
        <w:rPr>
          <w:lang w:val="pt-BR"/>
        </w:rPr>
        <w:t xml:space="preserve"> a cotação cheia da gasolina no Golfo, sem descontar o Brent, com F de 13,65 para a gasolina ao consumidor no período da paridade, de março de 2017 a maio de 2023. Ela carrega, porém, o próprio preço do petróleo, que alcança a inflação brasileira por outros canais além do combustível, e por isso não satisfaz a restrição de exclusão; com o Brent incluído como controle, a estatística cai para 2,55. Reporta-se o conjunto porque a busca por identificação externa é parte do desenho da pesquisa, e porque o contraste entre regimes observado no primeiro estágio da gasolina corrobora, ainda que sem potência para inferência, a leitura central do trabalho: o preço doméstico apresenta associação mais forte com a referência internacional no regime posterior.</w:t>
      </w:r>
      <w:commentRangeEnd w:id="332"/>
      <w:r w:rsidRPr="00493E39">
        <w:rPr>
          <w:rStyle w:val="CommentReference"/>
          <w:sz w:val="24"/>
          <w:szCs w:val="24"/>
          <w:lang w:val="pt-BR"/>
        </w:rPr>
        <w:commentReference w:id="332"/>
      </w:r>
      <w:commentRangeEnd w:id="333"/>
      <w:r w:rsidR="00962AB9" w:rsidRPr="00493E39">
        <w:rPr>
          <w:rStyle w:val="CommentReference"/>
          <w:sz w:val="24"/>
          <w:szCs w:val="24"/>
          <w:lang w:val="pt-BR"/>
        </w:rPr>
        <w:commentReference w:id="333"/>
      </w:r>
    </w:p>
    <w:p w14:paraId="3481C1D5">
      <w:pPr>
        <w:keepNext/>
        <w:spacing w:before="200" w:after="40" w:line="240" w:lineRule="auto"/>
        <w:jc w:val="center"/>
        <w:rPr>
          <w:ins w:id="3528" w:author="Claude" w:date="2026-10-15T00:16:05Z"/>
        </w:rPr>
      </w:pPr>
      <w:ins w:id="3529" w:author="Claude" w:date="2026-10-15T00:16:05Z">
        <w:r w:rsidRPr="00493E39">
          <w:rPr>
            <w:sz w:val="20"/>
            <w:szCs w:val="20"/>
            <w:lang w:val="pt-BR"/>
          </w:rPr>
          <w:t xml:space="preserve">Figura 13 – Força dos instrumentos: estatística F do primeiro estágio por horizonte</w:t>
        </w:r>
      </w:ins>
    </w:p>
    <w:p w14:paraId="461CE978" w14:textId="77777777" w:rsidR="00D64459" w:rsidRPr="00493E39" w:rsidRDefault="008B2120">
      <w:pPr>
        <w:keepNext/>
        <w:spacing w:after="40"/>
        <w:jc w:val="center"/>
        <w:rPr>
          <w:ins w:id="3531" w:author="Claude" w:date="2026-10-15T00:16:05Z"/>
        </w:rPr>
      </w:pPr>
      <w:ins w:id="3530" w:author="Claude" w:date="2026-10-15T00:16:05Z">
        <w:r w:rsidRPr="00493E39">
          <w:rPr>
            <w:noProof/>
          </w:rPr>
          <w:drawing>
            <wp:inline distT="0" distB="0" distL="0" distR="0" wp14:anchorId="14D6A0EE" wp14:editId="08E87972">
              <wp:extent cx="4743000" cy="1626171"/>
              <wp:effectExtent l="0" t="0" r="0" b="0"/>
              <wp:docPr id="25" name="iv_F_por_horizonte" descr="Estatística F do primeiro estágio por horizonte, por instrumento e reg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contrafactual.png"/>
                      <pic:cNvPicPr/>
                    </pic:nvPicPr>
                    <pic:blipFill>
                      <a:blip r:embed="rId39"/>
                      <a:stretch>
                        <a:fillRect/>
                      </a:stretch>
                    </pic:blipFill>
                    <pic:spPr>
                      <a:xfrm>
                        <a:off x="0" y="0"/>
                        <a:ext cx="4743000" cy="1626171"/>
                      </a:xfrm>
                      <a:prstGeom prst="rect">
                        <a:avLst/>
                      </a:prstGeom>
                    </pic:spPr>
                  </pic:pic>
                </a:graphicData>
              </a:graphic>
            </wp:inline>
          </w:drawing>
        </w:r>
      </w:ins>
    </w:p>
    <w:p w14:paraId="25F25F01">
      <w:pPr>
        <w:spacing w:line="240" w:lineRule="auto"/>
        <w:jc w:val="both"/>
        <w:rPr>
          <w:ins w:id="3532" w:author="Claude" w:date="2026-10-15T00:16:05Z"/>
        </w:rPr>
      </w:pPr>
      <w:ins w:id="3533" w:author="Claude" w:date="2026-10-15T00:16:05Z">
        <w:r w:rsidRPr="00493E39">
          <w:rPr>
            <w:sz w:val="20"/>
            <w:szCs w:val="20"/>
            <w:lang w:val="pt-BR"/>
          </w:rPr>
          <w:t xml:space="preserve">Nota: F robusto (Newey-West) do instrumento excluído no primeiro estágio, no desenho do IPCA Geral; para a surpresa de Känzig, a variável instrumentada é o choque do petróleo, e para as margens, o preço do combustível acumulado de t−1 a t+h. Linha tracejada: limiar convencional de 10. Antes e depois referem-se a março de 2017. A especificação é a da seção 4.8, e não a das Tabelas G.1 e G.2.</w:t>
        </w:r>
      </w:ins>
    </w:p>
    <w:p w14:paraId="38D68268">
      <w:pPr>
        <w:spacing w:after="200" w:line="240" w:lineRule="auto"/>
        <w:jc w:val="center"/>
        <w:rPr>
          <w:ins w:id="3534" w:author="Claude" w:date="2026-10-15T00:16:05Z"/>
        </w:rPr>
      </w:pPr>
      <w:ins w:id="3535" w:author="Claude" w:date="2026-10-15T00:16:05Z">
        <w:r w:rsidRPr="00493E39">
          <w:rPr>
            <w:sz w:val="20"/>
            <w:szCs w:val="20"/>
            <w:lang w:val="pt-BR"/>
          </w:rPr>
          <w:t xml:space="preserve">Fonte: Elaboração própria.</w:t>
        </w:r>
      </w:ins>
    </w:p>
    <w:p w14:paraId="200E735C" w14:textId="77777777" w:rsidR="00D64459" w:rsidRPr="00493E39" w:rsidRDefault="008B2120">
      <w:pPr>
        <w:rPr>
          <w:lang w:val="pt-BR"/>
        </w:rPr>
      </w:pPr>
      <w:r w:rsidRPr="00493E39">
        <w:rPr>
          <w:lang w:val="pt-BR"/>
        </w:rPr>
        <w:br w:type="page"/>
      </w:r>
    </w:p>
    <w:p w14:paraId="656C4758" w14:textId="77777777" w:rsidR="00D64459" w:rsidRPr="00493E39" w:rsidRDefault="008B2120">
      <w:pPr>
        <w:pStyle w:val="Heading1"/>
        <w:spacing w:before="280" w:after="280"/>
        <w:jc w:val="center"/>
        <w:rPr>
          <w:lang w:val="pt-BR"/>
        </w:rPr>
      </w:pPr>
      <w:bookmarkStart w:id="334" w:name="_Toc239713592"/>
      <w:bookmarkStart w:id="335" w:name="_TocReviewed_548"/>
      <w:r w:rsidRPr="00493E39">
        <w:rPr>
          <w:lang w:val="pt-BR"/>
        </w:rPr>
        <w:t>APÊNDICE H – CONTRAFACTUAL E DESAGREGAÇÃO DO ÍNDICE</w:t>
      </w:r>
      <w:bookmarkEnd w:id="334"/>
      <w:bookmarkEnd w:id="335"/>
    </w:p>
    <w:p w14:paraId="05F9DA48" w14:textId="77777777" w:rsidR="00D64459" w:rsidRPr="00493E39" w:rsidRDefault="008B2120">
      <w:pPr>
        <w:ind w:firstLine="709"/>
        <w:jc w:val="both"/>
        <w:rPr>
          <w:lang w:val="pt-BR"/>
        </w:rPr>
      </w:pPr>
      <w:r w:rsidRPr="00493E39">
        <w:rPr>
          <w:lang w:val="pt-BR"/>
        </w:rPr>
        <w:t>Este apêndice reporta os números do exercício contrafactual da seção 4.7.5 e as estimativas por regime para os subgrupos de comercializáveis e não comercializáveis do IPCA.</w:t>
      </w:r>
    </w:p>
    <w:p w14:paraId="5D37B16E" w14:textId="77777777" w:rsidR="00D64459" w:rsidRPr="00493E39" w:rsidRDefault="008B2120">
      <w:pPr>
        <w:keepNext/>
        <w:spacing w:before="200" w:after="40" w:line="240" w:lineRule="auto"/>
        <w:rPr>
          <w:sz w:val="20"/>
          <w:szCs w:val="20"/>
          <w:lang w:val="pt-BR"/>
        </w:rPr>
      </w:pPr>
      <w:commentRangeStart w:id="336"/>
      <w:commentRangeStart w:id="337"/>
      <w:r w:rsidRPr="00493E39">
        <w:rPr>
          <w:sz w:val="20"/>
          <w:szCs w:val="20"/>
          <w:lang w:val="pt-BR"/>
        </w:rPr>
        <w:t>Tabela H.1 – Contribuição dos choques de petróleo ao IPCA por ano civil, 2020 a 2022</w:t>
      </w:r>
      <w:commentRangeEnd w:id="336"/>
      <w:r w:rsidRPr="00493E39">
        <w:rPr>
          <w:rStyle w:val="CommentReference"/>
          <w:sz w:val="20"/>
          <w:szCs w:val="20"/>
          <w:lang w:val="pt-BR"/>
        </w:rPr>
        <w:commentReference w:id="336"/>
      </w:r>
      <w:commentRangeEnd w:id="337"/>
      <w:r w:rsidR="00962AB9" w:rsidRPr="00493E39">
        <w:rPr>
          <w:rStyle w:val="CommentReference"/>
          <w:sz w:val="20"/>
          <w:szCs w:val="20"/>
          <w:lang w:val="pt-BR"/>
        </w:rPr>
        <w:commentReference w:id="337"/>
      </w:r>
    </w:p>
    <w:tbl>
      <w:tblPr>
        <w:tblW w:w="0" w:type="auto"/>
        <w:jc w:val="center"/>
        <w:tblLook w:val="04A0" w:firstRow="1" w:lastRow="0" w:firstColumn="1" w:lastColumn="0" w:noHBand="0" w:noVBand="1"/>
      </w:tblPr>
      <w:tblGrid>
        <w:gridCol w:w="3255"/>
        <w:gridCol w:w="2107"/>
        <w:gridCol w:w="1968"/>
        <w:gridCol w:w="1957"/>
      </w:tblGrid>
      <w:tr w:rsidR="00D64459" w:rsidRPr="00493E39" w14:paraId="36C910D0" w14:textId="77777777">
        <w:trPr>
          <w:tblHeader/>
          <w:jc w:val="center"/>
        </w:trPr>
        <w:tc>
          <w:tcPr>
            <w:tcW w:w="3420" w:type="dxa"/>
            <w:tcBorders>
              <w:top w:val="single" w:sz="12" w:space="0" w:color="000000"/>
              <w:bottom w:val="single" w:sz="6" w:space="0" w:color="000000"/>
            </w:tcBorders>
          </w:tcPr>
          <w:p w14:paraId="3C9EA86C" w14:textId="77777777" w:rsidR="00D64459" w:rsidRPr="00493E39" w:rsidRDefault="008B2120">
            <w:pPr>
              <w:spacing w:after="20" w:line="240" w:lineRule="auto"/>
              <w:rPr>
                <w:sz w:val="20"/>
                <w:szCs w:val="20"/>
              </w:rPr>
            </w:pPr>
            <w:r w:rsidRPr="00493E39">
              <w:rPr>
                <w:b/>
                <w:sz w:val="20"/>
                <w:szCs w:val="20"/>
              </w:rPr>
              <w:t>Parametrização</w:t>
            </w:r>
          </w:p>
        </w:tc>
        <w:tc>
          <w:tcPr>
            <w:tcW w:w="2067" w:type="dxa"/>
            <w:tcBorders>
              <w:top w:val="single" w:sz="12" w:space="0" w:color="000000"/>
              <w:bottom w:val="single" w:sz="6" w:space="0" w:color="000000"/>
            </w:tcBorders>
          </w:tcPr>
          <w:p w14:paraId="2DAFFA72" w14:textId="77777777" w:rsidR="00D64459" w:rsidRPr="00493E39" w:rsidRDefault="008B2120">
            <w:pPr>
              <w:spacing w:after="20" w:line="240" w:lineRule="auto"/>
              <w:rPr>
                <w:sz w:val="20"/>
                <w:szCs w:val="20"/>
              </w:rPr>
            </w:pPr>
            <w:commentRangeStart w:id="338"/>
            <w:commentRangeStart w:id="339"/>
            <w:r w:rsidRPr="00493E39">
              <w:rPr>
                <w:b/>
                <w:sz w:val="20"/>
                <w:szCs w:val="20"/>
              </w:rPr>
              <w:t>2020</w:t>
            </w:r>
            <w:commentRangeEnd w:id="338"/>
            <w:r w:rsidRPr="00493E39">
              <w:rPr>
                <w:rStyle w:val="CommentReference"/>
                <w:sz w:val="20"/>
                <w:szCs w:val="20"/>
              </w:rPr>
              <w:commentReference w:id="338"/>
            </w:r>
            <w:commentRangeEnd w:id="339"/>
            <w:r w:rsidR="00962AB9" w:rsidRPr="00493E39">
              <w:rPr>
                <w:rStyle w:val="CommentReference"/>
                <w:sz w:val="20"/>
                <w:szCs w:val="20"/>
              </w:rPr>
              <w:commentReference w:id="339"/>
            </w:r>
          </w:p>
        </w:tc>
        <w:tc>
          <w:tcPr>
            <w:tcW w:w="2067" w:type="dxa"/>
            <w:tcBorders>
              <w:top w:val="single" w:sz="12" w:space="0" w:color="000000"/>
              <w:bottom w:val="single" w:sz="6" w:space="0" w:color="000000"/>
            </w:tcBorders>
          </w:tcPr>
          <w:p w14:paraId="001A6929" w14:textId="77777777" w:rsidR="00D64459" w:rsidRPr="00493E39" w:rsidRDefault="008B2120">
            <w:pPr>
              <w:spacing w:after="20" w:line="240" w:lineRule="auto"/>
              <w:rPr>
                <w:sz w:val="20"/>
                <w:szCs w:val="20"/>
              </w:rPr>
            </w:pPr>
            <w:r w:rsidRPr="00493E39">
              <w:rPr>
                <w:b/>
                <w:sz w:val="20"/>
                <w:szCs w:val="20"/>
              </w:rPr>
              <w:t>2021</w:t>
            </w:r>
          </w:p>
        </w:tc>
        <w:tc>
          <w:tcPr>
            <w:tcW w:w="2067" w:type="dxa"/>
            <w:tcBorders>
              <w:top w:val="single" w:sz="12" w:space="0" w:color="000000"/>
              <w:bottom w:val="single" w:sz="6" w:space="0" w:color="000000"/>
            </w:tcBorders>
          </w:tcPr>
          <w:p w14:paraId="5327BEA1" w14:textId="77777777" w:rsidR="00D64459" w:rsidRPr="00493E39" w:rsidRDefault="008B2120">
            <w:pPr>
              <w:spacing w:after="20" w:line="240" w:lineRule="auto"/>
              <w:rPr>
                <w:sz w:val="20"/>
                <w:szCs w:val="20"/>
                <w:lang w:val="pt-BR"/>
              </w:rPr>
            </w:pPr>
            <w:r w:rsidRPr="00493E39">
              <w:rPr>
                <w:b/>
                <w:sz w:val="20"/>
                <w:szCs w:val="20"/>
                <w:lang w:val="pt-BR"/>
              </w:rPr>
              <w:t>2022</w:t>
            </w:r>
          </w:p>
        </w:tc>
      </w:tr>
      <w:tr w:rsidR="00D64459" w:rsidRPr="00493E39" w14:paraId="00487476" w14:textId="77777777">
        <w:trPr>
          <w:jc w:val="center"/>
        </w:trPr>
        <w:tc>
          <w:tcPr>
            <w:tcW w:w="3420" w:type="dxa"/>
          </w:tcPr>
          <w:p w14:paraId="5A96CBBC" w14:textId="630E3AEB" w:rsidR="00D64459" w:rsidRPr="00493E39" w:rsidRDefault="008B2120">
            <w:pPr>
              <w:spacing w:after="20" w:line="240" w:lineRule="auto"/>
              <w:rPr>
                <w:sz w:val="20"/>
                <w:szCs w:val="20"/>
                <w:lang w:val="pt-BR"/>
              </w:rPr>
            </w:pPr>
            <w:r w:rsidRPr="00493E39">
              <w:rPr>
                <w:sz w:val="20"/>
                <w:szCs w:val="20"/>
                <w:lang w:val="pt-BR"/>
              </w:rPr>
              <w:t>Coeficientes estimados para o regime posterior</w:t>
            </w:r>
          </w:p>
        </w:tc>
        <w:tc>
          <w:tcPr>
            <w:tcW w:w="2067" w:type="dxa"/>
          </w:tcPr>
          <w:p w14:paraId="6612D2C5" w14:textId="77777777" w:rsidR="00D64459" w:rsidRPr="00493E39" w:rsidRDefault="008B2120">
            <w:pPr>
              <w:spacing w:after="20" w:line="240" w:lineRule="auto"/>
              <w:jc w:val="center"/>
              <w:rPr>
                <w:sz w:val="20"/>
                <w:szCs w:val="20"/>
              </w:rPr>
            </w:pPr>
            <w:r w:rsidRPr="00493E39">
              <w:rPr>
                <w:sz w:val="20"/>
                <w:szCs w:val="20"/>
              </w:rPr>
              <w:t>−2,27 p.p. (−51,4%)</w:t>
            </w:r>
          </w:p>
        </w:tc>
        <w:tc>
          <w:tcPr>
            <w:tcW w:w="2067" w:type="dxa"/>
          </w:tcPr>
          <w:p w14:paraId="1040F595" w14:textId="77777777" w:rsidR="00D64459" w:rsidRPr="00493E39" w:rsidRDefault="008B2120">
            <w:pPr>
              <w:spacing w:after="20" w:line="240" w:lineRule="auto"/>
              <w:jc w:val="center"/>
              <w:rPr>
                <w:sz w:val="20"/>
                <w:szCs w:val="20"/>
              </w:rPr>
            </w:pPr>
            <w:r w:rsidRPr="00493E39">
              <w:rPr>
                <w:sz w:val="20"/>
                <w:szCs w:val="20"/>
              </w:rPr>
              <w:t>+1,86 p.p. (19,4%)</w:t>
            </w:r>
          </w:p>
        </w:tc>
        <w:tc>
          <w:tcPr>
            <w:tcW w:w="2067" w:type="dxa"/>
          </w:tcPr>
          <w:p w14:paraId="7B2CC9D9" w14:textId="77777777" w:rsidR="00D64459" w:rsidRPr="00493E39" w:rsidRDefault="008B2120">
            <w:pPr>
              <w:spacing w:after="20" w:line="240" w:lineRule="auto"/>
              <w:jc w:val="center"/>
              <w:rPr>
                <w:sz w:val="20"/>
                <w:szCs w:val="20"/>
              </w:rPr>
            </w:pPr>
            <w:r w:rsidRPr="00493E39">
              <w:rPr>
                <w:sz w:val="20"/>
                <w:szCs w:val="20"/>
              </w:rPr>
              <w:t>+0,94 p.p. (16,7%)</w:t>
            </w:r>
          </w:p>
        </w:tc>
      </w:tr>
      <w:tr w:rsidR="00D64459" w:rsidRPr="00493E39" w14:paraId="39388C26" w14:textId="77777777">
        <w:trPr>
          <w:jc w:val="center"/>
        </w:trPr>
        <w:tc>
          <w:tcPr>
            <w:tcW w:w="3420" w:type="dxa"/>
          </w:tcPr>
          <w:p w14:paraId="76A87242" w14:textId="77777777" w:rsidR="00D64459" w:rsidRPr="00493E39" w:rsidRDefault="008B2120">
            <w:pPr>
              <w:spacing w:after="20" w:line="240" w:lineRule="auto"/>
              <w:rPr>
                <w:sz w:val="20"/>
                <w:szCs w:val="20"/>
                <w:lang w:val="pt-BR"/>
              </w:rPr>
            </w:pPr>
            <w:r w:rsidRPr="00493E39">
              <w:rPr>
                <w:sz w:val="20"/>
                <w:szCs w:val="20"/>
                <w:lang w:val="pt-BR"/>
              </w:rPr>
              <w:t>Coeficientes do regime anterior (contrafactual)</w:t>
            </w:r>
          </w:p>
        </w:tc>
        <w:tc>
          <w:tcPr>
            <w:tcW w:w="2067" w:type="dxa"/>
          </w:tcPr>
          <w:p w14:paraId="3734524D" w14:textId="77777777" w:rsidR="00D64459" w:rsidRPr="00493E39" w:rsidRDefault="008B2120">
            <w:pPr>
              <w:spacing w:after="20" w:line="240" w:lineRule="auto"/>
              <w:jc w:val="center"/>
              <w:rPr>
                <w:sz w:val="20"/>
                <w:szCs w:val="20"/>
              </w:rPr>
            </w:pPr>
            <w:r w:rsidRPr="00493E39">
              <w:rPr>
                <w:sz w:val="20"/>
                <w:szCs w:val="20"/>
              </w:rPr>
              <w:t>+0,04 p.p. (1,0%)</w:t>
            </w:r>
          </w:p>
        </w:tc>
        <w:tc>
          <w:tcPr>
            <w:tcW w:w="2067" w:type="dxa"/>
          </w:tcPr>
          <w:p w14:paraId="271A04A3" w14:textId="77777777" w:rsidR="00D64459" w:rsidRPr="00493E39" w:rsidRDefault="008B2120">
            <w:pPr>
              <w:spacing w:after="20" w:line="240" w:lineRule="auto"/>
              <w:jc w:val="center"/>
              <w:rPr>
                <w:sz w:val="20"/>
                <w:szCs w:val="20"/>
              </w:rPr>
            </w:pPr>
            <w:r w:rsidRPr="00493E39">
              <w:rPr>
                <w:sz w:val="20"/>
                <w:szCs w:val="20"/>
              </w:rPr>
              <w:t>+0,14 p.p. (1,5%)</w:t>
            </w:r>
          </w:p>
        </w:tc>
        <w:tc>
          <w:tcPr>
            <w:tcW w:w="2067" w:type="dxa"/>
          </w:tcPr>
          <w:p w14:paraId="6D4633A7" w14:textId="77777777" w:rsidR="00D64459" w:rsidRPr="00493E39" w:rsidRDefault="008B2120">
            <w:pPr>
              <w:spacing w:after="20" w:line="240" w:lineRule="auto"/>
              <w:jc w:val="center"/>
              <w:rPr>
                <w:sz w:val="20"/>
                <w:szCs w:val="20"/>
              </w:rPr>
            </w:pPr>
            <w:r w:rsidRPr="00493E39">
              <w:rPr>
                <w:sz w:val="20"/>
                <w:szCs w:val="20"/>
              </w:rPr>
              <w:t>−0,22 p.p. (−3,8%)</w:t>
            </w:r>
          </w:p>
        </w:tc>
      </w:tr>
      <w:tr w:rsidR="00D64459" w:rsidRPr="00493E39" w14:paraId="13818146" w14:textId="77777777">
        <w:trPr>
          <w:jc w:val="center"/>
        </w:trPr>
        <w:tc>
          <w:tcPr>
            <w:tcW w:w="3420" w:type="dxa"/>
          </w:tcPr>
          <w:p w14:paraId="496558A8" w14:textId="33F7338C" w:rsidR="00D64459" w:rsidRPr="00493E39" w:rsidRDefault="008B2120">
            <w:pPr>
              <w:spacing w:after="20" w:line="240" w:lineRule="auto"/>
              <w:rPr>
                <w:sz w:val="20"/>
                <w:szCs w:val="20"/>
                <w:lang w:val="pt-BR"/>
              </w:rPr>
            </w:pPr>
            <w:r w:rsidRPr="00493E39">
              <w:rPr>
                <w:sz w:val="20"/>
                <w:szCs w:val="20"/>
                <w:lang w:val="pt-BR"/>
              </w:rPr>
              <w:t>Diferença entre as parametrizações</w:t>
            </w:r>
          </w:p>
        </w:tc>
        <w:tc>
          <w:tcPr>
            <w:tcW w:w="2067" w:type="dxa"/>
          </w:tcPr>
          <w:p w14:paraId="5007107A" w14:textId="77777777" w:rsidR="00D64459" w:rsidRPr="00493E39" w:rsidRDefault="008B2120">
            <w:pPr>
              <w:spacing w:after="20" w:line="240" w:lineRule="auto"/>
              <w:jc w:val="center"/>
              <w:rPr>
                <w:sz w:val="20"/>
                <w:szCs w:val="20"/>
              </w:rPr>
            </w:pPr>
            <w:r w:rsidRPr="00493E39">
              <w:rPr>
                <w:sz w:val="20"/>
                <w:szCs w:val="20"/>
              </w:rPr>
              <w:t>−2,31 p.p. (−52,4%)</w:t>
            </w:r>
          </w:p>
        </w:tc>
        <w:tc>
          <w:tcPr>
            <w:tcW w:w="2067" w:type="dxa"/>
          </w:tcPr>
          <w:p w14:paraId="2C30A934" w14:textId="77777777" w:rsidR="00D64459" w:rsidRPr="00493E39" w:rsidRDefault="008B2120">
            <w:pPr>
              <w:spacing w:after="20" w:line="240" w:lineRule="auto"/>
              <w:jc w:val="center"/>
              <w:rPr>
                <w:sz w:val="20"/>
                <w:szCs w:val="20"/>
              </w:rPr>
            </w:pPr>
            <w:r w:rsidRPr="00493E39">
              <w:rPr>
                <w:sz w:val="20"/>
                <w:szCs w:val="20"/>
              </w:rPr>
              <w:t>+1,72 p.p. (18,0%)</w:t>
            </w:r>
          </w:p>
        </w:tc>
        <w:tc>
          <w:tcPr>
            <w:tcW w:w="2067" w:type="dxa"/>
          </w:tcPr>
          <w:p w14:paraId="3A10044B" w14:textId="77777777" w:rsidR="00D64459" w:rsidRPr="00493E39" w:rsidRDefault="008B2120">
            <w:pPr>
              <w:spacing w:after="20" w:line="240" w:lineRule="auto"/>
              <w:jc w:val="center"/>
              <w:rPr>
                <w:sz w:val="20"/>
                <w:szCs w:val="20"/>
              </w:rPr>
            </w:pPr>
            <w:r w:rsidRPr="00493E39">
              <w:rPr>
                <w:sz w:val="20"/>
                <w:szCs w:val="20"/>
              </w:rPr>
              <w:t>+1,15 p.p. (20,5%)</w:t>
            </w:r>
          </w:p>
        </w:tc>
      </w:tr>
      <w:tr w:rsidR="00D64459" w:rsidRPr="00493E39" w14:paraId="457E8052" w14:textId="77777777">
        <w:trPr>
          <w:jc w:val="center"/>
        </w:trPr>
        <w:tc>
          <w:tcPr>
            <w:tcW w:w="3420" w:type="dxa"/>
            <w:tcBorders>
              <w:bottom w:val="single" w:sz="12" w:space="0" w:color="000000"/>
            </w:tcBorders>
          </w:tcPr>
          <w:p w14:paraId="6A490D9A" w14:textId="77777777" w:rsidR="00D64459" w:rsidRPr="00493E39" w:rsidRDefault="008B2120">
            <w:pPr>
              <w:spacing w:after="20" w:line="240" w:lineRule="auto"/>
              <w:rPr>
                <w:sz w:val="20"/>
                <w:szCs w:val="20"/>
                <w:lang w:val="pt-BR"/>
              </w:rPr>
            </w:pPr>
            <w:r w:rsidRPr="00493E39">
              <w:rPr>
                <w:sz w:val="20"/>
                <w:szCs w:val="20"/>
                <w:lang w:val="pt-BR"/>
              </w:rPr>
              <w:t>Variação do IPCA no ano, em pontos logarítmicos (e em %)</w:t>
            </w:r>
          </w:p>
        </w:tc>
        <w:tc>
          <w:tcPr>
            <w:tcW w:w="2067" w:type="dxa"/>
            <w:tcBorders>
              <w:bottom w:val="single" w:sz="12" w:space="0" w:color="000000"/>
            </w:tcBorders>
          </w:tcPr>
          <w:p w14:paraId="0F9BCF79" w14:textId="77777777" w:rsidR="00D64459" w:rsidRPr="00493E39" w:rsidRDefault="008B2120">
            <w:pPr>
              <w:spacing w:after="20" w:line="240" w:lineRule="auto"/>
              <w:jc w:val="center"/>
              <w:rPr>
                <w:sz w:val="20"/>
                <w:szCs w:val="20"/>
              </w:rPr>
            </w:pPr>
            <w:r w:rsidRPr="00493E39">
              <w:rPr>
                <w:sz w:val="20"/>
                <w:szCs w:val="20"/>
              </w:rPr>
              <w:t>4,42 (4,52%)</w:t>
            </w:r>
          </w:p>
        </w:tc>
        <w:tc>
          <w:tcPr>
            <w:tcW w:w="2067" w:type="dxa"/>
            <w:tcBorders>
              <w:bottom w:val="single" w:sz="12" w:space="0" w:color="000000"/>
            </w:tcBorders>
          </w:tcPr>
          <w:p w14:paraId="61D80096" w14:textId="77777777" w:rsidR="00D64459" w:rsidRPr="00493E39" w:rsidRDefault="008B2120">
            <w:pPr>
              <w:spacing w:after="20" w:line="240" w:lineRule="auto"/>
              <w:jc w:val="center"/>
              <w:rPr>
                <w:sz w:val="20"/>
                <w:szCs w:val="20"/>
              </w:rPr>
            </w:pPr>
            <w:r w:rsidRPr="00493E39">
              <w:rPr>
                <w:sz w:val="20"/>
                <w:szCs w:val="20"/>
              </w:rPr>
              <w:t>9,59 (10,06%)</w:t>
            </w:r>
          </w:p>
        </w:tc>
        <w:tc>
          <w:tcPr>
            <w:tcW w:w="2067" w:type="dxa"/>
            <w:tcBorders>
              <w:bottom w:val="single" w:sz="12" w:space="0" w:color="000000"/>
            </w:tcBorders>
          </w:tcPr>
          <w:p w14:paraId="67731877" w14:textId="77777777" w:rsidR="00D64459" w:rsidRPr="00493E39" w:rsidRDefault="008B2120">
            <w:pPr>
              <w:spacing w:after="20" w:line="240" w:lineRule="auto"/>
              <w:jc w:val="center"/>
              <w:rPr>
                <w:sz w:val="20"/>
                <w:szCs w:val="20"/>
              </w:rPr>
            </w:pPr>
            <w:r w:rsidRPr="00493E39">
              <w:rPr>
                <w:sz w:val="20"/>
                <w:szCs w:val="20"/>
              </w:rPr>
              <w:t>5,62 (5,79%)</w:t>
            </w:r>
          </w:p>
        </w:tc>
      </w:tr>
    </w:tbl>
    <w:p w14:paraId="210DA3A1" w14:textId="77777777" w:rsidR="00D64459" w:rsidRPr="00493E39" w:rsidRDefault="008B2120">
      <w:pPr>
        <w:spacing w:line="240" w:lineRule="auto"/>
        <w:jc w:val="both"/>
        <w:rPr>
          <w:sz w:val="20"/>
          <w:szCs w:val="20"/>
          <w:lang w:val="pt-BR"/>
        </w:rPr>
      </w:pPr>
      <w:r w:rsidRPr="00493E39">
        <w:rPr>
          <w:sz w:val="20"/>
          <w:szCs w:val="20"/>
          <w:lang w:val="pt-BR"/>
        </w:rPr>
        <w:t>Nota: contribuição obtida aplicando-se os coeficientes não acumulados de cada regime aos choques ocorridos em cada ano, com a soma reiniciada em janeiro; entre parênteses, a proporção da variação logarítmica do IPCA no ano. Exercício de equilíbrio parcial: mede a contribuição dos choques de petróleo mantido o restante no caminho observado, e não a trajetória da inflação sob regra alternativa. Para 2020, ver a ressalva da seção 4.7.5.</w:t>
      </w:r>
    </w:p>
    <w:p w14:paraId="234B292A" w14:textId="77777777" w:rsidR="00D64459" w:rsidRPr="00493E39" w:rsidRDefault="008B2120">
      <w:pPr>
        <w:spacing w:after="240" w:line="240" w:lineRule="auto"/>
        <w:jc w:val="center"/>
        <w:rPr>
          <w:sz w:val="20"/>
          <w:szCs w:val="20"/>
          <w:lang w:val="pt-BR"/>
        </w:rPr>
      </w:pPr>
      <w:r w:rsidRPr="00493E39">
        <w:rPr>
          <w:sz w:val="20"/>
          <w:szCs w:val="20"/>
          <w:lang w:val="pt-BR"/>
        </w:rPr>
        <w:t>Fonte: Elaboração própria.</w:t>
      </w:r>
    </w:p>
    <w:p w14:paraId="1576E349" w14:textId="77777777" w:rsidR="00D64459" w:rsidRPr="00493E39" w:rsidRDefault="008B2120">
      <w:pPr>
        <w:ind w:firstLine="709"/>
        <w:jc w:val="both"/>
        <w:rPr>
          <w:lang w:val="pt-BR"/>
        </w:rPr>
      </w:pPr>
      <w:r w:rsidRPr="00493E39">
        <w:rPr>
          <w:lang w:val="pt-BR"/>
        </w:rPr>
        <w:t>As trajetórias mensais constam da Figura 12. Em 2022 a contribuição contrafactual termina levemente negativa porque, sob os coeficientes do regime anterior, as quedas do preço do petróleo do segundo semestre pesam mais que as altas do primeiro, ao passo que sob a paridade as altas do primeiro semestre dominam. Em 2020 a contribuição sob a paridade atinge −3,56 pontos em maio, depois dos choques negativos de março e abril, e termina o ano em −2,27.</w:t>
      </w:r>
    </w:p>
    <w:p w14:paraId="0CFA35C0" w14:textId="77777777" w:rsidR="00D64459" w:rsidRPr="00493E39" w:rsidRDefault="008B2120">
      <w:pPr>
        <w:keepNext/>
        <w:spacing w:before="200" w:after="40" w:line="240" w:lineRule="auto"/>
        <w:rPr>
          <w:sz w:val="20"/>
          <w:szCs w:val="20"/>
          <w:lang w:val="pt-BR"/>
        </w:rPr>
      </w:pPr>
      <w:r w:rsidRPr="00493E39">
        <w:rPr>
          <w:sz w:val="20"/>
          <w:szCs w:val="20"/>
          <w:lang w:val="pt-BR"/>
        </w:rPr>
        <w:t xml:space="preserve">Tabela H.2 – Resposta acumulada por regime, </w:t>
      </w:r>
      <w:del w:id="6767" w:author="Claude" w:date="2026-10-15T20:54:04Z">
        <w:r w:rsidRPr="00493E39">
          <w:rPr>
            <w:sz w:val="20"/>
            <w:szCs w:val="20"/>
            <w:lang w:val="pt-BR"/>
          </w:rPr>
          <w:delText xml:space="preserve">subgrupos que excluem combustíveis</w:delText>
        </w:r>
      </w:del>
      <w:ins w:id="6768" w:author="Claude" w:date="2026-10-15T20:54:04Z">
        <w:r w:rsidRPr="00493E39">
          <w:rPr>
            <w:sz w:val="20"/>
            <w:szCs w:val="20"/>
            <w:lang w:val="pt-BR"/>
          </w:rPr>
          <w:t xml:space="preserve">subgrupos que excluem gasolina e diesel</w:t>
        </w:r>
      </w:ins>
    </w:p>
    <w:tbl>
      <w:tblPr>
        <w:tblW w:w="0" w:type="auto"/>
        <w:jc w:val="center"/>
        <w:tblLook w:val="04A0" w:firstRow="1" w:lastRow="0" w:firstColumn="1" w:lastColumn="0" w:noHBand="0" w:noVBand="1"/>
      </w:tblPr>
      <w:tblGrid>
        <w:gridCol w:w="2835"/>
        <w:gridCol w:w="680"/>
        <w:gridCol w:w="1928"/>
        <w:gridCol w:w="1928"/>
        <w:gridCol w:w="1701"/>
      </w:tblGrid>
      <w:tr w:rsidR="00D64459" w:rsidRPr="00493E39" w14:paraId="0B3272B3" w14:textId="77777777">
        <w:trPr>
          <w:tblHeader/>
          <w:jc w:val="center"/>
        </w:trPr>
        <w:tc>
          <w:tcPr>
            <w:tcW w:w="2835" w:type="dxa"/>
            <w:tcBorders>
              <w:top w:val="single" w:sz="12" w:space="0" w:color="000000"/>
              <w:bottom w:val="single" w:sz="6" w:space="0" w:color="000000"/>
            </w:tcBorders>
          </w:tcPr>
          <w:p w14:paraId="75ECAC23" w14:textId="77777777" w:rsidR="00D64459" w:rsidRPr="00493E39" w:rsidRDefault="008B2120">
            <w:pPr>
              <w:spacing w:after="20" w:line="240" w:lineRule="auto"/>
              <w:rPr>
                <w:sz w:val="20"/>
                <w:szCs w:val="20"/>
              </w:rPr>
            </w:pPr>
            <w:r w:rsidRPr="00493E39">
              <w:rPr>
                <w:b/>
                <w:sz w:val="20"/>
                <w:szCs w:val="20"/>
              </w:rPr>
              <w:t>Subgrupo</w:t>
            </w:r>
          </w:p>
        </w:tc>
        <w:tc>
          <w:tcPr>
            <w:tcW w:w="680" w:type="dxa"/>
            <w:tcBorders>
              <w:top w:val="single" w:sz="12" w:space="0" w:color="000000"/>
              <w:bottom w:val="single" w:sz="6" w:space="0" w:color="000000"/>
            </w:tcBorders>
          </w:tcPr>
          <w:p w14:paraId="1394AD0F" w14:textId="77777777" w:rsidR="00D64459" w:rsidRPr="00493E39" w:rsidRDefault="008B2120">
            <w:pPr>
              <w:spacing w:after="20" w:line="240" w:lineRule="auto"/>
              <w:rPr>
                <w:sz w:val="20"/>
                <w:szCs w:val="20"/>
              </w:rPr>
            </w:pPr>
            <w:r w:rsidRPr="00493E39">
              <w:rPr>
                <w:b/>
                <w:sz w:val="20"/>
                <w:szCs w:val="20"/>
              </w:rPr>
              <w:t>h</w:t>
            </w:r>
          </w:p>
        </w:tc>
        <w:tc>
          <w:tcPr>
            <w:tcW w:w="1928" w:type="dxa"/>
            <w:tcBorders>
              <w:top w:val="single" w:sz="12" w:space="0" w:color="000000"/>
              <w:bottom w:val="single" w:sz="6" w:space="0" w:color="000000"/>
            </w:tcBorders>
          </w:tcPr>
          <w:p w14:paraId="49BFD31E" w14:textId="77777777" w:rsidR="00D64459" w:rsidRPr="00493E39" w:rsidRDefault="008B2120">
            <w:pPr>
              <w:spacing w:after="20" w:line="240" w:lineRule="auto"/>
              <w:rPr>
                <w:sz w:val="20"/>
                <w:szCs w:val="20"/>
              </w:rPr>
            </w:pPr>
            <w:r w:rsidRPr="00493E39">
              <w:rPr>
                <w:b/>
                <w:sz w:val="20"/>
                <w:szCs w:val="20"/>
              </w:rPr>
              <w:t>Regime anterior</w:t>
            </w:r>
          </w:p>
        </w:tc>
        <w:tc>
          <w:tcPr>
            <w:tcW w:w="1928" w:type="dxa"/>
            <w:tcBorders>
              <w:top w:val="single" w:sz="12" w:space="0" w:color="000000"/>
              <w:bottom w:val="single" w:sz="6" w:space="0" w:color="000000"/>
            </w:tcBorders>
          </w:tcPr>
          <w:p w14:paraId="5F13085A" w14:textId="77777777" w:rsidR="00D64459" w:rsidRPr="00493E39" w:rsidRDefault="008B2120">
            <w:pPr>
              <w:spacing w:after="20" w:line="240" w:lineRule="auto"/>
              <w:rPr>
                <w:sz w:val="20"/>
                <w:szCs w:val="20"/>
              </w:rPr>
            </w:pPr>
            <w:r w:rsidRPr="00493E39">
              <w:rPr>
                <w:b/>
                <w:sz w:val="20"/>
                <w:szCs w:val="20"/>
              </w:rPr>
              <w:t>Regime posterior</w:t>
            </w:r>
          </w:p>
        </w:tc>
        <w:tc>
          <w:tcPr>
            <w:tcW w:w="1701" w:type="dxa"/>
            <w:tcBorders>
              <w:top w:val="single" w:sz="12" w:space="0" w:color="000000"/>
              <w:bottom w:val="single" w:sz="6" w:space="0" w:color="000000"/>
            </w:tcBorders>
          </w:tcPr>
          <w:p w14:paraId="78345875" w14:textId="77777777" w:rsidR="00D64459" w:rsidRPr="00493E39" w:rsidRDefault="008B2120">
            <w:pPr>
              <w:spacing w:after="20" w:line="240" w:lineRule="auto"/>
              <w:rPr>
                <w:sz w:val="20"/>
                <w:szCs w:val="20"/>
              </w:rPr>
            </w:pPr>
            <w:r w:rsidRPr="00493E39">
              <w:rPr>
                <w:b/>
                <w:sz w:val="20"/>
                <w:szCs w:val="20"/>
              </w:rPr>
              <w:t>Wald (p)</w:t>
            </w:r>
          </w:p>
        </w:tc>
      </w:tr>
      <w:tr w:rsidR="00D64459" w:rsidRPr="00493E39" w14:paraId="6C7BB6ED" w14:textId="77777777">
        <w:trPr>
          <w:jc w:val="center"/>
        </w:trPr>
        <w:tc>
          <w:tcPr>
            <w:tcW w:w="2835" w:type="dxa"/>
          </w:tcPr>
          <w:p w14:paraId="2966E99D" w14:textId="77777777" w:rsidR="00D64459" w:rsidRPr="00493E39" w:rsidRDefault="008B2120">
            <w:pPr>
              <w:spacing w:after="20" w:line="240" w:lineRule="auto"/>
              <w:rPr>
                <w:sz w:val="20"/>
                <w:szCs w:val="20"/>
              </w:rPr>
            </w:pPr>
            <w:r w:rsidRPr="00493E39">
              <w:rPr>
                <w:sz w:val="20"/>
                <w:szCs w:val="20"/>
              </w:rPr>
              <w:t>Comercializáveis</w:t>
            </w:r>
          </w:p>
        </w:tc>
        <w:tc>
          <w:tcPr>
            <w:tcW w:w="680" w:type="dxa"/>
          </w:tcPr>
          <w:p w14:paraId="6C1CE26E" w14:textId="77777777" w:rsidR="00D64459" w:rsidRPr="00493E39" w:rsidRDefault="008B2120">
            <w:pPr>
              <w:spacing w:after="20" w:line="240" w:lineRule="auto"/>
              <w:jc w:val="center"/>
              <w:rPr>
                <w:sz w:val="20"/>
                <w:szCs w:val="20"/>
              </w:rPr>
            </w:pPr>
            <w:r w:rsidRPr="00493E39">
              <w:rPr>
                <w:sz w:val="20"/>
                <w:szCs w:val="20"/>
              </w:rPr>
              <w:t>0</w:t>
            </w:r>
          </w:p>
        </w:tc>
        <w:tc>
          <w:tcPr>
            <w:tcW w:w="1928" w:type="dxa"/>
          </w:tcPr>
          <w:p w14:paraId="2B279138" w14:textId="77777777" w:rsidR="00D64459" w:rsidRPr="00493E39" w:rsidRDefault="008B2120">
            <w:pPr>
              <w:spacing w:after="20" w:line="240" w:lineRule="auto"/>
              <w:jc w:val="center"/>
              <w:rPr>
                <w:sz w:val="20"/>
                <w:szCs w:val="20"/>
              </w:rPr>
            </w:pPr>
            <w:r w:rsidRPr="00493E39">
              <w:rPr>
                <w:sz w:val="20"/>
                <w:szCs w:val="20"/>
              </w:rPr>
              <w:t>0,052*</w:t>
            </w:r>
          </w:p>
        </w:tc>
        <w:tc>
          <w:tcPr>
            <w:tcW w:w="1928" w:type="dxa"/>
          </w:tcPr>
          <w:p w14:paraId="27FAE38B" w14:textId="77777777" w:rsidR="00D64459" w:rsidRPr="00493E39" w:rsidRDefault="008B2120">
            <w:pPr>
              <w:spacing w:after="20" w:line="240" w:lineRule="auto"/>
              <w:jc w:val="center"/>
              <w:rPr>
                <w:sz w:val="20"/>
                <w:szCs w:val="20"/>
              </w:rPr>
            </w:pPr>
            <w:r w:rsidRPr="00493E39">
              <w:rPr>
                <w:sz w:val="20"/>
                <w:szCs w:val="20"/>
              </w:rPr>
              <w:t>0,101</w:t>
            </w:r>
          </w:p>
        </w:tc>
        <w:tc>
          <w:tcPr>
            <w:tcW w:w="1701" w:type="dxa"/>
          </w:tcPr>
          <w:p w14:paraId="5EF808F0" w14:textId="1A39E268" w:rsidR="00D64459" w:rsidRPr="00493E39" w:rsidRDefault="008B2120">
            <w:pPr>
              <w:spacing w:after="20" w:line="240" w:lineRule="auto"/>
              <w:jc w:val="center"/>
              <w:rPr>
                <w:sz w:val="20"/>
                <w:szCs w:val="20"/>
              </w:rPr>
            </w:pPr>
            <w:r w:rsidRPr="00493E39">
              <w:rPr>
                <w:sz w:val="20"/>
                <w:szCs w:val="20"/>
              </w:rPr>
              <w:t>0,480</w:t>
            </w:r>
          </w:p>
        </w:tc>
      </w:tr>
      <w:tr w:rsidR="00D64459" w:rsidRPr="00493E39" w14:paraId="726A481F" w14:textId="77777777">
        <w:trPr>
          <w:jc w:val="center"/>
        </w:trPr>
        <w:tc>
          <w:tcPr>
            <w:tcW w:w="2835" w:type="dxa"/>
          </w:tcPr>
          <w:p w14:paraId="612596D6" w14:textId="77777777" w:rsidR="00D64459" w:rsidRPr="00493E39" w:rsidRDefault="00D64459">
            <w:pPr>
              <w:spacing w:after="20" w:line="240" w:lineRule="auto"/>
              <w:rPr>
                <w:sz w:val="20"/>
                <w:szCs w:val="20"/>
              </w:rPr>
            </w:pPr>
          </w:p>
        </w:tc>
        <w:tc>
          <w:tcPr>
            <w:tcW w:w="680" w:type="dxa"/>
          </w:tcPr>
          <w:p w14:paraId="7A186994" w14:textId="77777777" w:rsidR="00D64459" w:rsidRPr="00493E39" w:rsidRDefault="008B2120">
            <w:pPr>
              <w:spacing w:after="20" w:line="240" w:lineRule="auto"/>
              <w:jc w:val="center"/>
              <w:rPr>
                <w:sz w:val="20"/>
                <w:szCs w:val="20"/>
              </w:rPr>
            </w:pPr>
            <w:r w:rsidRPr="00493E39">
              <w:rPr>
                <w:sz w:val="20"/>
                <w:szCs w:val="20"/>
              </w:rPr>
              <w:t>1</w:t>
            </w:r>
          </w:p>
        </w:tc>
        <w:tc>
          <w:tcPr>
            <w:tcW w:w="1928" w:type="dxa"/>
          </w:tcPr>
          <w:p w14:paraId="15974ACE" w14:textId="39AF6DD3" w:rsidR="00D64459" w:rsidRPr="00493E39" w:rsidRDefault="008B2120">
            <w:pPr>
              <w:spacing w:after="20" w:line="240" w:lineRule="auto"/>
              <w:jc w:val="center"/>
              <w:rPr>
                <w:sz w:val="20"/>
                <w:szCs w:val="20"/>
              </w:rPr>
            </w:pPr>
            <w:r w:rsidRPr="00493E39">
              <w:rPr>
                <w:sz w:val="20"/>
                <w:szCs w:val="20"/>
              </w:rPr>
              <w:t>0,127**</w:t>
            </w:r>
          </w:p>
        </w:tc>
        <w:tc>
          <w:tcPr>
            <w:tcW w:w="1928" w:type="dxa"/>
          </w:tcPr>
          <w:p w14:paraId="681D7403" w14:textId="1A14FA6B" w:rsidR="00D64459" w:rsidRPr="00493E39" w:rsidRDefault="008B2120">
            <w:pPr>
              <w:spacing w:after="20" w:line="240" w:lineRule="auto"/>
              <w:jc w:val="center"/>
              <w:rPr>
                <w:sz w:val="20"/>
                <w:szCs w:val="20"/>
              </w:rPr>
            </w:pPr>
            <w:r w:rsidRPr="00493E39">
              <w:rPr>
                <w:sz w:val="20"/>
                <w:szCs w:val="20"/>
              </w:rPr>
              <w:t>0,214**</w:t>
            </w:r>
          </w:p>
        </w:tc>
        <w:tc>
          <w:tcPr>
            <w:tcW w:w="1701" w:type="dxa"/>
          </w:tcPr>
          <w:p w14:paraId="4CF87340" w14:textId="31D78847" w:rsidR="00D64459" w:rsidRPr="00493E39" w:rsidRDefault="008B2120">
            <w:pPr>
              <w:spacing w:after="20" w:line="240" w:lineRule="auto"/>
              <w:jc w:val="center"/>
              <w:rPr>
                <w:sz w:val="20"/>
                <w:szCs w:val="20"/>
              </w:rPr>
            </w:pPr>
            <w:r w:rsidRPr="00493E39">
              <w:rPr>
                <w:sz w:val="20"/>
                <w:szCs w:val="20"/>
              </w:rPr>
              <w:t>0,469</w:t>
            </w:r>
          </w:p>
        </w:tc>
      </w:tr>
      <w:tr w:rsidR="00D64459" w:rsidRPr="00493E39" w14:paraId="045D23C1" w14:textId="77777777">
        <w:trPr>
          <w:jc w:val="center"/>
        </w:trPr>
        <w:tc>
          <w:tcPr>
            <w:tcW w:w="2835" w:type="dxa"/>
          </w:tcPr>
          <w:p w14:paraId="725DC059" w14:textId="77777777" w:rsidR="00D64459" w:rsidRPr="00493E39" w:rsidRDefault="00D64459">
            <w:pPr>
              <w:spacing w:after="20" w:line="240" w:lineRule="auto"/>
              <w:rPr>
                <w:sz w:val="20"/>
                <w:szCs w:val="20"/>
              </w:rPr>
            </w:pPr>
          </w:p>
        </w:tc>
        <w:tc>
          <w:tcPr>
            <w:tcW w:w="680" w:type="dxa"/>
          </w:tcPr>
          <w:p w14:paraId="11A9168A" w14:textId="77777777" w:rsidR="00D64459" w:rsidRPr="00493E39" w:rsidRDefault="008B2120">
            <w:pPr>
              <w:spacing w:after="20" w:line="240" w:lineRule="auto"/>
              <w:jc w:val="center"/>
              <w:rPr>
                <w:sz w:val="20"/>
                <w:szCs w:val="20"/>
              </w:rPr>
            </w:pPr>
            <w:r w:rsidRPr="00493E39">
              <w:rPr>
                <w:sz w:val="20"/>
                <w:szCs w:val="20"/>
              </w:rPr>
              <w:t>3</w:t>
            </w:r>
          </w:p>
        </w:tc>
        <w:tc>
          <w:tcPr>
            <w:tcW w:w="1928" w:type="dxa"/>
          </w:tcPr>
          <w:p w14:paraId="1ED25785" w14:textId="3493E87B" w:rsidR="00D64459" w:rsidRPr="00493E39" w:rsidRDefault="008B2120">
            <w:pPr>
              <w:spacing w:after="20" w:line="240" w:lineRule="auto"/>
              <w:jc w:val="center"/>
              <w:rPr>
                <w:sz w:val="20"/>
                <w:szCs w:val="20"/>
              </w:rPr>
            </w:pPr>
            <w:r w:rsidRPr="00493E39">
              <w:rPr>
                <w:sz w:val="20"/>
                <w:szCs w:val="20"/>
              </w:rPr>
              <w:t>0,252**</w:t>
            </w:r>
          </w:p>
        </w:tc>
        <w:tc>
          <w:tcPr>
            <w:tcW w:w="1928" w:type="dxa"/>
          </w:tcPr>
          <w:p w14:paraId="06744351" w14:textId="294A849C" w:rsidR="00D64459" w:rsidRPr="00493E39" w:rsidRDefault="008B2120">
            <w:pPr>
              <w:spacing w:after="20" w:line="240" w:lineRule="auto"/>
              <w:jc w:val="center"/>
              <w:rPr>
                <w:sz w:val="20"/>
                <w:szCs w:val="20"/>
              </w:rPr>
            </w:pPr>
            <w:r w:rsidRPr="00493E39">
              <w:rPr>
                <w:sz w:val="20"/>
                <w:szCs w:val="20"/>
              </w:rPr>
              <w:t>0,182</w:t>
            </w:r>
          </w:p>
        </w:tc>
        <w:tc>
          <w:tcPr>
            <w:tcW w:w="1701" w:type="dxa"/>
          </w:tcPr>
          <w:p w14:paraId="35471E2B" w14:textId="77777777" w:rsidR="00D64459" w:rsidRPr="00493E39" w:rsidRDefault="008B2120">
            <w:pPr>
              <w:spacing w:after="20" w:line="240" w:lineRule="auto"/>
              <w:jc w:val="center"/>
              <w:rPr>
                <w:sz w:val="20"/>
                <w:szCs w:val="20"/>
              </w:rPr>
            </w:pPr>
            <w:r w:rsidRPr="00493E39">
              <w:rPr>
                <w:sz w:val="20"/>
                <w:szCs w:val="20"/>
              </w:rPr>
              <w:t>0,729</w:t>
            </w:r>
          </w:p>
        </w:tc>
      </w:tr>
      <w:tr w:rsidR="00D64459" w:rsidRPr="00493E39" w14:paraId="7DDBCA64" w14:textId="77777777">
        <w:trPr>
          <w:jc w:val="center"/>
        </w:trPr>
        <w:tc>
          <w:tcPr>
            <w:tcW w:w="2835" w:type="dxa"/>
          </w:tcPr>
          <w:p w14:paraId="04314536" w14:textId="77777777" w:rsidR="00D64459" w:rsidRPr="00493E39" w:rsidRDefault="00D64459">
            <w:pPr>
              <w:spacing w:after="20" w:line="240" w:lineRule="auto"/>
              <w:rPr>
                <w:sz w:val="20"/>
                <w:szCs w:val="20"/>
              </w:rPr>
            </w:pPr>
          </w:p>
        </w:tc>
        <w:tc>
          <w:tcPr>
            <w:tcW w:w="680" w:type="dxa"/>
          </w:tcPr>
          <w:p w14:paraId="7138CE87" w14:textId="77777777" w:rsidR="00D64459" w:rsidRPr="00493E39" w:rsidRDefault="008B2120">
            <w:pPr>
              <w:spacing w:after="20" w:line="240" w:lineRule="auto"/>
              <w:jc w:val="center"/>
              <w:rPr>
                <w:sz w:val="20"/>
                <w:szCs w:val="20"/>
              </w:rPr>
            </w:pPr>
            <w:r w:rsidRPr="00493E39">
              <w:rPr>
                <w:sz w:val="20"/>
                <w:szCs w:val="20"/>
              </w:rPr>
              <w:t>6</w:t>
            </w:r>
          </w:p>
        </w:tc>
        <w:tc>
          <w:tcPr>
            <w:tcW w:w="1928" w:type="dxa"/>
          </w:tcPr>
          <w:p w14:paraId="2B580DCD" w14:textId="2ACE2AEA" w:rsidR="00D64459" w:rsidRPr="00493E39" w:rsidRDefault="008B2120">
            <w:pPr>
              <w:spacing w:after="20" w:line="240" w:lineRule="auto"/>
              <w:jc w:val="center"/>
              <w:rPr>
                <w:sz w:val="20"/>
                <w:szCs w:val="20"/>
              </w:rPr>
            </w:pPr>
            <w:r w:rsidRPr="00493E39">
              <w:rPr>
                <w:sz w:val="20"/>
                <w:szCs w:val="20"/>
              </w:rPr>
              <w:t>0,167</w:t>
            </w:r>
          </w:p>
        </w:tc>
        <w:tc>
          <w:tcPr>
            <w:tcW w:w="1928" w:type="dxa"/>
          </w:tcPr>
          <w:p w14:paraId="6C163595" w14:textId="42512F78" w:rsidR="00D64459" w:rsidRPr="00493E39" w:rsidRDefault="008B2120">
            <w:pPr>
              <w:spacing w:after="20" w:line="240" w:lineRule="auto"/>
              <w:jc w:val="center"/>
              <w:rPr>
                <w:sz w:val="20"/>
                <w:szCs w:val="20"/>
              </w:rPr>
            </w:pPr>
            <w:r w:rsidRPr="00493E39">
              <w:rPr>
                <w:sz w:val="20"/>
                <w:szCs w:val="20"/>
              </w:rPr>
              <w:t>0,233*</w:t>
            </w:r>
          </w:p>
        </w:tc>
        <w:tc>
          <w:tcPr>
            <w:tcW w:w="1701" w:type="dxa"/>
          </w:tcPr>
          <w:p w14:paraId="2B12733E" w14:textId="3F96EDFA" w:rsidR="00D64459" w:rsidRPr="00493E39" w:rsidRDefault="008B2120">
            <w:pPr>
              <w:spacing w:after="20" w:line="240" w:lineRule="auto"/>
              <w:jc w:val="center"/>
              <w:rPr>
                <w:sz w:val="20"/>
                <w:szCs w:val="20"/>
              </w:rPr>
            </w:pPr>
            <w:r w:rsidRPr="00493E39">
              <w:rPr>
                <w:sz w:val="20"/>
                <w:szCs w:val="20"/>
              </w:rPr>
              <w:t>0,788</w:t>
            </w:r>
          </w:p>
        </w:tc>
      </w:tr>
      <w:tr w:rsidR="00D64459" w:rsidRPr="00493E39" w14:paraId="0DBD4F50" w14:textId="77777777">
        <w:trPr>
          <w:jc w:val="center"/>
        </w:trPr>
        <w:tc>
          <w:tcPr>
            <w:tcW w:w="2835" w:type="dxa"/>
          </w:tcPr>
          <w:p w14:paraId="73F0595C" w14:textId="77777777" w:rsidR="00D64459" w:rsidRPr="00493E39" w:rsidRDefault="008B2120">
            <w:pPr>
              <w:spacing w:after="20" w:line="240" w:lineRule="auto"/>
              <w:rPr>
                <w:sz w:val="20"/>
                <w:szCs w:val="20"/>
              </w:rPr>
            </w:pPr>
            <w:r w:rsidRPr="00493E39">
              <w:rPr>
                <w:sz w:val="20"/>
                <w:szCs w:val="20"/>
              </w:rPr>
              <w:t>Não comercializáveis</w:t>
            </w:r>
          </w:p>
        </w:tc>
        <w:tc>
          <w:tcPr>
            <w:tcW w:w="680" w:type="dxa"/>
          </w:tcPr>
          <w:p w14:paraId="66A10226" w14:textId="77777777" w:rsidR="00D64459" w:rsidRPr="00493E39" w:rsidRDefault="008B2120">
            <w:pPr>
              <w:spacing w:after="20" w:line="240" w:lineRule="auto"/>
              <w:jc w:val="center"/>
              <w:rPr>
                <w:sz w:val="20"/>
                <w:szCs w:val="20"/>
              </w:rPr>
            </w:pPr>
            <w:r w:rsidRPr="00493E39">
              <w:rPr>
                <w:sz w:val="20"/>
                <w:szCs w:val="20"/>
              </w:rPr>
              <w:t>0</w:t>
            </w:r>
          </w:p>
        </w:tc>
        <w:tc>
          <w:tcPr>
            <w:tcW w:w="1928" w:type="dxa"/>
          </w:tcPr>
          <w:p w14:paraId="49DC6304" w14:textId="77777777" w:rsidR="00D64459" w:rsidRPr="00493E39" w:rsidRDefault="008B2120">
            <w:pPr>
              <w:spacing w:after="20" w:line="240" w:lineRule="auto"/>
              <w:jc w:val="center"/>
              <w:rPr>
                <w:sz w:val="20"/>
                <w:szCs w:val="20"/>
              </w:rPr>
            </w:pPr>
            <w:r w:rsidRPr="00493E39">
              <w:rPr>
                <w:sz w:val="20"/>
                <w:szCs w:val="20"/>
              </w:rPr>
              <w:t>0,002</w:t>
            </w:r>
          </w:p>
        </w:tc>
        <w:tc>
          <w:tcPr>
            <w:tcW w:w="1928" w:type="dxa"/>
          </w:tcPr>
          <w:p w14:paraId="26CF69EB" w14:textId="77777777" w:rsidR="00D64459" w:rsidRPr="00493E39" w:rsidRDefault="008B2120">
            <w:pPr>
              <w:spacing w:after="20" w:line="240" w:lineRule="auto"/>
              <w:jc w:val="center"/>
              <w:rPr>
                <w:sz w:val="20"/>
                <w:szCs w:val="20"/>
              </w:rPr>
            </w:pPr>
            <w:r w:rsidRPr="00493E39">
              <w:rPr>
                <w:sz w:val="20"/>
                <w:szCs w:val="20"/>
              </w:rPr>
              <w:t>0,015</w:t>
            </w:r>
          </w:p>
        </w:tc>
        <w:tc>
          <w:tcPr>
            <w:tcW w:w="1701" w:type="dxa"/>
          </w:tcPr>
          <w:p w14:paraId="7E1F3190" w14:textId="1C34726E" w:rsidR="00D64459" w:rsidRPr="00493E39" w:rsidRDefault="008B2120">
            <w:pPr>
              <w:spacing w:after="20" w:line="240" w:lineRule="auto"/>
              <w:jc w:val="center"/>
              <w:rPr>
                <w:sz w:val="20"/>
                <w:szCs w:val="20"/>
              </w:rPr>
            </w:pPr>
            <w:r w:rsidRPr="00493E39">
              <w:rPr>
                <w:sz w:val="20"/>
                <w:szCs w:val="20"/>
              </w:rPr>
              <w:t>0,830</w:t>
            </w:r>
          </w:p>
        </w:tc>
      </w:tr>
      <w:tr w:rsidR="00D64459" w:rsidRPr="00493E39" w14:paraId="676E689A" w14:textId="77777777">
        <w:trPr>
          <w:jc w:val="center"/>
        </w:trPr>
        <w:tc>
          <w:tcPr>
            <w:tcW w:w="2835" w:type="dxa"/>
          </w:tcPr>
          <w:p w14:paraId="3298560D" w14:textId="77777777" w:rsidR="00D64459" w:rsidRPr="00493E39" w:rsidRDefault="00D64459">
            <w:pPr>
              <w:spacing w:after="20" w:line="240" w:lineRule="auto"/>
              <w:rPr>
                <w:sz w:val="20"/>
                <w:szCs w:val="20"/>
              </w:rPr>
            </w:pPr>
          </w:p>
        </w:tc>
        <w:tc>
          <w:tcPr>
            <w:tcW w:w="680" w:type="dxa"/>
          </w:tcPr>
          <w:p w14:paraId="192A0E16" w14:textId="77777777" w:rsidR="00D64459" w:rsidRPr="00493E39" w:rsidRDefault="008B2120">
            <w:pPr>
              <w:spacing w:after="20" w:line="240" w:lineRule="auto"/>
              <w:jc w:val="center"/>
              <w:rPr>
                <w:sz w:val="20"/>
                <w:szCs w:val="20"/>
              </w:rPr>
            </w:pPr>
            <w:r w:rsidRPr="00493E39">
              <w:rPr>
                <w:sz w:val="20"/>
                <w:szCs w:val="20"/>
              </w:rPr>
              <w:t>1</w:t>
            </w:r>
          </w:p>
        </w:tc>
        <w:tc>
          <w:tcPr>
            <w:tcW w:w="1928" w:type="dxa"/>
          </w:tcPr>
          <w:p w14:paraId="7D6B21E7" w14:textId="77777777" w:rsidR="00D64459" w:rsidRPr="00493E39" w:rsidRDefault="008B2120">
            <w:pPr>
              <w:spacing w:after="20" w:line="240" w:lineRule="auto"/>
              <w:jc w:val="center"/>
              <w:rPr>
                <w:sz w:val="20"/>
                <w:szCs w:val="20"/>
              </w:rPr>
            </w:pPr>
            <w:r w:rsidRPr="00493E39">
              <w:rPr>
                <w:sz w:val="20"/>
                <w:szCs w:val="20"/>
              </w:rPr>
              <w:t>0,001</w:t>
            </w:r>
          </w:p>
        </w:tc>
        <w:tc>
          <w:tcPr>
            <w:tcW w:w="1928" w:type="dxa"/>
          </w:tcPr>
          <w:p w14:paraId="120098CD" w14:textId="23169AF0" w:rsidR="00D64459" w:rsidRPr="00493E39" w:rsidRDefault="008B2120">
            <w:pPr>
              <w:spacing w:after="20" w:line="240" w:lineRule="auto"/>
              <w:jc w:val="center"/>
              <w:rPr>
                <w:sz w:val="20"/>
                <w:szCs w:val="20"/>
              </w:rPr>
            </w:pPr>
            <w:r w:rsidRPr="00493E39">
              <w:rPr>
                <w:sz w:val="20"/>
                <w:szCs w:val="20"/>
              </w:rPr>
              <w:t>0,059</w:t>
            </w:r>
          </w:p>
        </w:tc>
        <w:tc>
          <w:tcPr>
            <w:tcW w:w="1701" w:type="dxa"/>
          </w:tcPr>
          <w:p w14:paraId="3BF2A9F1" w14:textId="3542ACC6" w:rsidR="00D64459" w:rsidRPr="00493E39" w:rsidRDefault="008B2120">
            <w:pPr>
              <w:spacing w:after="20" w:line="240" w:lineRule="auto"/>
              <w:jc w:val="center"/>
              <w:rPr>
                <w:sz w:val="20"/>
                <w:szCs w:val="20"/>
              </w:rPr>
            </w:pPr>
            <w:r w:rsidRPr="00493E39">
              <w:rPr>
                <w:sz w:val="20"/>
                <w:szCs w:val="20"/>
              </w:rPr>
              <w:t>0,590</w:t>
            </w:r>
          </w:p>
        </w:tc>
      </w:tr>
      <w:tr w:rsidR="00D64459" w:rsidRPr="00493E39" w14:paraId="7ED5A72F" w14:textId="77777777">
        <w:trPr>
          <w:jc w:val="center"/>
        </w:trPr>
        <w:tc>
          <w:tcPr>
            <w:tcW w:w="2835" w:type="dxa"/>
          </w:tcPr>
          <w:p w14:paraId="11AFC4EC" w14:textId="77777777" w:rsidR="00D64459" w:rsidRPr="00493E39" w:rsidRDefault="00D64459">
            <w:pPr>
              <w:spacing w:after="20" w:line="240" w:lineRule="auto"/>
              <w:rPr>
                <w:sz w:val="20"/>
                <w:szCs w:val="20"/>
              </w:rPr>
            </w:pPr>
          </w:p>
        </w:tc>
        <w:tc>
          <w:tcPr>
            <w:tcW w:w="680" w:type="dxa"/>
          </w:tcPr>
          <w:p w14:paraId="1F225792" w14:textId="77777777" w:rsidR="00D64459" w:rsidRPr="00493E39" w:rsidRDefault="008B2120">
            <w:pPr>
              <w:spacing w:after="20" w:line="240" w:lineRule="auto"/>
              <w:jc w:val="center"/>
              <w:rPr>
                <w:sz w:val="20"/>
                <w:szCs w:val="20"/>
              </w:rPr>
            </w:pPr>
            <w:r w:rsidRPr="00493E39">
              <w:rPr>
                <w:sz w:val="20"/>
                <w:szCs w:val="20"/>
              </w:rPr>
              <w:t>3</w:t>
            </w:r>
          </w:p>
        </w:tc>
        <w:tc>
          <w:tcPr>
            <w:tcW w:w="1928" w:type="dxa"/>
          </w:tcPr>
          <w:p w14:paraId="03863A9C" w14:textId="77777777" w:rsidR="00D64459" w:rsidRPr="00493E39" w:rsidRDefault="008B2120">
            <w:pPr>
              <w:spacing w:after="20" w:line="240" w:lineRule="auto"/>
              <w:jc w:val="center"/>
              <w:rPr>
                <w:sz w:val="20"/>
                <w:szCs w:val="20"/>
              </w:rPr>
            </w:pPr>
            <w:r w:rsidRPr="00493E39">
              <w:rPr>
                <w:sz w:val="20"/>
                <w:szCs w:val="20"/>
              </w:rPr>
              <w:t>0,084</w:t>
            </w:r>
          </w:p>
        </w:tc>
        <w:tc>
          <w:tcPr>
            <w:tcW w:w="1928" w:type="dxa"/>
          </w:tcPr>
          <w:p w14:paraId="4F83197C" w14:textId="59EAFBA0" w:rsidR="00D64459" w:rsidRPr="00493E39" w:rsidRDefault="008B2120">
            <w:pPr>
              <w:spacing w:after="20" w:line="240" w:lineRule="auto"/>
              <w:jc w:val="center"/>
              <w:rPr>
                <w:sz w:val="20"/>
                <w:szCs w:val="20"/>
              </w:rPr>
            </w:pPr>
            <w:r w:rsidRPr="00493E39">
              <w:rPr>
                <w:sz w:val="20"/>
                <w:szCs w:val="20"/>
              </w:rPr>
              <w:t>0,163</w:t>
            </w:r>
          </w:p>
        </w:tc>
        <w:tc>
          <w:tcPr>
            <w:tcW w:w="1701" w:type="dxa"/>
          </w:tcPr>
          <w:p w14:paraId="73758754" w14:textId="26C3FED8" w:rsidR="00D64459" w:rsidRPr="00493E39" w:rsidRDefault="008B2120">
            <w:pPr>
              <w:spacing w:after="20" w:line="240" w:lineRule="auto"/>
              <w:jc w:val="center"/>
              <w:rPr>
                <w:sz w:val="20"/>
                <w:szCs w:val="20"/>
              </w:rPr>
            </w:pPr>
            <w:r w:rsidRPr="00493E39">
              <w:rPr>
                <w:sz w:val="20"/>
                <w:szCs w:val="20"/>
              </w:rPr>
              <w:t>0,666</w:t>
            </w:r>
          </w:p>
        </w:tc>
      </w:tr>
      <w:tr w:rsidR="00D64459" w:rsidRPr="00493E39" w14:paraId="6638F5DB" w14:textId="77777777">
        <w:trPr>
          <w:jc w:val="center"/>
        </w:trPr>
        <w:tc>
          <w:tcPr>
            <w:tcW w:w="2835" w:type="dxa"/>
            <w:tcBorders>
              <w:bottom w:val="single" w:sz="12" w:space="0" w:color="000000"/>
            </w:tcBorders>
          </w:tcPr>
          <w:p w14:paraId="657BB813" w14:textId="77777777" w:rsidR="00D64459" w:rsidRPr="00493E39" w:rsidRDefault="00D64459">
            <w:pPr>
              <w:spacing w:after="20" w:line="240" w:lineRule="auto"/>
              <w:rPr>
                <w:sz w:val="20"/>
                <w:szCs w:val="20"/>
              </w:rPr>
            </w:pPr>
          </w:p>
        </w:tc>
        <w:tc>
          <w:tcPr>
            <w:tcW w:w="680" w:type="dxa"/>
            <w:tcBorders>
              <w:bottom w:val="single" w:sz="12" w:space="0" w:color="000000"/>
            </w:tcBorders>
          </w:tcPr>
          <w:p w14:paraId="5651906F" w14:textId="77777777" w:rsidR="00D64459" w:rsidRPr="00493E39" w:rsidRDefault="008B2120">
            <w:pPr>
              <w:spacing w:after="20" w:line="240" w:lineRule="auto"/>
              <w:jc w:val="center"/>
              <w:rPr>
                <w:sz w:val="20"/>
                <w:szCs w:val="20"/>
              </w:rPr>
            </w:pPr>
            <w:r w:rsidRPr="00493E39">
              <w:rPr>
                <w:sz w:val="20"/>
                <w:szCs w:val="20"/>
              </w:rPr>
              <w:t>6</w:t>
            </w:r>
          </w:p>
        </w:tc>
        <w:tc>
          <w:tcPr>
            <w:tcW w:w="1928" w:type="dxa"/>
            <w:tcBorders>
              <w:bottom w:val="single" w:sz="12" w:space="0" w:color="000000"/>
            </w:tcBorders>
          </w:tcPr>
          <w:p w14:paraId="121EE2DF" w14:textId="77777777" w:rsidR="00D64459" w:rsidRPr="00493E39" w:rsidRDefault="008B2120">
            <w:pPr>
              <w:spacing w:after="20" w:line="240" w:lineRule="auto"/>
              <w:jc w:val="center"/>
              <w:rPr>
                <w:sz w:val="20"/>
                <w:szCs w:val="20"/>
              </w:rPr>
            </w:pPr>
            <w:r w:rsidRPr="00493E39">
              <w:rPr>
                <w:sz w:val="20"/>
                <w:szCs w:val="20"/>
              </w:rPr>
              <w:t>0,117</w:t>
            </w:r>
          </w:p>
        </w:tc>
        <w:tc>
          <w:tcPr>
            <w:tcW w:w="1928" w:type="dxa"/>
            <w:tcBorders>
              <w:bottom w:val="single" w:sz="12" w:space="0" w:color="000000"/>
            </w:tcBorders>
          </w:tcPr>
          <w:p w14:paraId="45F231BE" w14:textId="48147684" w:rsidR="00D64459" w:rsidRPr="00493E39" w:rsidRDefault="008B2120">
            <w:pPr>
              <w:spacing w:after="20" w:line="240" w:lineRule="auto"/>
              <w:jc w:val="center"/>
              <w:rPr>
                <w:sz w:val="20"/>
                <w:szCs w:val="20"/>
              </w:rPr>
            </w:pPr>
            <w:r w:rsidRPr="00493E39">
              <w:rPr>
                <w:sz w:val="20"/>
                <w:szCs w:val="20"/>
              </w:rPr>
              <w:t>0,227</w:t>
            </w:r>
          </w:p>
        </w:tc>
        <w:tc>
          <w:tcPr>
            <w:tcW w:w="1701" w:type="dxa"/>
            <w:tcBorders>
              <w:bottom w:val="single" w:sz="12" w:space="0" w:color="000000"/>
            </w:tcBorders>
          </w:tcPr>
          <w:p w14:paraId="776B30B8" w14:textId="77777777" w:rsidR="00D64459" w:rsidRPr="00493E39" w:rsidRDefault="008B2120">
            <w:pPr>
              <w:spacing w:after="20" w:line="240" w:lineRule="auto"/>
              <w:jc w:val="center"/>
              <w:rPr>
                <w:sz w:val="20"/>
                <w:szCs w:val="20"/>
              </w:rPr>
            </w:pPr>
            <w:r w:rsidRPr="00493E39">
              <w:rPr>
                <w:sz w:val="20"/>
                <w:szCs w:val="20"/>
              </w:rPr>
              <w:t>0,593</w:t>
            </w:r>
          </w:p>
        </w:tc>
      </w:tr>
    </w:tbl>
    <w:p w14:paraId="323CCBDE" w14:textId="77777777" w:rsidR="00D64459" w:rsidRPr="00493E39" w:rsidRDefault="008B2120">
      <w:pPr>
        <w:spacing w:line="240" w:lineRule="auto"/>
        <w:jc w:val="both"/>
        <w:rPr>
          <w:sz w:val="20"/>
          <w:szCs w:val="20"/>
          <w:lang w:val="pt-BR"/>
        </w:rPr>
      </w:pPr>
      <w:r w:rsidRPr="00493E39">
        <w:rPr>
          <w:sz w:val="20"/>
          <w:szCs w:val="20"/>
          <w:lang w:val="pt-BR"/>
        </w:rPr>
        <w:t xml:space="preserve">Nota: mesma especificação da Tabela 2, com os subgrupos como dependentes. </w:t>
      </w:r>
      <w:r w:rsidRPr="00493E39">
        <w:rPr>
          <w:sz w:val="20"/>
          <w:szCs w:val="20"/>
          <w:lang w:val="pt-BR"/>
        </w:rPr>
        <w:t xml:space="preserve">Asteriscos indicam significância a 10% (*) e 5% (**).</w:t>
      </w:r>
      <w:ins w:id="1471" w:author="Claude" w:date="2026-10-14T23:15:06Z">
        <w:r w:rsidRPr="00493E39">
          <w:rPr>
            <w:sz w:val="20"/>
            <w:szCs w:val="20"/>
            <w:lang w:val="pt-BR"/>
          </w:rPr>
          <w:t xml:space="preserve"> Intervalos de 90% da diferença entre regimes, posterior menos anterior, em h = 0, 1, 3 e 6: comercializáveis [−0,065; 0,164], [−0,111; 0,287], [−0,400; 0,261], [−0,338; 0,470]; não comercializáveis [−0,085; 0,110], [−0,120; 0,236], [−0,221; 0,379], [−0,228; 0,447]. Todos contêm o zero e são amplos em relação às respostas estimadas, de modo que a não rejeição não exclui diferenças da ordem das próprias respostas.</w:t>
        </w:r>
      </w:ins>
      <w:r w:rsidRPr="00493E39">
        <w:rPr>
          <w:sz w:val="20"/>
          <w:szCs w:val="20"/>
          <w:lang w:val="pt-BR"/>
        </w:rPr>
        <w:t xml:space="preserve"> </w:t>
      </w:r>
      <w:del w:id="6779" w:author="Claude" w:date="2026-10-15T20:54:04Z">
        <w:r w:rsidRPr="00493E39">
          <w:rPr>
            <w:sz w:val="20"/>
            <w:szCs w:val="20"/>
            <w:lang w:val="pt-BR"/>
          </w:rPr>
          <w:delText xml:space="preserve">Combustíveis são classificados como preços monitorados e não integram nenhum dos dois subgrupos.</w:delText>
        </w:r>
      </w:del>
      <w:ins w:id="6780" w:author="Claude" w:date="2026-10-15T20:54:04Z">
        <w:r w:rsidRPr="00493E39">
          <w:rPr>
            <w:sz w:val="20"/>
            <w:szCs w:val="20"/>
            <w:lang w:val="pt-BR"/>
          </w:rPr>
          <w:t xml:space="preserve">Gasolina e óleo diesel são preços monitorados e não integram nenhum dos dois subgrupos; o etanol, preço livre, integra os comercializáveis (BANCO CENTRAL DO BRASIL, 2019).</w:t>
        </w:r>
      </w:ins>
    </w:p>
    <w:p w14:paraId="6165E068" w14:textId="77777777" w:rsidR="00D64459" w:rsidRPr="00493E39" w:rsidRDefault="008B2120">
      <w:pPr>
        <w:spacing w:after="240" w:line="240" w:lineRule="auto"/>
        <w:jc w:val="center"/>
        <w:rPr>
          <w:sz w:val="20"/>
          <w:szCs w:val="20"/>
          <w:lang w:val="pt-BR"/>
        </w:rPr>
      </w:pPr>
      <w:r w:rsidRPr="00493E39">
        <w:rPr>
          <w:sz w:val="20"/>
          <w:szCs w:val="20"/>
          <w:lang w:val="pt-BR"/>
        </w:rPr>
        <w:t>Fonte: Elaboração própria.</w:t>
      </w:r>
    </w:p>
    <w:p w14:paraId="1C5EF10A" w14:textId="531E3C70" w:rsidR="00D64459" w:rsidRPr="00493E39" w:rsidRDefault="008B2120">
      <w:pPr>
        <w:ind w:firstLine="709"/>
        <w:jc w:val="both"/>
        <w:rPr>
          <w:lang w:val="pt-BR"/>
        </w:rPr>
      </w:pPr>
      <w:commentRangeStart w:id="340"/>
      <w:commentRangeStart w:id="341"/>
      <w:r w:rsidRPr="00493E39">
        <w:rPr>
          <w:lang w:val="pt-BR"/>
        </w:rPr>
        <w:t>Nenhum dos oito testes de igualdade entre regimes rejeita, e os p-valores situam-se entre 0,47 e 0,83. A leitura defensável é que a diferença entre regimes estatisticamente detectável no capítulo se concentra nos agregados que contêm combustível. Isso não invalida a decomposição da seção 4.5, que identifica parcela do efeito não atribuível ao canal dos combustíveis por construção algébrica, mas indica que essa parcela não produz uma diferença estatisticamente detectável neste exercício em subgrupos estimados separadamente, cujas séries são mais ruidosas que a do índice cheio.</w:t>
      </w:r>
      <w:commentRangeEnd w:id="340"/>
      <w:r w:rsidRPr="00493E39">
        <w:rPr>
          <w:rStyle w:val="CommentReference"/>
          <w:sz w:val="24"/>
          <w:szCs w:val="24"/>
          <w:lang w:val="pt-BR"/>
        </w:rPr>
        <w:commentReference w:id="340"/>
      </w:r>
      <w:commentRangeEnd w:id="341"/>
      <w:r w:rsidR="00962AB9" w:rsidRPr="00493E39">
        <w:rPr>
          <w:rStyle w:val="CommentReference"/>
          <w:sz w:val="24"/>
          <w:szCs w:val="24"/>
          <w:lang w:val="pt-BR"/>
        </w:rPr>
        <w:commentReference w:id="341"/>
      </w:r>
    </w:p>
    <w:p w14:paraId="0151DEC2" w14:textId="77777777" w:rsidR="00D64459" w:rsidRPr="00493E39" w:rsidRDefault="008B2120">
      <w:pPr>
        <w:rPr>
          <w:lang w:val="pt-BR"/>
        </w:rPr>
      </w:pPr>
      <w:r w:rsidRPr="00493E39">
        <w:rPr>
          <w:lang w:val="pt-BR"/>
        </w:rPr>
        <w:br w:type="page"/>
      </w:r>
    </w:p>
    <w:p w14:paraId="3CDB6EF3" w14:textId="77777777" w:rsidR="00D64459" w:rsidRPr="00493E39" w:rsidRDefault="008B2120">
      <w:pPr>
        <w:pStyle w:val="Heading1"/>
        <w:spacing w:before="280" w:after="280"/>
        <w:jc w:val="center"/>
        <w:rPr>
          <w:lang w:val="pt-BR"/>
        </w:rPr>
      </w:pPr>
      <w:bookmarkStart w:id="342" w:name="_Toc239713593"/>
      <w:bookmarkStart w:id="343" w:name="_TocReviewed_559"/>
      <w:r w:rsidRPr="00493E39">
        <w:rPr>
          <w:lang w:val="pt-BR"/>
        </w:rPr>
        <w:t>APÊNDICE I – O REPASSE BRASILEIRO EM PERSPECTIVA INTERNACIONAL</w:t>
      </w:r>
      <w:bookmarkEnd w:id="342"/>
      <w:bookmarkEnd w:id="343"/>
    </w:p>
    <w:p w14:paraId="493C3C24" w14:textId="77777777" w:rsidR="00D64459" w:rsidRPr="00493E39" w:rsidRDefault="008B2120">
      <w:pPr>
        <w:ind w:firstLine="709"/>
        <w:jc w:val="both"/>
        <w:rPr>
          <w:lang w:val="pt-BR"/>
        </w:rPr>
      </w:pPr>
      <w:commentRangeStart w:id="344"/>
      <w:commentRangeStart w:id="345"/>
      <w:r w:rsidRPr="00493E39">
        <w:rPr>
          <w:lang w:val="pt-BR"/>
        </w:rPr>
        <w:t xml:space="preserve">Este apêndice reporta os números do exercício comparado </w:t>
      </w:r>
      <w:del w:id="3571" w:author="Claude" w:date="2026-10-15T00:16:05Z">
        <w:r w:rsidRPr="00493E39">
          <w:rPr>
            <w:lang w:val="pt-BR"/>
          </w:rPr>
          <w:delText xml:space="preserve">da seção 4.8.</w:delText>
        </w:r>
      </w:del>
      <w:ins w:id="3572" w:author="Claude" w:date="2026-10-15T00:16:05Z">
        <w:r w:rsidRPr="00493E39">
          <w:rPr>
            <w:lang w:val="pt-BR"/>
          </w:rPr>
          <w:t xml:space="preserve">da seção 4.9.</w:t>
        </w:r>
      </w:ins>
      <w:r w:rsidRPr="00493E39">
        <w:rPr>
          <w:lang w:val="pt-BR"/>
        </w:rPr>
        <w:t xml:space="preserve"> O repasse é calculado pela medida de Akcura (2025), a razão entre a variação do preço de varejo e a variação da referência internacional defasada em um mês, entre abril de 2020 e junho de 2022, o segundo subperíodo daquele trabalho. Os preços de varejo são expressos em dólares por litro, de sorte que a variação cambial não integra o cálculo, e a referência é a gasolina convencional da Costa do Golfo dos Estados Unidos, duas adaptações em relação àquele trabalho, que usa moeda local e a cotação regional mais próxima de cada país. A classificação da regra de preço e a existência de fundo de estabilização provêm da base de medidas de controle de preços do mesmo autor, nos anos de 2021 e 2022.</w:t>
      </w:r>
      <w:commentRangeEnd w:id="344"/>
      <w:r w:rsidRPr="00493E39">
        <w:rPr>
          <w:rStyle w:val="CommentReference"/>
          <w:sz w:val="24"/>
          <w:szCs w:val="24"/>
          <w:lang w:val="pt-BR"/>
        </w:rPr>
        <w:commentReference w:id="344"/>
      </w:r>
      <w:commentRangeEnd w:id="345"/>
      <w:r w:rsidR="00962AB9" w:rsidRPr="00493E39">
        <w:rPr>
          <w:rStyle w:val="CommentReference"/>
          <w:sz w:val="24"/>
          <w:szCs w:val="24"/>
          <w:lang w:val="pt-BR"/>
        </w:rPr>
        <w:commentReference w:id="345"/>
      </w:r>
    </w:p>
    <w:p w14:paraId="26DC0A8B" w14:textId="77777777" w:rsidR="00D64459" w:rsidRPr="00493E39" w:rsidRDefault="008B2120">
      <w:pPr>
        <w:keepNext/>
        <w:spacing w:before="200" w:after="40" w:line="240" w:lineRule="auto"/>
        <w:rPr>
          <w:sz w:val="20"/>
          <w:szCs w:val="20"/>
          <w:lang w:val="pt-BR"/>
        </w:rPr>
      </w:pPr>
      <w:r w:rsidRPr="00493E39">
        <w:rPr>
          <w:sz w:val="20"/>
          <w:szCs w:val="20"/>
          <w:lang w:val="pt-BR"/>
        </w:rPr>
        <w:t>Tabela I.1 – Repasse do preço internacional ao varejo de gasolina, América Latina e Caribe, abril de 2020 a junho de 2022</w:t>
      </w:r>
    </w:p>
    <w:tbl>
      <w:tblPr>
        <w:tblW w:w="0" w:type="auto"/>
        <w:jc w:val="center"/>
        <w:tblLook w:val="04A0" w:firstRow="1" w:lastRow="0" w:firstColumn="1" w:lastColumn="0" w:noHBand="0" w:noVBand="1"/>
      </w:tblPr>
      <w:tblGrid>
        <w:gridCol w:w="567"/>
        <w:gridCol w:w="3061"/>
        <w:gridCol w:w="1361"/>
        <w:gridCol w:w="2041"/>
        <w:gridCol w:w="2041"/>
      </w:tblGrid>
      <w:tr w:rsidR="00D64459" w:rsidRPr="00493E39" w14:paraId="48E4082A" w14:textId="77777777">
        <w:trPr>
          <w:tblHeader/>
          <w:jc w:val="center"/>
        </w:trPr>
        <w:tc>
          <w:tcPr>
            <w:tcW w:w="567" w:type="dxa"/>
            <w:tcBorders>
              <w:top w:val="single" w:sz="12" w:space="0" w:color="000000"/>
              <w:bottom w:val="single" w:sz="6" w:space="0" w:color="000000"/>
            </w:tcBorders>
          </w:tcPr>
          <w:p w14:paraId="628D4BB0" w14:textId="77777777" w:rsidR="00D64459" w:rsidRPr="00493E39" w:rsidRDefault="00D64459">
            <w:pPr>
              <w:spacing w:after="20" w:line="240" w:lineRule="auto"/>
              <w:rPr>
                <w:sz w:val="20"/>
                <w:szCs w:val="20"/>
                <w:lang w:val="pt-BR"/>
              </w:rPr>
            </w:pPr>
          </w:p>
        </w:tc>
        <w:tc>
          <w:tcPr>
            <w:tcW w:w="3061" w:type="dxa"/>
            <w:tcBorders>
              <w:top w:val="single" w:sz="12" w:space="0" w:color="000000"/>
              <w:bottom w:val="single" w:sz="6" w:space="0" w:color="000000"/>
            </w:tcBorders>
          </w:tcPr>
          <w:p w14:paraId="619D8CEE" w14:textId="77777777" w:rsidR="00D64459" w:rsidRPr="00493E39" w:rsidRDefault="008B2120">
            <w:pPr>
              <w:spacing w:after="20" w:line="240" w:lineRule="auto"/>
              <w:rPr>
                <w:sz w:val="20"/>
                <w:szCs w:val="20"/>
              </w:rPr>
            </w:pPr>
            <w:r w:rsidRPr="00493E39">
              <w:rPr>
                <w:b/>
                <w:sz w:val="20"/>
                <w:szCs w:val="20"/>
              </w:rPr>
              <w:t>País</w:t>
            </w:r>
          </w:p>
        </w:tc>
        <w:tc>
          <w:tcPr>
            <w:tcW w:w="1361" w:type="dxa"/>
            <w:tcBorders>
              <w:top w:val="single" w:sz="12" w:space="0" w:color="000000"/>
              <w:bottom w:val="single" w:sz="6" w:space="0" w:color="000000"/>
            </w:tcBorders>
          </w:tcPr>
          <w:p w14:paraId="7434792C" w14:textId="77777777" w:rsidR="00D64459" w:rsidRPr="00493E39" w:rsidRDefault="008B2120">
            <w:pPr>
              <w:spacing w:after="20" w:line="240" w:lineRule="auto"/>
              <w:rPr>
                <w:sz w:val="20"/>
                <w:szCs w:val="20"/>
              </w:rPr>
            </w:pPr>
            <w:r w:rsidRPr="00493E39">
              <w:rPr>
                <w:b/>
                <w:sz w:val="20"/>
                <w:szCs w:val="20"/>
              </w:rPr>
              <w:t>Repasse</w:t>
            </w:r>
          </w:p>
        </w:tc>
        <w:tc>
          <w:tcPr>
            <w:tcW w:w="2041" w:type="dxa"/>
            <w:tcBorders>
              <w:top w:val="single" w:sz="12" w:space="0" w:color="000000"/>
              <w:bottom w:val="single" w:sz="6" w:space="0" w:color="000000"/>
            </w:tcBorders>
          </w:tcPr>
          <w:p w14:paraId="1C1990B6" w14:textId="77777777" w:rsidR="00D64459" w:rsidRPr="00493E39" w:rsidRDefault="008B2120">
            <w:pPr>
              <w:spacing w:after="20" w:line="240" w:lineRule="auto"/>
              <w:rPr>
                <w:sz w:val="20"/>
                <w:szCs w:val="20"/>
              </w:rPr>
            </w:pPr>
            <w:r w:rsidRPr="00493E39">
              <w:rPr>
                <w:b/>
                <w:sz w:val="20"/>
                <w:szCs w:val="20"/>
              </w:rPr>
              <w:t>Regra de preço</w:t>
            </w:r>
          </w:p>
        </w:tc>
        <w:tc>
          <w:tcPr>
            <w:tcW w:w="2041" w:type="dxa"/>
            <w:tcBorders>
              <w:top w:val="single" w:sz="12" w:space="0" w:color="000000"/>
              <w:bottom w:val="single" w:sz="6" w:space="0" w:color="000000"/>
            </w:tcBorders>
          </w:tcPr>
          <w:p w14:paraId="1BD1562F" w14:textId="77777777" w:rsidR="00D64459" w:rsidRPr="00493E39" w:rsidRDefault="008B2120">
            <w:pPr>
              <w:spacing w:after="20" w:line="240" w:lineRule="auto"/>
              <w:rPr>
                <w:sz w:val="20"/>
                <w:szCs w:val="20"/>
              </w:rPr>
            </w:pPr>
            <w:r w:rsidRPr="00493E39">
              <w:rPr>
                <w:b/>
                <w:sz w:val="20"/>
                <w:szCs w:val="20"/>
              </w:rPr>
              <w:t>Fundo de estab.</w:t>
            </w:r>
          </w:p>
        </w:tc>
      </w:tr>
      <w:tr w:rsidR="00D64459" w:rsidRPr="00493E39" w14:paraId="1E1A9A09" w14:textId="77777777">
        <w:trPr>
          <w:jc w:val="center"/>
        </w:trPr>
        <w:tc>
          <w:tcPr>
            <w:tcW w:w="567" w:type="dxa"/>
          </w:tcPr>
          <w:p w14:paraId="6F1A0AD9" w14:textId="77777777" w:rsidR="00D64459" w:rsidRPr="00493E39" w:rsidRDefault="008B2120">
            <w:pPr>
              <w:spacing w:after="20" w:line="240" w:lineRule="auto"/>
              <w:rPr>
                <w:sz w:val="20"/>
                <w:szCs w:val="20"/>
              </w:rPr>
            </w:pPr>
            <w:r w:rsidRPr="00493E39">
              <w:rPr>
                <w:sz w:val="20"/>
                <w:szCs w:val="20"/>
              </w:rPr>
              <w:t>1</w:t>
            </w:r>
          </w:p>
        </w:tc>
        <w:tc>
          <w:tcPr>
            <w:tcW w:w="3061" w:type="dxa"/>
          </w:tcPr>
          <w:p w14:paraId="551F0DA2" w14:textId="77777777" w:rsidR="00D64459" w:rsidRPr="00493E39" w:rsidRDefault="008B2120">
            <w:pPr>
              <w:spacing w:after="20" w:line="240" w:lineRule="auto"/>
              <w:jc w:val="center"/>
              <w:rPr>
                <w:sz w:val="20"/>
                <w:szCs w:val="20"/>
              </w:rPr>
            </w:pPr>
            <w:r w:rsidRPr="00493E39">
              <w:rPr>
                <w:sz w:val="20"/>
                <w:szCs w:val="20"/>
              </w:rPr>
              <w:t>Panamá</w:t>
            </w:r>
          </w:p>
        </w:tc>
        <w:tc>
          <w:tcPr>
            <w:tcW w:w="1361" w:type="dxa"/>
          </w:tcPr>
          <w:p w14:paraId="235AE1C9" w14:textId="77777777" w:rsidR="00D64459" w:rsidRPr="00493E39" w:rsidRDefault="008B2120">
            <w:pPr>
              <w:spacing w:after="20" w:line="240" w:lineRule="auto"/>
              <w:jc w:val="center"/>
              <w:rPr>
                <w:sz w:val="20"/>
                <w:szCs w:val="20"/>
              </w:rPr>
            </w:pPr>
            <w:r w:rsidRPr="00493E39">
              <w:rPr>
                <w:sz w:val="20"/>
                <w:szCs w:val="20"/>
              </w:rPr>
              <w:t>1,235</w:t>
            </w:r>
          </w:p>
        </w:tc>
        <w:tc>
          <w:tcPr>
            <w:tcW w:w="2041" w:type="dxa"/>
          </w:tcPr>
          <w:p w14:paraId="70949F01" w14:textId="77777777" w:rsidR="00D64459" w:rsidRPr="00493E39" w:rsidRDefault="008B2120">
            <w:pPr>
              <w:spacing w:after="20" w:line="240" w:lineRule="auto"/>
              <w:jc w:val="center"/>
              <w:rPr>
                <w:sz w:val="20"/>
                <w:szCs w:val="20"/>
              </w:rPr>
            </w:pPr>
            <w:r w:rsidRPr="00493E39">
              <w:rPr>
                <w:sz w:val="20"/>
                <w:szCs w:val="20"/>
              </w:rPr>
              <w:t>regulado</w:t>
            </w:r>
          </w:p>
        </w:tc>
        <w:tc>
          <w:tcPr>
            <w:tcW w:w="2041" w:type="dxa"/>
          </w:tcPr>
          <w:p w14:paraId="10A4D20B" w14:textId="77777777" w:rsidR="00D64459" w:rsidRPr="00493E39" w:rsidRDefault="008B2120">
            <w:pPr>
              <w:spacing w:after="20" w:line="240" w:lineRule="auto"/>
              <w:jc w:val="center"/>
              <w:rPr>
                <w:sz w:val="20"/>
                <w:szCs w:val="20"/>
              </w:rPr>
            </w:pPr>
            <w:r w:rsidRPr="00493E39">
              <w:rPr>
                <w:sz w:val="20"/>
                <w:szCs w:val="20"/>
              </w:rPr>
              <w:t>não</w:t>
            </w:r>
          </w:p>
        </w:tc>
      </w:tr>
      <w:tr w:rsidR="00D64459" w:rsidRPr="00493E39" w14:paraId="0A320BCF" w14:textId="77777777">
        <w:trPr>
          <w:jc w:val="center"/>
        </w:trPr>
        <w:tc>
          <w:tcPr>
            <w:tcW w:w="567" w:type="dxa"/>
          </w:tcPr>
          <w:p w14:paraId="7D93FAEC" w14:textId="77777777" w:rsidR="00D64459" w:rsidRPr="00493E39" w:rsidRDefault="008B2120">
            <w:pPr>
              <w:spacing w:after="20" w:line="240" w:lineRule="auto"/>
              <w:rPr>
                <w:sz w:val="20"/>
                <w:szCs w:val="20"/>
              </w:rPr>
            </w:pPr>
            <w:r w:rsidRPr="00493E39">
              <w:rPr>
                <w:sz w:val="20"/>
                <w:szCs w:val="20"/>
              </w:rPr>
              <w:t>2</w:t>
            </w:r>
          </w:p>
        </w:tc>
        <w:tc>
          <w:tcPr>
            <w:tcW w:w="3061" w:type="dxa"/>
          </w:tcPr>
          <w:p w14:paraId="310E1DA8" w14:textId="77777777" w:rsidR="00D64459" w:rsidRPr="00493E39" w:rsidRDefault="008B2120">
            <w:pPr>
              <w:spacing w:after="20" w:line="240" w:lineRule="auto"/>
              <w:jc w:val="center"/>
              <w:rPr>
                <w:sz w:val="20"/>
                <w:szCs w:val="20"/>
              </w:rPr>
            </w:pPr>
            <w:r w:rsidRPr="00493E39">
              <w:rPr>
                <w:sz w:val="20"/>
                <w:szCs w:val="20"/>
              </w:rPr>
              <w:t>Belize</w:t>
            </w:r>
          </w:p>
        </w:tc>
        <w:tc>
          <w:tcPr>
            <w:tcW w:w="1361" w:type="dxa"/>
          </w:tcPr>
          <w:p w14:paraId="05947B7E" w14:textId="77777777" w:rsidR="00D64459" w:rsidRPr="00493E39" w:rsidRDefault="008B2120">
            <w:pPr>
              <w:spacing w:after="20" w:line="240" w:lineRule="auto"/>
              <w:jc w:val="center"/>
              <w:rPr>
                <w:sz w:val="20"/>
                <w:szCs w:val="20"/>
              </w:rPr>
            </w:pPr>
            <w:r w:rsidRPr="00493E39">
              <w:rPr>
                <w:sz w:val="20"/>
                <w:szCs w:val="20"/>
              </w:rPr>
              <w:t>1,071</w:t>
            </w:r>
          </w:p>
        </w:tc>
        <w:tc>
          <w:tcPr>
            <w:tcW w:w="2041" w:type="dxa"/>
          </w:tcPr>
          <w:p w14:paraId="2C5252DD" w14:textId="77777777" w:rsidR="00D64459" w:rsidRPr="00493E39" w:rsidRDefault="008B2120">
            <w:pPr>
              <w:spacing w:after="20" w:line="240" w:lineRule="auto"/>
              <w:jc w:val="center"/>
              <w:rPr>
                <w:sz w:val="20"/>
                <w:szCs w:val="20"/>
              </w:rPr>
            </w:pPr>
            <w:r w:rsidRPr="00493E39">
              <w:rPr>
                <w:sz w:val="20"/>
                <w:szCs w:val="20"/>
              </w:rPr>
              <w:t>regulado</w:t>
            </w:r>
          </w:p>
        </w:tc>
        <w:tc>
          <w:tcPr>
            <w:tcW w:w="2041" w:type="dxa"/>
          </w:tcPr>
          <w:p w14:paraId="6D41A3B3" w14:textId="77777777" w:rsidR="00D64459" w:rsidRPr="00493E39" w:rsidRDefault="008B2120">
            <w:pPr>
              <w:spacing w:after="20" w:line="240" w:lineRule="auto"/>
              <w:jc w:val="center"/>
              <w:rPr>
                <w:sz w:val="20"/>
                <w:szCs w:val="20"/>
              </w:rPr>
            </w:pPr>
            <w:r w:rsidRPr="00493E39">
              <w:rPr>
                <w:sz w:val="20"/>
                <w:szCs w:val="20"/>
              </w:rPr>
              <w:t>não</w:t>
            </w:r>
          </w:p>
        </w:tc>
      </w:tr>
      <w:tr w:rsidR="00D64459" w:rsidRPr="00493E39" w14:paraId="4060BB40" w14:textId="77777777">
        <w:trPr>
          <w:jc w:val="center"/>
        </w:trPr>
        <w:tc>
          <w:tcPr>
            <w:tcW w:w="567" w:type="dxa"/>
          </w:tcPr>
          <w:p w14:paraId="3CFBA864" w14:textId="77777777" w:rsidR="00D64459" w:rsidRPr="00493E39" w:rsidRDefault="008B2120">
            <w:pPr>
              <w:spacing w:after="20" w:line="240" w:lineRule="auto"/>
              <w:rPr>
                <w:sz w:val="20"/>
                <w:szCs w:val="20"/>
              </w:rPr>
            </w:pPr>
            <w:r w:rsidRPr="00493E39">
              <w:rPr>
                <w:sz w:val="20"/>
                <w:szCs w:val="20"/>
              </w:rPr>
              <w:t>3</w:t>
            </w:r>
          </w:p>
        </w:tc>
        <w:tc>
          <w:tcPr>
            <w:tcW w:w="3061" w:type="dxa"/>
          </w:tcPr>
          <w:p w14:paraId="1D77D3E8" w14:textId="77777777" w:rsidR="00D64459" w:rsidRPr="00493E39" w:rsidRDefault="008B2120">
            <w:pPr>
              <w:spacing w:after="20" w:line="240" w:lineRule="auto"/>
              <w:jc w:val="center"/>
              <w:rPr>
                <w:sz w:val="20"/>
                <w:szCs w:val="20"/>
              </w:rPr>
            </w:pPr>
            <w:r w:rsidRPr="00493E39">
              <w:rPr>
                <w:sz w:val="20"/>
                <w:szCs w:val="20"/>
              </w:rPr>
              <w:t>Peru</w:t>
            </w:r>
          </w:p>
        </w:tc>
        <w:tc>
          <w:tcPr>
            <w:tcW w:w="1361" w:type="dxa"/>
          </w:tcPr>
          <w:p w14:paraId="19091B03" w14:textId="77777777" w:rsidR="00D64459" w:rsidRPr="00493E39" w:rsidRDefault="008B2120">
            <w:pPr>
              <w:spacing w:after="20" w:line="240" w:lineRule="auto"/>
              <w:jc w:val="center"/>
              <w:rPr>
                <w:sz w:val="20"/>
                <w:szCs w:val="20"/>
              </w:rPr>
            </w:pPr>
            <w:r w:rsidRPr="00493E39">
              <w:rPr>
                <w:sz w:val="20"/>
                <w:szCs w:val="20"/>
              </w:rPr>
              <w:t>1,049</w:t>
            </w:r>
          </w:p>
        </w:tc>
        <w:tc>
          <w:tcPr>
            <w:tcW w:w="2041" w:type="dxa"/>
          </w:tcPr>
          <w:p w14:paraId="0D5E109E" w14:textId="77777777" w:rsidR="00D64459" w:rsidRPr="00493E39" w:rsidRDefault="008B2120">
            <w:pPr>
              <w:spacing w:after="20" w:line="240" w:lineRule="auto"/>
              <w:jc w:val="center"/>
              <w:rPr>
                <w:sz w:val="20"/>
                <w:szCs w:val="20"/>
              </w:rPr>
            </w:pPr>
            <w:r w:rsidRPr="00493E39">
              <w:rPr>
                <w:sz w:val="20"/>
                <w:szCs w:val="20"/>
              </w:rPr>
              <w:t>desregulado</w:t>
            </w:r>
          </w:p>
        </w:tc>
        <w:tc>
          <w:tcPr>
            <w:tcW w:w="2041" w:type="dxa"/>
          </w:tcPr>
          <w:p w14:paraId="6CB03EA9" w14:textId="77777777" w:rsidR="00D64459" w:rsidRPr="00493E39" w:rsidRDefault="008B2120">
            <w:pPr>
              <w:spacing w:after="20" w:line="240" w:lineRule="auto"/>
              <w:jc w:val="center"/>
              <w:rPr>
                <w:sz w:val="20"/>
                <w:szCs w:val="20"/>
              </w:rPr>
            </w:pPr>
            <w:r w:rsidRPr="00493E39">
              <w:rPr>
                <w:sz w:val="20"/>
                <w:szCs w:val="20"/>
              </w:rPr>
              <w:t>sim</w:t>
            </w:r>
          </w:p>
        </w:tc>
      </w:tr>
      <w:tr w:rsidR="00D64459" w:rsidRPr="00493E39" w14:paraId="778A1F71" w14:textId="77777777">
        <w:trPr>
          <w:jc w:val="center"/>
        </w:trPr>
        <w:tc>
          <w:tcPr>
            <w:tcW w:w="567" w:type="dxa"/>
          </w:tcPr>
          <w:p w14:paraId="59FC68C8" w14:textId="77777777" w:rsidR="00D64459" w:rsidRPr="00493E39" w:rsidRDefault="008B2120">
            <w:pPr>
              <w:spacing w:after="20" w:line="240" w:lineRule="auto"/>
              <w:rPr>
                <w:sz w:val="20"/>
                <w:szCs w:val="20"/>
              </w:rPr>
            </w:pPr>
            <w:r w:rsidRPr="00493E39">
              <w:rPr>
                <w:sz w:val="20"/>
                <w:szCs w:val="20"/>
              </w:rPr>
              <w:t>4</w:t>
            </w:r>
          </w:p>
        </w:tc>
        <w:tc>
          <w:tcPr>
            <w:tcW w:w="3061" w:type="dxa"/>
          </w:tcPr>
          <w:p w14:paraId="434C9507" w14:textId="77777777" w:rsidR="00D64459" w:rsidRPr="00493E39" w:rsidRDefault="008B2120">
            <w:pPr>
              <w:spacing w:after="20" w:line="240" w:lineRule="auto"/>
              <w:jc w:val="center"/>
              <w:rPr>
                <w:sz w:val="20"/>
                <w:szCs w:val="20"/>
              </w:rPr>
            </w:pPr>
            <w:r w:rsidRPr="00493E39">
              <w:rPr>
                <w:sz w:val="20"/>
                <w:szCs w:val="20"/>
              </w:rPr>
              <w:t>Guatemala</w:t>
            </w:r>
          </w:p>
        </w:tc>
        <w:tc>
          <w:tcPr>
            <w:tcW w:w="1361" w:type="dxa"/>
          </w:tcPr>
          <w:p w14:paraId="6BFDF53F" w14:textId="77777777" w:rsidR="00D64459" w:rsidRPr="00493E39" w:rsidRDefault="008B2120">
            <w:pPr>
              <w:spacing w:after="20" w:line="240" w:lineRule="auto"/>
              <w:jc w:val="center"/>
              <w:rPr>
                <w:sz w:val="20"/>
                <w:szCs w:val="20"/>
              </w:rPr>
            </w:pPr>
            <w:r w:rsidRPr="00493E39">
              <w:rPr>
                <w:sz w:val="20"/>
                <w:szCs w:val="20"/>
              </w:rPr>
              <w:t>0,983</w:t>
            </w:r>
          </w:p>
        </w:tc>
        <w:tc>
          <w:tcPr>
            <w:tcW w:w="2041" w:type="dxa"/>
          </w:tcPr>
          <w:p w14:paraId="08B66B93" w14:textId="77777777" w:rsidR="00D64459" w:rsidRPr="00493E39" w:rsidRDefault="008B2120">
            <w:pPr>
              <w:spacing w:after="20" w:line="240" w:lineRule="auto"/>
              <w:jc w:val="center"/>
              <w:rPr>
                <w:sz w:val="20"/>
                <w:szCs w:val="20"/>
              </w:rPr>
            </w:pPr>
            <w:r w:rsidRPr="00493E39">
              <w:rPr>
                <w:sz w:val="20"/>
                <w:szCs w:val="20"/>
              </w:rPr>
              <w:t>desregulado</w:t>
            </w:r>
          </w:p>
        </w:tc>
        <w:tc>
          <w:tcPr>
            <w:tcW w:w="2041" w:type="dxa"/>
          </w:tcPr>
          <w:p w14:paraId="59499947" w14:textId="77777777" w:rsidR="00D64459" w:rsidRPr="00493E39" w:rsidRDefault="008B2120">
            <w:pPr>
              <w:spacing w:after="20" w:line="240" w:lineRule="auto"/>
              <w:jc w:val="center"/>
              <w:rPr>
                <w:sz w:val="20"/>
                <w:szCs w:val="20"/>
              </w:rPr>
            </w:pPr>
            <w:r w:rsidRPr="00493E39">
              <w:rPr>
                <w:sz w:val="20"/>
                <w:szCs w:val="20"/>
              </w:rPr>
              <w:t>não</w:t>
            </w:r>
          </w:p>
        </w:tc>
      </w:tr>
      <w:tr w:rsidR="00D64459" w:rsidRPr="00493E39" w14:paraId="0B19AC00" w14:textId="77777777">
        <w:trPr>
          <w:jc w:val="center"/>
        </w:trPr>
        <w:tc>
          <w:tcPr>
            <w:tcW w:w="567" w:type="dxa"/>
          </w:tcPr>
          <w:p w14:paraId="08E52C6A" w14:textId="77777777" w:rsidR="00D64459" w:rsidRPr="00493E39" w:rsidRDefault="008B2120">
            <w:pPr>
              <w:spacing w:after="20" w:line="240" w:lineRule="auto"/>
              <w:rPr>
                <w:sz w:val="20"/>
                <w:szCs w:val="20"/>
              </w:rPr>
            </w:pPr>
            <w:r w:rsidRPr="00493E39">
              <w:rPr>
                <w:sz w:val="20"/>
                <w:szCs w:val="20"/>
              </w:rPr>
              <w:t>5</w:t>
            </w:r>
          </w:p>
        </w:tc>
        <w:tc>
          <w:tcPr>
            <w:tcW w:w="3061" w:type="dxa"/>
          </w:tcPr>
          <w:p w14:paraId="5AE58372" w14:textId="77777777" w:rsidR="00D64459" w:rsidRPr="00493E39" w:rsidRDefault="008B2120">
            <w:pPr>
              <w:spacing w:after="20" w:line="240" w:lineRule="auto"/>
              <w:jc w:val="center"/>
              <w:rPr>
                <w:sz w:val="20"/>
                <w:szCs w:val="20"/>
              </w:rPr>
            </w:pPr>
            <w:r w:rsidRPr="00493E39">
              <w:rPr>
                <w:sz w:val="20"/>
                <w:szCs w:val="20"/>
              </w:rPr>
              <w:t>Honduras</w:t>
            </w:r>
          </w:p>
        </w:tc>
        <w:tc>
          <w:tcPr>
            <w:tcW w:w="1361" w:type="dxa"/>
          </w:tcPr>
          <w:p w14:paraId="31F09B4F" w14:textId="77777777" w:rsidR="00D64459" w:rsidRPr="00493E39" w:rsidRDefault="008B2120">
            <w:pPr>
              <w:spacing w:after="20" w:line="240" w:lineRule="auto"/>
              <w:jc w:val="center"/>
              <w:rPr>
                <w:sz w:val="20"/>
                <w:szCs w:val="20"/>
              </w:rPr>
            </w:pPr>
            <w:r w:rsidRPr="00493E39">
              <w:rPr>
                <w:sz w:val="20"/>
                <w:szCs w:val="20"/>
              </w:rPr>
              <w:t>0,869</w:t>
            </w:r>
          </w:p>
        </w:tc>
        <w:tc>
          <w:tcPr>
            <w:tcW w:w="2041" w:type="dxa"/>
          </w:tcPr>
          <w:p w14:paraId="7682F8F1" w14:textId="77777777" w:rsidR="00D64459" w:rsidRPr="00493E39" w:rsidRDefault="008B2120">
            <w:pPr>
              <w:spacing w:after="20" w:line="240" w:lineRule="auto"/>
              <w:jc w:val="center"/>
              <w:rPr>
                <w:sz w:val="20"/>
                <w:szCs w:val="20"/>
              </w:rPr>
            </w:pPr>
            <w:r w:rsidRPr="00493E39">
              <w:rPr>
                <w:sz w:val="20"/>
                <w:szCs w:val="20"/>
              </w:rPr>
              <w:t>regulado</w:t>
            </w:r>
          </w:p>
        </w:tc>
        <w:tc>
          <w:tcPr>
            <w:tcW w:w="2041" w:type="dxa"/>
          </w:tcPr>
          <w:p w14:paraId="19952E30" w14:textId="77777777" w:rsidR="00D64459" w:rsidRPr="00493E39" w:rsidRDefault="008B2120">
            <w:pPr>
              <w:spacing w:after="20" w:line="240" w:lineRule="auto"/>
              <w:jc w:val="center"/>
              <w:rPr>
                <w:sz w:val="20"/>
                <w:szCs w:val="20"/>
              </w:rPr>
            </w:pPr>
            <w:r w:rsidRPr="00493E39">
              <w:rPr>
                <w:sz w:val="20"/>
                <w:szCs w:val="20"/>
              </w:rPr>
              <w:t>não</w:t>
            </w:r>
          </w:p>
        </w:tc>
      </w:tr>
      <w:tr w:rsidR="00D64459" w:rsidRPr="00493E39" w14:paraId="248ABC85" w14:textId="77777777">
        <w:trPr>
          <w:jc w:val="center"/>
        </w:trPr>
        <w:tc>
          <w:tcPr>
            <w:tcW w:w="567" w:type="dxa"/>
          </w:tcPr>
          <w:p w14:paraId="72E83731" w14:textId="77777777" w:rsidR="00D64459" w:rsidRPr="00493E39" w:rsidRDefault="008B2120">
            <w:pPr>
              <w:spacing w:after="20" w:line="240" w:lineRule="auto"/>
              <w:rPr>
                <w:sz w:val="20"/>
                <w:szCs w:val="20"/>
              </w:rPr>
            </w:pPr>
            <w:r w:rsidRPr="00493E39">
              <w:rPr>
                <w:sz w:val="20"/>
                <w:szCs w:val="20"/>
              </w:rPr>
              <w:t>6</w:t>
            </w:r>
          </w:p>
        </w:tc>
        <w:tc>
          <w:tcPr>
            <w:tcW w:w="3061" w:type="dxa"/>
          </w:tcPr>
          <w:p w14:paraId="519A3FAC" w14:textId="77777777" w:rsidR="00D64459" w:rsidRPr="00493E39" w:rsidRDefault="008B2120">
            <w:pPr>
              <w:spacing w:after="20" w:line="240" w:lineRule="auto"/>
              <w:jc w:val="center"/>
              <w:rPr>
                <w:sz w:val="20"/>
                <w:szCs w:val="20"/>
              </w:rPr>
            </w:pPr>
            <w:r w:rsidRPr="00493E39">
              <w:rPr>
                <w:sz w:val="20"/>
                <w:szCs w:val="20"/>
              </w:rPr>
              <w:t>Brasil</w:t>
            </w:r>
          </w:p>
        </w:tc>
        <w:tc>
          <w:tcPr>
            <w:tcW w:w="1361" w:type="dxa"/>
          </w:tcPr>
          <w:p w14:paraId="2589807A" w14:textId="77777777" w:rsidR="00D64459" w:rsidRPr="00493E39" w:rsidRDefault="008B2120">
            <w:pPr>
              <w:spacing w:after="20" w:line="240" w:lineRule="auto"/>
              <w:jc w:val="center"/>
              <w:rPr>
                <w:sz w:val="20"/>
                <w:szCs w:val="20"/>
              </w:rPr>
            </w:pPr>
            <w:r w:rsidRPr="00493E39">
              <w:rPr>
                <w:sz w:val="20"/>
                <w:szCs w:val="20"/>
              </w:rPr>
              <w:t>0,868</w:t>
            </w:r>
          </w:p>
        </w:tc>
        <w:tc>
          <w:tcPr>
            <w:tcW w:w="2041" w:type="dxa"/>
          </w:tcPr>
          <w:p w14:paraId="27129DBE" w14:textId="77777777" w:rsidR="00D64459" w:rsidRPr="00493E39" w:rsidRDefault="008B2120">
            <w:pPr>
              <w:spacing w:after="20" w:line="240" w:lineRule="auto"/>
              <w:jc w:val="center"/>
              <w:rPr>
                <w:sz w:val="20"/>
                <w:szCs w:val="20"/>
              </w:rPr>
            </w:pPr>
            <w:r w:rsidRPr="00493E39">
              <w:rPr>
                <w:sz w:val="20"/>
                <w:szCs w:val="20"/>
              </w:rPr>
              <w:t>desregulado</w:t>
            </w:r>
          </w:p>
        </w:tc>
        <w:tc>
          <w:tcPr>
            <w:tcW w:w="2041" w:type="dxa"/>
          </w:tcPr>
          <w:p w14:paraId="103A3833" w14:textId="77777777" w:rsidR="00D64459" w:rsidRPr="00493E39" w:rsidRDefault="008B2120">
            <w:pPr>
              <w:spacing w:after="20" w:line="240" w:lineRule="auto"/>
              <w:jc w:val="center"/>
              <w:rPr>
                <w:sz w:val="20"/>
                <w:szCs w:val="20"/>
              </w:rPr>
            </w:pPr>
            <w:r w:rsidRPr="00493E39">
              <w:rPr>
                <w:sz w:val="20"/>
                <w:szCs w:val="20"/>
              </w:rPr>
              <w:t>não</w:t>
            </w:r>
          </w:p>
        </w:tc>
      </w:tr>
      <w:tr w:rsidR="00D64459" w:rsidRPr="00493E39" w14:paraId="736D6222" w14:textId="77777777">
        <w:trPr>
          <w:jc w:val="center"/>
        </w:trPr>
        <w:tc>
          <w:tcPr>
            <w:tcW w:w="567" w:type="dxa"/>
          </w:tcPr>
          <w:p w14:paraId="796EF26F" w14:textId="77777777" w:rsidR="00D64459" w:rsidRPr="00493E39" w:rsidRDefault="008B2120">
            <w:pPr>
              <w:spacing w:after="20" w:line="240" w:lineRule="auto"/>
              <w:rPr>
                <w:sz w:val="20"/>
                <w:szCs w:val="20"/>
              </w:rPr>
            </w:pPr>
            <w:r w:rsidRPr="00493E39">
              <w:rPr>
                <w:sz w:val="20"/>
                <w:szCs w:val="20"/>
              </w:rPr>
              <w:t>7</w:t>
            </w:r>
          </w:p>
        </w:tc>
        <w:tc>
          <w:tcPr>
            <w:tcW w:w="3061" w:type="dxa"/>
          </w:tcPr>
          <w:p w14:paraId="30578E67" w14:textId="77777777" w:rsidR="00D64459" w:rsidRPr="00493E39" w:rsidRDefault="008B2120">
            <w:pPr>
              <w:spacing w:after="20" w:line="240" w:lineRule="auto"/>
              <w:jc w:val="center"/>
              <w:rPr>
                <w:sz w:val="20"/>
                <w:szCs w:val="20"/>
              </w:rPr>
            </w:pPr>
            <w:r w:rsidRPr="00493E39">
              <w:rPr>
                <w:sz w:val="20"/>
                <w:szCs w:val="20"/>
              </w:rPr>
              <w:t>Nicarágua</w:t>
            </w:r>
          </w:p>
        </w:tc>
        <w:tc>
          <w:tcPr>
            <w:tcW w:w="1361" w:type="dxa"/>
          </w:tcPr>
          <w:p w14:paraId="29FEC57C" w14:textId="77777777" w:rsidR="00D64459" w:rsidRPr="00493E39" w:rsidRDefault="008B2120">
            <w:pPr>
              <w:spacing w:after="20" w:line="240" w:lineRule="auto"/>
              <w:jc w:val="center"/>
              <w:rPr>
                <w:sz w:val="20"/>
                <w:szCs w:val="20"/>
              </w:rPr>
            </w:pPr>
            <w:r w:rsidRPr="00493E39">
              <w:rPr>
                <w:sz w:val="20"/>
                <w:szCs w:val="20"/>
              </w:rPr>
              <w:t>0,829</w:t>
            </w:r>
          </w:p>
        </w:tc>
        <w:tc>
          <w:tcPr>
            <w:tcW w:w="2041" w:type="dxa"/>
          </w:tcPr>
          <w:p w14:paraId="2DEAE523" w14:textId="77777777" w:rsidR="00D64459" w:rsidRPr="00493E39" w:rsidRDefault="008B2120">
            <w:pPr>
              <w:spacing w:after="20" w:line="240" w:lineRule="auto"/>
              <w:jc w:val="center"/>
              <w:rPr>
                <w:sz w:val="20"/>
                <w:szCs w:val="20"/>
              </w:rPr>
            </w:pPr>
            <w:r w:rsidRPr="00493E39">
              <w:rPr>
                <w:sz w:val="20"/>
                <w:szCs w:val="20"/>
              </w:rPr>
              <w:t>regulado</w:t>
            </w:r>
          </w:p>
        </w:tc>
        <w:tc>
          <w:tcPr>
            <w:tcW w:w="2041" w:type="dxa"/>
          </w:tcPr>
          <w:p w14:paraId="2765474F" w14:textId="77777777" w:rsidR="00D64459" w:rsidRPr="00493E39" w:rsidRDefault="008B2120">
            <w:pPr>
              <w:spacing w:after="20" w:line="240" w:lineRule="auto"/>
              <w:jc w:val="center"/>
              <w:rPr>
                <w:sz w:val="20"/>
                <w:szCs w:val="20"/>
              </w:rPr>
            </w:pPr>
            <w:r w:rsidRPr="00493E39">
              <w:rPr>
                <w:sz w:val="20"/>
                <w:szCs w:val="20"/>
              </w:rPr>
              <w:t>não</w:t>
            </w:r>
          </w:p>
        </w:tc>
      </w:tr>
      <w:tr w:rsidR="00D64459" w:rsidRPr="00493E39" w14:paraId="16BC9BBC" w14:textId="77777777">
        <w:trPr>
          <w:jc w:val="center"/>
        </w:trPr>
        <w:tc>
          <w:tcPr>
            <w:tcW w:w="567" w:type="dxa"/>
          </w:tcPr>
          <w:p w14:paraId="465ABAA5" w14:textId="77777777" w:rsidR="00D64459" w:rsidRPr="00493E39" w:rsidRDefault="008B2120">
            <w:pPr>
              <w:spacing w:after="20" w:line="240" w:lineRule="auto"/>
              <w:rPr>
                <w:sz w:val="20"/>
                <w:szCs w:val="20"/>
              </w:rPr>
            </w:pPr>
            <w:r w:rsidRPr="00493E39">
              <w:rPr>
                <w:sz w:val="20"/>
                <w:szCs w:val="20"/>
              </w:rPr>
              <w:t>8</w:t>
            </w:r>
          </w:p>
        </w:tc>
        <w:tc>
          <w:tcPr>
            <w:tcW w:w="3061" w:type="dxa"/>
          </w:tcPr>
          <w:p w14:paraId="21B7355E" w14:textId="77777777" w:rsidR="00D64459" w:rsidRPr="00493E39" w:rsidRDefault="008B2120">
            <w:pPr>
              <w:spacing w:after="20" w:line="240" w:lineRule="auto"/>
              <w:jc w:val="center"/>
              <w:rPr>
                <w:sz w:val="20"/>
                <w:szCs w:val="20"/>
              </w:rPr>
            </w:pPr>
            <w:r w:rsidRPr="00493E39">
              <w:rPr>
                <w:sz w:val="20"/>
                <w:szCs w:val="20"/>
              </w:rPr>
              <w:t>República Dominicana</w:t>
            </w:r>
          </w:p>
        </w:tc>
        <w:tc>
          <w:tcPr>
            <w:tcW w:w="1361" w:type="dxa"/>
          </w:tcPr>
          <w:p w14:paraId="0C87206F" w14:textId="77777777" w:rsidR="00D64459" w:rsidRPr="00493E39" w:rsidRDefault="008B2120">
            <w:pPr>
              <w:spacing w:after="20" w:line="240" w:lineRule="auto"/>
              <w:jc w:val="center"/>
              <w:rPr>
                <w:sz w:val="20"/>
                <w:szCs w:val="20"/>
              </w:rPr>
            </w:pPr>
            <w:r w:rsidRPr="00493E39">
              <w:rPr>
                <w:sz w:val="20"/>
                <w:szCs w:val="20"/>
              </w:rPr>
              <w:t>0,744</w:t>
            </w:r>
          </w:p>
        </w:tc>
        <w:tc>
          <w:tcPr>
            <w:tcW w:w="2041" w:type="dxa"/>
          </w:tcPr>
          <w:p w14:paraId="36F3E82A" w14:textId="77777777" w:rsidR="00D64459" w:rsidRPr="00493E39" w:rsidRDefault="008B2120">
            <w:pPr>
              <w:spacing w:after="20" w:line="240" w:lineRule="auto"/>
              <w:jc w:val="center"/>
              <w:rPr>
                <w:sz w:val="20"/>
                <w:szCs w:val="20"/>
              </w:rPr>
            </w:pPr>
            <w:r w:rsidRPr="00493E39">
              <w:rPr>
                <w:sz w:val="20"/>
                <w:szCs w:val="20"/>
              </w:rPr>
              <w:t>regulado</w:t>
            </w:r>
          </w:p>
        </w:tc>
        <w:tc>
          <w:tcPr>
            <w:tcW w:w="2041" w:type="dxa"/>
          </w:tcPr>
          <w:p w14:paraId="461E62AF" w14:textId="77777777" w:rsidR="00D64459" w:rsidRPr="00493E39" w:rsidRDefault="008B2120">
            <w:pPr>
              <w:spacing w:after="20" w:line="240" w:lineRule="auto"/>
              <w:jc w:val="center"/>
              <w:rPr>
                <w:sz w:val="20"/>
                <w:szCs w:val="20"/>
              </w:rPr>
            </w:pPr>
            <w:r w:rsidRPr="00493E39">
              <w:rPr>
                <w:sz w:val="20"/>
                <w:szCs w:val="20"/>
              </w:rPr>
              <w:t>não</w:t>
            </w:r>
          </w:p>
        </w:tc>
      </w:tr>
      <w:tr w:rsidR="00D64459" w:rsidRPr="00493E39" w14:paraId="4A16F325" w14:textId="77777777">
        <w:trPr>
          <w:jc w:val="center"/>
        </w:trPr>
        <w:tc>
          <w:tcPr>
            <w:tcW w:w="567" w:type="dxa"/>
          </w:tcPr>
          <w:p w14:paraId="5CAF2BB3" w14:textId="77777777" w:rsidR="00D64459" w:rsidRPr="00493E39" w:rsidRDefault="008B2120">
            <w:pPr>
              <w:spacing w:after="20" w:line="240" w:lineRule="auto"/>
              <w:rPr>
                <w:sz w:val="20"/>
                <w:szCs w:val="20"/>
              </w:rPr>
            </w:pPr>
            <w:r w:rsidRPr="00493E39">
              <w:rPr>
                <w:sz w:val="20"/>
                <w:szCs w:val="20"/>
              </w:rPr>
              <w:t>9</w:t>
            </w:r>
          </w:p>
        </w:tc>
        <w:tc>
          <w:tcPr>
            <w:tcW w:w="3061" w:type="dxa"/>
          </w:tcPr>
          <w:p w14:paraId="472C58E7" w14:textId="77777777" w:rsidR="00D64459" w:rsidRPr="00493E39" w:rsidRDefault="008B2120">
            <w:pPr>
              <w:spacing w:after="20" w:line="240" w:lineRule="auto"/>
              <w:jc w:val="center"/>
              <w:rPr>
                <w:sz w:val="20"/>
                <w:szCs w:val="20"/>
              </w:rPr>
            </w:pPr>
            <w:r w:rsidRPr="00493E39">
              <w:rPr>
                <w:sz w:val="20"/>
                <w:szCs w:val="20"/>
              </w:rPr>
              <w:t>Jamaica</w:t>
            </w:r>
          </w:p>
        </w:tc>
        <w:tc>
          <w:tcPr>
            <w:tcW w:w="1361" w:type="dxa"/>
          </w:tcPr>
          <w:p w14:paraId="0B5B7ED2" w14:textId="77777777" w:rsidR="00D64459" w:rsidRPr="00493E39" w:rsidRDefault="008B2120">
            <w:pPr>
              <w:spacing w:after="20" w:line="240" w:lineRule="auto"/>
              <w:jc w:val="center"/>
              <w:rPr>
                <w:sz w:val="20"/>
                <w:szCs w:val="20"/>
              </w:rPr>
            </w:pPr>
            <w:r w:rsidRPr="00493E39">
              <w:rPr>
                <w:sz w:val="20"/>
                <w:szCs w:val="20"/>
              </w:rPr>
              <w:t>0,727</w:t>
            </w:r>
          </w:p>
        </w:tc>
        <w:tc>
          <w:tcPr>
            <w:tcW w:w="2041" w:type="dxa"/>
          </w:tcPr>
          <w:p w14:paraId="501CFD27" w14:textId="77777777" w:rsidR="00D64459" w:rsidRPr="00493E39" w:rsidRDefault="008B2120">
            <w:pPr>
              <w:spacing w:after="20" w:line="240" w:lineRule="auto"/>
              <w:jc w:val="center"/>
              <w:rPr>
                <w:sz w:val="20"/>
                <w:szCs w:val="20"/>
              </w:rPr>
            </w:pPr>
            <w:r w:rsidRPr="00493E39">
              <w:rPr>
                <w:sz w:val="20"/>
                <w:szCs w:val="20"/>
              </w:rPr>
              <w:t>desregulado</w:t>
            </w:r>
          </w:p>
        </w:tc>
        <w:tc>
          <w:tcPr>
            <w:tcW w:w="2041" w:type="dxa"/>
          </w:tcPr>
          <w:p w14:paraId="0328AA39" w14:textId="77777777" w:rsidR="00D64459" w:rsidRPr="00493E39" w:rsidRDefault="008B2120">
            <w:pPr>
              <w:spacing w:after="20" w:line="240" w:lineRule="auto"/>
              <w:jc w:val="center"/>
              <w:rPr>
                <w:sz w:val="20"/>
                <w:szCs w:val="20"/>
              </w:rPr>
            </w:pPr>
            <w:r w:rsidRPr="00493E39">
              <w:rPr>
                <w:sz w:val="20"/>
                <w:szCs w:val="20"/>
              </w:rPr>
              <w:t>não</w:t>
            </w:r>
          </w:p>
        </w:tc>
      </w:tr>
      <w:tr w:rsidR="00D64459" w:rsidRPr="00493E39" w14:paraId="760388A5" w14:textId="77777777">
        <w:trPr>
          <w:jc w:val="center"/>
        </w:trPr>
        <w:tc>
          <w:tcPr>
            <w:tcW w:w="567" w:type="dxa"/>
          </w:tcPr>
          <w:p w14:paraId="6D7AB340" w14:textId="77777777" w:rsidR="00D64459" w:rsidRPr="00493E39" w:rsidRDefault="008B2120">
            <w:pPr>
              <w:spacing w:after="20" w:line="240" w:lineRule="auto"/>
              <w:rPr>
                <w:sz w:val="20"/>
                <w:szCs w:val="20"/>
              </w:rPr>
            </w:pPr>
            <w:r w:rsidRPr="00493E39">
              <w:rPr>
                <w:sz w:val="20"/>
                <w:szCs w:val="20"/>
              </w:rPr>
              <w:t>10</w:t>
            </w:r>
          </w:p>
        </w:tc>
        <w:tc>
          <w:tcPr>
            <w:tcW w:w="3061" w:type="dxa"/>
          </w:tcPr>
          <w:p w14:paraId="173B82CE" w14:textId="77777777" w:rsidR="00D64459" w:rsidRPr="00493E39" w:rsidRDefault="008B2120">
            <w:pPr>
              <w:spacing w:after="20" w:line="240" w:lineRule="auto"/>
              <w:jc w:val="center"/>
              <w:rPr>
                <w:sz w:val="20"/>
                <w:szCs w:val="20"/>
              </w:rPr>
            </w:pPr>
            <w:r w:rsidRPr="00493E39">
              <w:rPr>
                <w:sz w:val="20"/>
                <w:szCs w:val="20"/>
              </w:rPr>
              <w:t>El Salvador</w:t>
            </w:r>
          </w:p>
        </w:tc>
        <w:tc>
          <w:tcPr>
            <w:tcW w:w="1361" w:type="dxa"/>
          </w:tcPr>
          <w:p w14:paraId="6115E9AF" w14:textId="77777777" w:rsidR="00D64459" w:rsidRPr="00493E39" w:rsidRDefault="008B2120">
            <w:pPr>
              <w:spacing w:after="20" w:line="240" w:lineRule="auto"/>
              <w:jc w:val="center"/>
              <w:rPr>
                <w:sz w:val="20"/>
                <w:szCs w:val="20"/>
              </w:rPr>
            </w:pPr>
            <w:r w:rsidRPr="00493E39">
              <w:rPr>
                <w:sz w:val="20"/>
                <w:szCs w:val="20"/>
              </w:rPr>
              <w:t>0,695</w:t>
            </w:r>
          </w:p>
        </w:tc>
        <w:tc>
          <w:tcPr>
            <w:tcW w:w="2041" w:type="dxa"/>
          </w:tcPr>
          <w:p w14:paraId="20B2B80A" w14:textId="77777777" w:rsidR="00D64459" w:rsidRPr="00493E39" w:rsidRDefault="008B2120">
            <w:pPr>
              <w:spacing w:after="20" w:line="240" w:lineRule="auto"/>
              <w:jc w:val="center"/>
              <w:rPr>
                <w:sz w:val="20"/>
                <w:szCs w:val="20"/>
              </w:rPr>
            </w:pPr>
            <w:r w:rsidRPr="00493E39">
              <w:rPr>
                <w:sz w:val="20"/>
                <w:szCs w:val="20"/>
              </w:rPr>
              <w:t>regulado</w:t>
            </w:r>
          </w:p>
        </w:tc>
        <w:tc>
          <w:tcPr>
            <w:tcW w:w="2041" w:type="dxa"/>
          </w:tcPr>
          <w:p w14:paraId="034B2CD5" w14:textId="77777777" w:rsidR="00D64459" w:rsidRPr="00493E39" w:rsidRDefault="008B2120">
            <w:pPr>
              <w:spacing w:after="20" w:line="240" w:lineRule="auto"/>
              <w:jc w:val="center"/>
              <w:rPr>
                <w:sz w:val="20"/>
                <w:szCs w:val="20"/>
              </w:rPr>
            </w:pPr>
            <w:r w:rsidRPr="00493E39">
              <w:rPr>
                <w:sz w:val="20"/>
                <w:szCs w:val="20"/>
              </w:rPr>
              <w:t>não</w:t>
            </w:r>
          </w:p>
        </w:tc>
      </w:tr>
      <w:tr w:rsidR="00D64459" w:rsidRPr="00493E39" w14:paraId="1E0B41A8" w14:textId="77777777">
        <w:trPr>
          <w:jc w:val="center"/>
        </w:trPr>
        <w:tc>
          <w:tcPr>
            <w:tcW w:w="567" w:type="dxa"/>
          </w:tcPr>
          <w:p w14:paraId="009E14AA" w14:textId="77777777" w:rsidR="00D64459" w:rsidRPr="00493E39" w:rsidRDefault="008B2120">
            <w:pPr>
              <w:spacing w:after="20" w:line="240" w:lineRule="auto"/>
              <w:rPr>
                <w:sz w:val="20"/>
                <w:szCs w:val="20"/>
              </w:rPr>
            </w:pPr>
            <w:r w:rsidRPr="00493E39">
              <w:rPr>
                <w:sz w:val="20"/>
                <w:szCs w:val="20"/>
              </w:rPr>
              <w:t>11</w:t>
            </w:r>
          </w:p>
        </w:tc>
        <w:tc>
          <w:tcPr>
            <w:tcW w:w="3061" w:type="dxa"/>
          </w:tcPr>
          <w:p w14:paraId="4B8B6565" w14:textId="77777777" w:rsidR="00D64459" w:rsidRPr="00493E39" w:rsidRDefault="008B2120">
            <w:pPr>
              <w:spacing w:after="20" w:line="240" w:lineRule="auto"/>
              <w:jc w:val="center"/>
              <w:rPr>
                <w:sz w:val="20"/>
                <w:szCs w:val="20"/>
              </w:rPr>
            </w:pPr>
            <w:r w:rsidRPr="00493E39">
              <w:rPr>
                <w:sz w:val="20"/>
                <w:szCs w:val="20"/>
              </w:rPr>
              <w:t>Costa Rica</w:t>
            </w:r>
          </w:p>
        </w:tc>
        <w:tc>
          <w:tcPr>
            <w:tcW w:w="1361" w:type="dxa"/>
          </w:tcPr>
          <w:p w14:paraId="3DBDB0E7" w14:textId="77777777" w:rsidR="00D64459" w:rsidRPr="00493E39" w:rsidRDefault="008B2120">
            <w:pPr>
              <w:spacing w:after="20" w:line="240" w:lineRule="auto"/>
              <w:jc w:val="center"/>
              <w:rPr>
                <w:sz w:val="20"/>
                <w:szCs w:val="20"/>
              </w:rPr>
            </w:pPr>
            <w:r w:rsidRPr="00493E39">
              <w:rPr>
                <w:sz w:val="20"/>
                <w:szCs w:val="20"/>
              </w:rPr>
              <w:t>0,621</w:t>
            </w:r>
          </w:p>
        </w:tc>
        <w:tc>
          <w:tcPr>
            <w:tcW w:w="2041" w:type="dxa"/>
          </w:tcPr>
          <w:p w14:paraId="313871B9" w14:textId="77777777" w:rsidR="00D64459" w:rsidRPr="00493E39" w:rsidRDefault="008B2120">
            <w:pPr>
              <w:spacing w:after="20" w:line="240" w:lineRule="auto"/>
              <w:jc w:val="center"/>
              <w:rPr>
                <w:sz w:val="20"/>
                <w:szCs w:val="20"/>
              </w:rPr>
            </w:pPr>
            <w:r w:rsidRPr="00493E39">
              <w:rPr>
                <w:sz w:val="20"/>
                <w:szCs w:val="20"/>
              </w:rPr>
              <w:t>regulado</w:t>
            </w:r>
          </w:p>
        </w:tc>
        <w:tc>
          <w:tcPr>
            <w:tcW w:w="2041" w:type="dxa"/>
          </w:tcPr>
          <w:p w14:paraId="5D6F9DF2" w14:textId="77777777" w:rsidR="00D64459" w:rsidRPr="00493E39" w:rsidRDefault="008B2120">
            <w:pPr>
              <w:spacing w:after="20" w:line="240" w:lineRule="auto"/>
              <w:jc w:val="center"/>
              <w:rPr>
                <w:sz w:val="20"/>
                <w:szCs w:val="20"/>
              </w:rPr>
            </w:pPr>
            <w:r w:rsidRPr="00493E39">
              <w:rPr>
                <w:sz w:val="20"/>
                <w:szCs w:val="20"/>
              </w:rPr>
              <w:t>não</w:t>
            </w:r>
          </w:p>
        </w:tc>
      </w:tr>
      <w:tr w:rsidR="00D64459" w:rsidRPr="00493E39" w14:paraId="210B8270" w14:textId="77777777">
        <w:trPr>
          <w:jc w:val="center"/>
        </w:trPr>
        <w:tc>
          <w:tcPr>
            <w:tcW w:w="567" w:type="dxa"/>
          </w:tcPr>
          <w:p w14:paraId="30E27D5C" w14:textId="77777777" w:rsidR="00D64459" w:rsidRPr="00493E39" w:rsidRDefault="008B2120">
            <w:pPr>
              <w:spacing w:after="20" w:line="240" w:lineRule="auto"/>
              <w:rPr>
                <w:sz w:val="20"/>
                <w:szCs w:val="20"/>
              </w:rPr>
            </w:pPr>
            <w:r w:rsidRPr="00493E39">
              <w:rPr>
                <w:sz w:val="20"/>
                <w:szCs w:val="20"/>
              </w:rPr>
              <w:t>12</w:t>
            </w:r>
          </w:p>
        </w:tc>
        <w:tc>
          <w:tcPr>
            <w:tcW w:w="3061" w:type="dxa"/>
          </w:tcPr>
          <w:p w14:paraId="7BEFF627" w14:textId="77777777" w:rsidR="00D64459" w:rsidRPr="00493E39" w:rsidRDefault="008B2120">
            <w:pPr>
              <w:spacing w:after="20" w:line="240" w:lineRule="auto"/>
              <w:jc w:val="center"/>
              <w:rPr>
                <w:sz w:val="20"/>
                <w:szCs w:val="20"/>
              </w:rPr>
            </w:pPr>
            <w:r w:rsidRPr="00493E39">
              <w:rPr>
                <w:sz w:val="20"/>
                <w:szCs w:val="20"/>
              </w:rPr>
              <w:t>México</w:t>
            </w:r>
          </w:p>
        </w:tc>
        <w:tc>
          <w:tcPr>
            <w:tcW w:w="1361" w:type="dxa"/>
          </w:tcPr>
          <w:p w14:paraId="3FC33E2A" w14:textId="77777777" w:rsidR="00D64459" w:rsidRPr="00493E39" w:rsidRDefault="008B2120">
            <w:pPr>
              <w:spacing w:after="20" w:line="240" w:lineRule="auto"/>
              <w:jc w:val="center"/>
              <w:rPr>
                <w:sz w:val="20"/>
                <w:szCs w:val="20"/>
              </w:rPr>
            </w:pPr>
            <w:r w:rsidRPr="00493E39">
              <w:rPr>
                <w:sz w:val="20"/>
                <w:szCs w:val="20"/>
              </w:rPr>
              <w:t>0,601</w:t>
            </w:r>
          </w:p>
        </w:tc>
        <w:tc>
          <w:tcPr>
            <w:tcW w:w="2041" w:type="dxa"/>
          </w:tcPr>
          <w:p w14:paraId="40349ECF" w14:textId="77777777" w:rsidR="00D64459" w:rsidRPr="00493E39" w:rsidRDefault="008B2120">
            <w:pPr>
              <w:spacing w:after="20" w:line="240" w:lineRule="auto"/>
              <w:jc w:val="center"/>
              <w:rPr>
                <w:sz w:val="20"/>
                <w:szCs w:val="20"/>
              </w:rPr>
            </w:pPr>
            <w:r w:rsidRPr="00493E39">
              <w:rPr>
                <w:sz w:val="20"/>
                <w:szCs w:val="20"/>
              </w:rPr>
              <w:t>desregulado</w:t>
            </w:r>
          </w:p>
        </w:tc>
        <w:tc>
          <w:tcPr>
            <w:tcW w:w="2041" w:type="dxa"/>
          </w:tcPr>
          <w:p w14:paraId="3DBD44F7" w14:textId="77777777" w:rsidR="00D64459" w:rsidRPr="00493E39" w:rsidRDefault="008B2120">
            <w:pPr>
              <w:spacing w:after="20" w:line="240" w:lineRule="auto"/>
              <w:jc w:val="center"/>
              <w:rPr>
                <w:sz w:val="20"/>
                <w:szCs w:val="20"/>
              </w:rPr>
            </w:pPr>
            <w:r w:rsidRPr="00493E39">
              <w:rPr>
                <w:sz w:val="20"/>
                <w:szCs w:val="20"/>
              </w:rPr>
              <w:t>não</w:t>
            </w:r>
          </w:p>
        </w:tc>
      </w:tr>
      <w:tr w:rsidR="00D64459" w:rsidRPr="00493E39" w14:paraId="26B5404E" w14:textId="77777777">
        <w:trPr>
          <w:jc w:val="center"/>
        </w:trPr>
        <w:tc>
          <w:tcPr>
            <w:tcW w:w="567" w:type="dxa"/>
          </w:tcPr>
          <w:p w14:paraId="5197B9D5" w14:textId="77777777" w:rsidR="00D64459" w:rsidRPr="00493E39" w:rsidRDefault="008B2120">
            <w:pPr>
              <w:spacing w:after="20" w:line="240" w:lineRule="auto"/>
              <w:rPr>
                <w:sz w:val="20"/>
                <w:szCs w:val="20"/>
              </w:rPr>
            </w:pPr>
            <w:r w:rsidRPr="00493E39">
              <w:rPr>
                <w:sz w:val="20"/>
                <w:szCs w:val="20"/>
              </w:rPr>
              <w:t>13</w:t>
            </w:r>
          </w:p>
        </w:tc>
        <w:tc>
          <w:tcPr>
            <w:tcW w:w="3061" w:type="dxa"/>
          </w:tcPr>
          <w:p w14:paraId="44C11498" w14:textId="77777777" w:rsidR="00D64459" w:rsidRPr="00493E39" w:rsidRDefault="008B2120">
            <w:pPr>
              <w:spacing w:after="20" w:line="240" w:lineRule="auto"/>
              <w:jc w:val="center"/>
              <w:rPr>
                <w:sz w:val="20"/>
                <w:szCs w:val="20"/>
              </w:rPr>
            </w:pPr>
            <w:r w:rsidRPr="00493E39">
              <w:rPr>
                <w:sz w:val="20"/>
                <w:szCs w:val="20"/>
              </w:rPr>
              <w:t>Chile</w:t>
            </w:r>
          </w:p>
        </w:tc>
        <w:tc>
          <w:tcPr>
            <w:tcW w:w="1361" w:type="dxa"/>
          </w:tcPr>
          <w:p w14:paraId="3E3FDA7E" w14:textId="77777777" w:rsidR="00D64459" w:rsidRPr="00493E39" w:rsidRDefault="008B2120">
            <w:pPr>
              <w:spacing w:after="20" w:line="240" w:lineRule="auto"/>
              <w:jc w:val="center"/>
              <w:rPr>
                <w:sz w:val="20"/>
                <w:szCs w:val="20"/>
              </w:rPr>
            </w:pPr>
            <w:r w:rsidRPr="00493E39">
              <w:rPr>
                <w:sz w:val="20"/>
                <w:szCs w:val="20"/>
              </w:rPr>
              <w:t>0,476</w:t>
            </w:r>
          </w:p>
        </w:tc>
        <w:tc>
          <w:tcPr>
            <w:tcW w:w="2041" w:type="dxa"/>
          </w:tcPr>
          <w:p w14:paraId="32ADF45B" w14:textId="77777777" w:rsidR="00D64459" w:rsidRPr="00493E39" w:rsidRDefault="008B2120">
            <w:pPr>
              <w:spacing w:after="20" w:line="240" w:lineRule="auto"/>
              <w:jc w:val="center"/>
              <w:rPr>
                <w:sz w:val="20"/>
                <w:szCs w:val="20"/>
              </w:rPr>
            </w:pPr>
            <w:r w:rsidRPr="00493E39">
              <w:rPr>
                <w:sz w:val="20"/>
                <w:szCs w:val="20"/>
              </w:rPr>
              <w:t>desregulado</w:t>
            </w:r>
          </w:p>
        </w:tc>
        <w:tc>
          <w:tcPr>
            <w:tcW w:w="2041" w:type="dxa"/>
          </w:tcPr>
          <w:p w14:paraId="56842611" w14:textId="77777777" w:rsidR="00D64459" w:rsidRPr="00493E39" w:rsidRDefault="008B2120">
            <w:pPr>
              <w:spacing w:after="20" w:line="240" w:lineRule="auto"/>
              <w:jc w:val="center"/>
              <w:rPr>
                <w:sz w:val="20"/>
                <w:szCs w:val="20"/>
              </w:rPr>
            </w:pPr>
            <w:r w:rsidRPr="00493E39">
              <w:rPr>
                <w:sz w:val="20"/>
                <w:szCs w:val="20"/>
              </w:rPr>
              <w:t>sim</w:t>
            </w:r>
          </w:p>
        </w:tc>
      </w:tr>
      <w:tr w:rsidR="00D64459" w:rsidRPr="00493E39" w14:paraId="3D2775F8" w14:textId="77777777">
        <w:trPr>
          <w:jc w:val="center"/>
        </w:trPr>
        <w:tc>
          <w:tcPr>
            <w:tcW w:w="567" w:type="dxa"/>
          </w:tcPr>
          <w:p w14:paraId="1270B9EB" w14:textId="77777777" w:rsidR="00D64459" w:rsidRPr="00493E39" w:rsidRDefault="008B2120">
            <w:pPr>
              <w:spacing w:after="20" w:line="240" w:lineRule="auto"/>
              <w:rPr>
                <w:sz w:val="20"/>
                <w:szCs w:val="20"/>
              </w:rPr>
            </w:pPr>
            <w:r w:rsidRPr="00493E39">
              <w:rPr>
                <w:sz w:val="20"/>
                <w:szCs w:val="20"/>
              </w:rPr>
              <w:t>14</w:t>
            </w:r>
          </w:p>
        </w:tc>
        <w:tc>
          <w:tcPr>
            <w:tcW w:w="3061" w:type="dxa"/>
          </w:tcPr>
          <w:p w14:paraId="09992E16" w14:textId="77777777" w:rsidR="00D64459" w:rsidRPr="00493E39" w:rsidRDefault="008B2120">
            <w:pPr>
              <w:spacing w:after="20" w:line="240" w:lineRule="auto"/>
              <w:jc w:val="center"/>
              <w:rPr>
                <w:sz w:val="20"/>
                <w:szCs w:val="20"/>
              </w:rPr>
            </w:pPr>
            <w:r w:rsidRPr="00493E39">
              <w:rPr>
                <w:sz w:val="20"/>
                <w:szCs w:val="20"/>
              </w:rPr>
              <w:t>Argentina</w:t>
            </w:r>
          </w:p>
        </w:tc>
        <w:tc>
          <w:tcPr>
            <w:tcW w:w="1361" w:type="dxa"/>
          </w:tcPr>
          <w:p w14:paraId="5489C0EE" w14:textId="77777777" w:rsidR="00D64459" w:rsidRPr="00493E39" w:rsidRDefault="008B2120">
            <w:pPr>
              <w:spacing w:after="20" w:line="240" w:lineRule="auto"/>
              <w:jc w:val="center"/>
              <w:rPr>
                <w:sz w:val="20"/>
                <w:szCs w:val="20"/>
              </w:rPr>
            </w:pPr>
            <w:r w:rsidRPr="00493E39">
              <w:rPr>
                <w:sz w:val="20"/>
                <w:szCs w:val="20"/>
              </w:rPr>
              <w:t>0,288</w:t>
            </w:r>
          </w:p>
        </w:tc>
        <w:tc>
          <w:tcPr>
            <w:tcW w:w="2041" w:type="dxa"/>
          </w:tcPr>
          <w:p w14:paraId="43BB5A7B" w14:textId="77777777" w:rsidR="00D64459" w:rsidRPr="00493E39" w:rsidRDefault="008B2120">
            <w:pPr>
              <w:spacing w:after="20" w:line="240" w:lineRule="auto"/>
              <w:jc w:val="center"/>
              <w:rPr>
                <w:sz w:val="20"/>
                <w:szCs w:val="20"/>
              </w:rPr>
            </w:pPr>
            <w:r w:rsidRPr="00493E39">
              <w:rPr>
                <w:sz w:val="20"/>
                <w:szCs w:val="20"/>
              </w:rPr>
              <w:t>regulado</w:t>
            </w:r>
          </w:p>
        </w:tc>
        <w:tc>
          <w:tcPr>
            <w:tcW w:w="2041" w:type="dxa"/>
          </w:tcPr>
          <w:p w14:paraId="058AE95E" w14:textId="77777777" w:rsidR="00D64459" w:rsidRPr="00493E39" w:rsidRDefault="008B2120">
            <w:pPr>
              <w:spacing w:after="20" w:line="240" w:lineRule="auto"/>
              <w:jc w:val="center"/>
              <w:rPr>
                <w:sz w:val="20"/>
                <w:szCs w:val="20"/>
              </w:rPr>
            </w:pPr>
            <w:r w:rsidRPr="00493E39">
              <w:rPr>
                <w:sz w:val="20"/>
                <w:szCs w:val="20"/>
              </w:rPr>
              <w:t>não</w:t>
            </w:r>
          </w:p>
        </w:tc>
      </w:tr>
      <w:tr w:rsidR="00D64459" w:rsidRPr="00493E39" w14:paraId="45A06502" w14:textId="77777777">
        <w:trPr>
          <w:jc w:val="center"/>
        </w:trPr>
        <w:tc>
          <w:tcPr>
            <w:tcW w:w="567" w:type="dxa"/>
          </w:tcPr>
          <w:p w14:paraId="2DE57520" w14:textId="77777777" w:rsidR="00D64459" w:rsidRPr="00493E39" w:rsidRDefault="008B2120">
            <w:pPr>
              <w:spacing w:after="20" w:line="240" w:lineRule="auto"/>
              <w:rPr>
                <w:sz w:val="20"/>
                <w:szCs w:val="20"/>
              </w:rPr>
            </w:pPr>
            <w:r w:rsidRPr="00493E39">
              <w:rPr>
                <w:sz w:val="20"/>
                <w:szCs w:val="20"/>
              </w:rPr>
              <w:t>15</w:t>
            </w:r>
          </w:p>
        </w:tc>
        <w:tc>
          <w:tcPr>
            <w:tcW w:w="3061" w:type="dxa"/>
          </w:tcPr>
          <w:p w14:paraId="56CB11C8" w14:textId="77777777" w:rsidR="00D64459" w:rsidRPr="00493E39" w:rsidRDefault="008B2120">
            <w:pPr>
              <w:spacing w:after="20" w:line="240" w:lineRule="auto"/>
              <w:jc w:val="center"/>
              <w:rPr>
                <w:sz w:val="20"/>
                <w:szCs w:val="20"/>
              </w:rPr>
            </w:pPr>
            <w:r w:rsidRPr="00493E39">
              <w:rPr>
                <w:sz w:val="20"/>
                <w:szCs w:val="20"/>
              </w:rPr>
              <w:t>Equador</w:t>
            </w:r>
          </w:p>
        </w:tc>
        <w:tc>
          <w:tcPr>
            <w:tcW w:w="1361" w:type="dxa"/>
          </w:tcPr>
          <w:p w14:paraId="47761899" w14:textId="77777777" w:rsidR="00D64459" w:rsidRPr="00493E39" w:rsidRDefault="008B2120">
            <w:pPr>
              <w:spacing w:after="20" w:line="240" w:lineRule="auto"/>
              <w:jc w:val="center"/>
              <w:rPr>
                <w:sz w:val="20"/>
                <w:szCs w:val="20"/>
              </w:rPr>
            </w:pPr>
            <w:r w:rsidRPr="00493E39">
              <w:rPr>
                <w:sz w:val="20"/>
                <w:szCs w:val="20"/>
              </w:rPr>
              <w:t>0,240</w:t>
            </w:r>
          </w:p>
        </w:tc>
        <w:tc>
          <w:tcPr>
            <w:tcW w:w="2041" w:type="dxa"/>
          </w:tcPr>
          <w:p w14:paraId="189A717D" w14:textId="77777777" w:rsidR="00D64459" w:rsidRPr="00493E39" w:rsidRDefault="008B2120">
            <w:pPr>
              <w:spacing w:after="20" w:line="240" w:lineRule="auto"/>
              <w:jc w:val="center"/>
              <w:rPr>
                <w:sz w:val="20"/>
                <w:szCs w:val="20"/>
              </w:rPr>
            </w:pPr>
            <w:r w:rsidRPr="00493E39">
              <w:rPr>
                <w:sz w:val="20"/>
                <w:szCs w:val="20"/>
              </w:rPr>
              <w:t>regulado</w:t>
            </w:r>
          </w:p>
        </w:tc>
        <w:tc>
          <w:tcPr>
            <w:tcW w:w="2041" w:type="dxa"/>
          </w:tcPr>
          <w:p w14:paraId="78007BF5" w14:textId="77777777" w:rsidR="00D64459" w:rsidRPr="00493E39" w:rsidRDefault="008B2120">
            <w:pPr>
              <w:spacing w:after="20" w:line="240" w:lineRule="auto"/>
              <w:jc w:val="center"/>
              <w:rPr>
                <w:sz w:val="20"/>
                <w:szCs w:val="20"/>
              </w:rPr>
            </w:pPr>
            <w:r w:rsidRPr="00493E39">
              <w:rPr>
                <w:sz w:val="20"/>
                <w:szCs w:val="20"/>
              </w:rPr>
              <w:t>não</w:t>
            </w:r>
          </w:p>
        </w:tc>
      </w:tr>
      <w:tr w:rsidR="00D64459" w:rsidRPr="00493E39" w14:paraId="382B53EF" w14:textId="77777777">
        <w:trPr>
          <w:jc w:val="center"/>
        </w:trPr>
        <w:tc>
          <w:tcPr>
            <w:tcW w:w="567" w:type="dxa"/>
            <w:tcBorders>
              <w:bottom w:val="single" w:sz="12" w:space="0" w:color="000000"/>
            </w:tcBorders>
          </w:tcPr>
          <w:p w14:paraId="354FD312" w14:textId="77777777" w:rsidR="00D64459" w:rsidRPr="00493E39" w:rsidRDefault="008B2120">
            <w:pPr>
              <w:spacing w:after="20" w:line="240" w:lineRule="auto"/>
              <w:rPr>
                <w:sz w:val="20"/>
                <w:szCs w:val="20"/>
              </w:rPr>
            </w:pPr>
            <w:r w:rsidRPr="00493E39">
              <w:rPr>
                <w:sz w:val="20"/>
                <w:szCs w:val="20"/>
              </w:rPr>
              <w:t>16</w:t>
            </w:r>
          </w:p>
        </w:tc>
        <w:tc>
          <w:tcPr>
            <w:tcW w:w="3061" w:type="dxa"/>
            <w:tcBorders>
              <w:bottom w:val="single" w:sz="12" w:space="0" w:color="000000"/>
            </w:tcBorders>
          </w:tcPr>
          <w:p w14:paraId="52612F1B" w14:textId="77777777" w:rsidR="00D64459" w:rsidRPr="00493E39" w:rsidRDefault="008B2120">
            <w:pPr>
              <w:spacing w:after="20" w:line="240" w:lineRule="auto"/>
              <w:jc w:val="center"/>
              <w:rPr>
                <w:sz w:val="20"/>
                <w:szCs w:val="20"/>
              </w:rPr>
            </w:pPr>
            <w:r w:rsidRPr="00493E39">
              <w:rPr>
                <w:sz w:val="20"/>
                <w:szCs w:val="20"/>
              </w:rPr>
              <w:t>Bolívia</w:t>
            </w:r>
          </w:p>
        </w:tc>
        <w:tc>
          <w:tcPr>
            <w:tcW w:w="1361" w:type="dxa"/>
            <w:tcBorders>
              <w:bottom w:val="single" w:sz="12" w:space="0" w:color="000000"/>
            </w:tcBorders>
          </w:tcPr>
          <w:p w14:paraId="75590947" w14:textId="77777777" w:rsidR="00D64459" w:rsidRPr="00493E39" w:rsidRDefault="008B2120">
            <w:pPr>
              <w:spacing w:after="20" w:line="240" w:lineRule="auto"/>
              <w:jc w:val="center"/>
              <w:rPr>
                <w:sz w:val="20"/>
                <w:szCs w:val="20"/>
              </w:rPr>
            </w:pPr>
            <w:r w:rsidRPr="00493E39">
              <w:rPr>
                <w:sz w:val="20"/>
                <w:szCs w:val="20"/>
              </w:rPr>
              <w:t>0,002</w:t>
            </w:r>
          </w:p>
        </w:tc>
        <w:tc>
          <w:tcPr>
            <w:tcW w:w="2041" w:type="dxa"/>
            <w:tcBorders>
              <w:bottom w:val="single" w:sz="12" w:space="0" w:color="000000"/>
            </w:tcBorders>
          </w:tcPr>
          <w:p w14:paraId="73C5ED43" w14:textId="77777777" w:rsidR="00D64459" w:rsidRPr="00493E39" w:rsidRDefault="008B2120">
            <w:pPr>
              <w:spacing w:after="20" w:line="240" w:lineRule="auto"/>
              <w:jc w:val="center"/>
              <w:rPr>
                <w:sz w:val="20"/>
                <w:szCs w:val="20"/>
              </w:rPr>
            </w:pPr>
            <w:r w:rsidRPr="00493E39">
              <w:rPr>
                <w:sz w:val="20"/>
                <w:szCs w:val="20"/>
              </w:rPr>
              <w:t>regulado</w:t>
            </w:r>
          </w:p>
        </w:tc>
        <w:tc>
          <w:tcPr>
            <w:tcW w:w="2041" w:type="dxa"/>
            <w:tcBorders>
              <w:bottom w:val="single" w:sz="12" w:space="0" w:color="000000"/>
            </w:tcBorders>
          </w:tcPr>
          <w:p w14:paraId="0B2C28F1" w14:textId="77777777" w:rsidR="00D64459" w:rsidRPr="00493E39" w:rsidRDefault="008B2120">
            <w:pPr>
              <w:spacing w:after="20" w:line="240" w:lineRule="auto"/>
              <w:jc w:val="center"/>
              <w:rPr>
                <w:sz w:val="20"/>
                <w:szCs w:val="20"/>
              </w:rPr>
            </w:pPr>
            <w:r w:rsidRPr="00493E39">
              <w:rPr>
                <w:sz w:val="20"/>
                <w:szCs w:val="20"/>
              </w:rPr>
              <w:t>não</w:t>
            </w:r>
          </w:p>
        </w:tc>
      </w:tr>
    </w:tbl>
    <w:p w14:paraId="713FBC02" w14:textId="77777777" w:rsidR="00D64459" w:rsidRPr="00493E39" w:rsidRDefault="008B2120">
      <w:pPr>
        <w:spacing w:line="240" w:lineRule="auto"/>
        <w:jc w:val="both"/>
        <w:rPr>
          <w:sz w:val="20"/>
          <w:szCs w:val="20"/>
          <w:lang w:val="pt-BR"/>
        </w:rPr>
      </w:pPr>
      <w:r w:rsidRPr="00493E39">
        <w:rPr>
          <w:sz w:val="20"/>
          <w:szCs w:val="20"/>
          <w:lang w:val="pt-BR"/>
        </w:rPr>
        <w:t>Nota: repasse de 1,000 corresponde à transmissão integral da variação internacional ao preço de varejo. A Bolívia pratica preço congelado no período. A Colômbia não dispõe de série de preços utilizável nesta base e por isso não consta da tabela.</w:t>
      </w:r>
    </w:p>
    <w:p w14:paraId="351C7DCE" w14:textId="77777777" w:rsidR="00D64459" w:rsidRPr="00493E39" w:rsidRDefault="008B2120">
      <w:pPr>
        <w:spacing w:after="240" w:line="240" w:lineRule="auto"/>
        <w:jc w:val="center"/>
        <w:rPr>
          <w:sz w:val="20"/>
          <w:szCs w:val="20"/>
          <w:lang w:val="pt-BR"/>
        </w:rPr>
      </w:pPr>
      <w:r w:rsidRPr="00493E39">
        <w:rPr>
          <w:sz w:val="20"/>
          <w:szCs w:val="20"/>
          <w:lang w:val="pt-BR"/>
        </w:rPr>
        <w:t>Fonte: Elaboração própria.</w:t>
      </w:r>
    </w:p>
    <w:p w14:paraId="21132307" w14:textId="77777777" w:rsidR="00D64459" w:rsidRPr="00493E39" w:rsidRDefault="008B2120">
      <w:pPr>
        <w:ind w:firstLine="709"/>
        <w:jc w:val="both"/>
        <w:rPr>
          <w:lang w:val="pt-BR"/>
        </w:rPr>
      </w:pPr>
      <w:commentRangeStart w:id="346"/>
      <w:commentRangeStart w:id="347"/>
      <w:r w:rsidRPr="00493E39">
        <w:rPr>
          <w:lang w:val="pt-BR"/>
        </w:rPr>
        <w:t>A ordenação regional não se explica apenas pela classificação binária da regra de preço. Panamá e Belize, classificados como de preço regulado, apresentam os dois maiores repasses da região, e o Peru, classificado como desregulado, vem em terceiro ainda mantendo fundo de estabilização. O que o quadro sustenta é a associação central, e não uma correspondência termo a termo: a Tabela I.2 mostra que a mediana dos países de preço desregulado é cerca de 2,8 vezes a dos países de preço regulado, e o Brasil situa-se acima da mediana do próprio grupo a que pertence, entre ela e o terceiro quartil.</w:t>
      </w:r>
      <w:commentRangeEnd w:id="346"/>
      <w:r w:rsidRPr="00493E39">
        <w:rPr>
          <w:rStyle w:val="CommentReference"/>
          <w:sz w:val="24"/>
          <w:szCs w:val="24"/>
          <w:lang w:val="pt-BR"/>
        </w:rPr>
        <w:commentReference w:id="346"/>
      </w:r>
      <w:commentRangeEnd w:id="347"/>
      <w:r w:rsidR="00962AB9" w:rsidRPr="00493E39">
        <w:rPr>
          <w:rStyle w:val="CommentReference"/>
          <w:sz w:val="24"/>
          <w:szCs w:val="24"/>
          <w:lang w:val="pt-BR"/>
        </w:rPr>
        <w:commentReference w:id="347"/>
      </w:r>
    </w:p>
    <w:p w14:paraId="76337930" w14:textId="77777777" w:rsidR="00D64459" w:rsidRPr="00493E39" w:rsidRDefault="008B2120">
      <w:pPr>
        <w:keepNext/>
        <w:spacing w:before="200" w:after="40" w:line="240" w:lineRule="auto"/>
        <w:rPr>
          <w:sz w:val="20"/>
          <w:szCs w:val="20"/>
          <w:lang w:val="pt-BR"/>
        </w:rPr>
      </w:pPr>
      <w:r w:rsidRPr="00493E39">
        <w:rPr>
          <w:sz w:val="20"/>
          <w:szCs w:val="20"/>
          <w:lang w:val="pt-BR"/>
        </w:rPr>
        <w:t>Tabela I.2 – Distribuição do repasse por regra de preço, 65 economias</w:t>
      </w:r>
    </w:p>
    <w:tbl>
      <w:tblPr>
        <w:tblW w:w="0" w:type="auto"/>
        <w:jc w:val="center"/>
        <w:tblLook w:val="04A0" w:firstRow="1" w:lastRow="0" w:firstColumn="1" w:lastColumn="0" w:noHBand="0" w:noVBand="1"/>
      </w:tblPr>
      <w:tblGrid>
        <w:gridCol w:w="2608"/>
        <w:gridCol w:w="794"/>
        <w:gridCol w:w="1417"/>
        <w:gridCol w:w="1417"/>
        <w:gridCol w:w="1417"/>
        <w:gridCol w:w="1417"/>
      </w:tblGrid>
      <w:tr w:rsidR="00D64459" w:rsidRPr="00493E39" w14:paraId="06905592" w14:textId="77777777">
        <w:trPr>
          <w:tblHeader/>
          <w:jc w:val="center"/>
        </w:trPr>
        <w:tc>
          <w:tcPr>
            <w:tcW w:w="2608" w:type="dxa"/>
            <w:tcBorders>
              <w:top w:val="single" w:sz="12" w:space="0" w:color="000000"/>
              <w:bottom w:val="single" w:sz="6" w:space="0" w:color="000000"/>
            </w:tcBorders>
          </w:tcPr>
          <w:p w14:paraId="2FBD28BD" w14:textId="77777777" w:rsidR="00D64459" w:rsidRPr="00493E39" w:rsidRDefault="008B2120">
            <w:pPr>
              <w:spacing w:after="20" w:line="240" w:lineRule="auto"/>
              <w:rPr>
                <w:sz w:val="20"/>
                <w:szCs w:val="20"/>
              </w:rPr>
            </w:pPr>
            <w:r w:rsidRPr="00493E39">
              <w:rPr>
                <w:b/>
                <w:sz w:val="20"/>
                <w:szCs w:val="20"/>
              </w:rPr>
              <w:t>Grupo</w:t>
            </w:r>
          </w:p>
        </w:tc>
        <w:tc>
          <w:tcPr>
            <w:tcW w:w="794" w:type="dxa"/>
            <w:tcBorders>
              <w:top w:val="single" w:sz="12" w:space="0" w:color="000000"/>
              <w:bottom w:val="single" w:sz="6" w:space="0" w:color="000000"/>
            </w:tcBorders>
          </w:tcPr>
          <w:p w14:paraId="06D0AFB5" w14:textId="77777777" w:rsidR="00D64459" w:rsidRPr="00493E39" w:rsidRDefault="008B2120">
            <w:pPr>
              <w:spacing w:after="20" w:line="240" w:lineRule="auto"/>
              <w:rPr>
                <w:sz w:val="20"/>
                <w:szCs w:val="20"/>
              </w:rPr>
            </w:pPr>
            <w:r w:rsidRPr="00493E39">
              <w:rPr>
                <w:b/>
                <w:sz w:val="20"/>
                <w:szCs w:val="20"/>
              </w:rPr>
              <w:t>n</w:t>
            </w:r>
          </w:p>
        </w:tc>
        <w:tc>
          <w:tcPr>
            <w:tcW w:w="1417" w:type="dxa"/>
            <w:tcBorders>
              <w:top w:val="single" w:sz="12" w:space="0" w:color="000000"/>
              <w:bottom w:val="single" w:sz="6" w:space="0" w:color="000000"/>
            </w:tcBorders>
          </w:tcPr>
          <w:p w14:paraId="0EF16C74" w14:textId="77777777" w:rsidR="00D64459" w:rsidRPr="00493E39" w:rsidRDefault="008B2120">
            <w:pPr>
              <w:spacing w:after="20" w:line="240" w:lineRule="auto"/>
              <w:rPr>
                <w:sz w:val="20"/>
                <w:szCs w:val="20"/>
              </w:rPr>
            </w:pPr>
            <w:r w:rsidRPr="00493E39">
              <w:rPr>
                <w:b/>
                <w:sz w:val="20"/>
                <w:szCs w:val="20"/>
              </w:rPr>
              <w:t>1º quartil</w:t>
            </w:r>
          </w:p>
        </w:tc>
        <w:tc>
          <w:tcPr>
            <w:tcW w:w="1417" w:type="dxa"/>
            <w:tcBorders>
              <w:top w:val="single" w:sz="12" w:space="0" w:color="000000"/>
              <w:bottom w:val="single" w:sz="6" w:space="0" w:color="000000"/>
            </w:tcBorders>
          </w:tcPr>
          <w:p w14:paraId="5EDA4C5F" w14:textId="77777777" w:rsidR="00D64459" w:rsidRPr="00493E39" w:rsidRDefault="008B2120">
            <w:pPr>
              <w:spacing w:after="20" w:line="240" w:lineRule="auto"/>
              <w:rPr>
                <w:sz w:val="20"/>
                <w:szCs w:val="20"/>
              </w:rPr>
            </w:pPr>
            <w:r w:rsidRPr="00493E39">
              <w:rPr>
                <w:b/>
                <w:sz w:val="20"/>
                <w:szCs w:val="20"/>
              </w:rPr>
              <w:t>Mediana</w:t>
            </w:r>
          </w:p>
        </w:tc>
        <w:tc>
          <w:tcPr>
            <w:tcW w:w="1417" w:type="dxa"/>
            <w:tcBorders>
              <w:top w:val="single" w:sz="12" w:space="0" w:color="000000"/>
              <w:bottom w:val="single" w:sz="6" w:space="0" w:color="000000"/>
            </w:tcBorders>
          </w:tcPr>
          <w:p w14:paraId="77B0B51F" w14:textId="77777777" w:rsidR="00D64459" w:rsidRPr="00493E39" w:rsidRDefault="008B2120">
            <w:pPr>
              <w:spacing w:after="20" w:line="240" w:lineRule="auto"/>
              <w:rPr>
                <w:sz w:val="20"/>
                <w:szCs w:val="20"/>
              </w:rPr>
            </w:pPr>
            <w:r w:rsidRPr="00493E39">
              <w:rPr>
                <w:b/>
                <w:sz w:val="20"/>
                <w:szCs w:val="20"/>
              </w:rPr>
              <w:t>3º quartil</w:t>
            </w:r>
          </w:p>
        </w:tc>
        <w:tc>
          <w:tcPr>
            <w:tcW w:w="1417" w:type="dxa"/>
            <w:tcBorders>
              <w:top w:val="single" w:sz="12" w:space="0" w:color="000000"/>
              <w:bottom w:val="single" w:sz="6" w:space="0" w:color="000000"/>
            </w:tcBorders>
          </w:tcPr>
          <w:p w14:paraId="51215395" w14:textId="77777777" w:rsidR="00D64459" w:rsidRPr="00493E39" w:rsidRDefault="008B2120">
            <w:pPr>
              <w:spacing w:after="20" w:line="240" w:lineRule="auto"/>
              <w:rPr>
                <w:sz w:val="20"/>
                <w:szCs w:val="20"/>
              </w:rPr>
            </w:pPr>
            <w:r w:rsidRPr="00493E39">
              <w:rPr>
                <w:b/>
                <w:sz w:val="20"/>
                <w:szCs w:val="20"/>
              </w:rPr>
              <w:t>Média</w:t>
            </w:r>
          </w:p>
        </w:tc>
      </w:tr>
      <w:tr w:rsidR="00D64459" w:rsidRPr="00493E39" w14:paraId="68C37F2C" w14:textId="77777777">
        <w:trPr>
          <w:jc w:val="center"/>
        </w:trPr>
        <w:tc>
          <w:tcPr>
            <w:tcW w:w="2608" w:type="dxa"/>
          </w:tcPr>
          <w:p w14:paraId="6A2F7EBB" w14:textId="77777777" w:rsidR="00D64459" w:rsidRPr="00493E39" w:rsidRDefault="008B2120">
            <w:pPr>
              <w:spacing w:after="20" w:line="240" w:lineRule="auto"/>
              <w:rPr>
                <w:sz w:val="20"/>
                <w:szCs w:val="20"/>
              </w:rPr>
            </w:pPr>
            <w:r w:rsidRPr="00493E39">
              <w:rPr>
                <w:sz w:val="20"/>
                <w:szCs w:val="20"/>
              </w:rPr>
              <w:t>Preço desregulado</w:t>
            </w:r>
          </w:p>
        </w:tc>
        <w:tc>
          <w:tcPr>
            <w:tcW w:w="794" w:type="dxa"/>
          </w:tcPr>
          <w:p w14:paraId="3B1DAAB8" w14:textId="77777777" w:rsidR="00D64459" w:rsidRPr="00493E39" w:rsidRDefault="008B2120">
            <w:pPr>
              <w:spacing w:after="20" w:line="240" w:lineRule="auto"/>
              <w:jc w:val="center"/>
              <w:rPr>
                <w:sz w:val="20"/>
                <w:szCs w:val="20"/>
              </w:rPr>
            </w:pPr>
            <w:r w:rsidRPr="00493E39">
              <w:rPr>
                <w:sz w:val="20"/>
                <w:szCs w:val="20"/>
              </w:rPr>
              <w:t>16</w:t>
            </w:r>
          </w:p>
        </w:tc>
        <w:tc>
          <w:tcPr>
            <w:tcW w:w="1417" w:type="dxa"/>
          </w:tcPr>
          <w:p w14:paraId="7C2B2610" w14:textId="77777777" w:rsidR="00D64459" w:rsidRPr="00493E39" w:rsidRDefault="008B2120">
            <w:pPr>
              <w:spacing w:after="20" w:line="240" w:lineRule="auto"/>
              <w:jc w:val="center"/>
              <w:rPr>
                <w:sz w:val="20"/>
                <w:szCs w:val="20"/>
              </w:rPr>
            </w:pPr>
            <w:r w:rsidRPr="00493E39">
              <w:rPr>
                <w:sz w:val="20"/>
                <w:szCs w:val="20"/>
              </w:rPr>
              <w:t>0,433</w:t>
            </w:r>
          </w:p>
        </w:tc>
        <w:tc>
          <w:tcPr>
            <w:tcW w:w="1417" w:type="dxa"/>
          </w:tcPr>
          <w:p w14:paraId="1E60301F" w14:textId="77777777" w:rsidR="00D64459" w:rsidRPr="00493E39" w:rsidRDefault="008B2120">
            <w:pPr>
              <w:spacing w:after="20" w:line="240" w:lineRule="auto"/>
              <w:jc w:val="center"/>
              <w:rPr>
                <w:sz w:val="20"/>
                <w:szCs w:val="20"/>
              </w:rPr>
            </w:pPr>
            <w:r w:rsidRPr="00493E39">
              <w:rPr>
                <w:sz w:val="20"/>
                <w:szCs w:val="20"/>
              </w:rPr>
              <w:t>0,798</w:t>
            </w:r>
          </w:p>
        </w:tc>
        <w:tc>
          <w:tcPr>
            <w:tcW w:w="1417" w:type="dxa"/>
          </w:tcPr>
          <w:p w14:paraId="6B22D5EC" w14:textId="77777777" w:rsidR="00D64459" w:rsidRPr="00493E39" w:rsidRDefault="008B2120">
            <w:pPr>
              <w:spacing w:after="20" w:line="240" w:lineRule="auto"/>
              <w:jc w:val="center"/>
              <w:rPr>
                <w:sz w:val="20"/>
                <w:szCs w:val="20"/>
              </w:rPr>
            </w:pPr>
            <w:r w:rsidRPr="00493E39">
              <w:rPr>
                <w:sz w:val="20"/>
                <w:szCs w:val="20"/>
              </w:rPr>
              <w:t>1,018</w:t>
            </w:r>
          </w:p>
        </w:tc>
        <w:tc>
          <w:tcPr>
            <w:tcW w:w="1417" w:type="dxa"/>
          </w:tcPr>
          <w:p w14:paraId="3275B592" w14:textId="77777777" w:rsidR="00D64459" w:rsidRPr="00493E39" w:rsidRDefault="008B2120">
            <w:pPr>
              <w:spacing w:after="20" w:line="240" w:lineRule="auto"/>
              <w:jc w:val="center"/>
              <w:rPr>
                <w:sz w:val="20"/>
                <w:szCs w:val="20"/>
              </w:rPr>
            </w:pPr>
            <w:r w:rsidRPr="00493E39">
              <w:rPr>
                <w:sz w:val="20"/>
                <w:szCs w:val="20"/>
              </w:rPr>
              <w:t>0,732</w:t>
            </w:r>
          </w:p>
        </w:tc>
      </w:tr>
      <w:tr w:rsidR="00D64459" w:rsidRPr="00493E39" w14:paraId="256B3E39" w14:textId="77777777">
        <w:trPr>
          <w:jc w:val="center"/>
        </w:trPr>
        <w:tc>
          <w:tcPr>
            <w:tcW w:w="2608" w:type="dxa"/>
          </w:tcPr>
          <w:p w14:paraId="2EF2B2B9" w14:textId="77777777" w:rsidR="00D64459" w:rsidRPr="00493E39" w:rsidRDefault="008B2120">
            <w:pPr>
              <w:spacing w:after="20" w:line="240" w:lineRule="auto"/>
              <w:rPr>
                <w:sz w:val="20"/>
                <w:szCs w:val="20"/>
              </w:rPr>
            </w:pPr>
            <w:r w:rsidRPr="00493E39">
              <w:rPr>
                <w:sz w:val="20"/>
                <w:szCs w:val="20"/>
              </w:rPr>
              <w:t>Preço regulado</w:t>
            </w:r>
          </w:p>
        </w:tc>
        <w:tc>
          <w:tcPr>
            <w:tcW w:w="794" w:type="dxa"/>
          </w:tcPr>
          <w:p w14:paraId="2FBF20B9" w14:textId="77777777" w:rsidR="00D64459" w:rsidRPr="00493E39" w:rsidRDefault="008B2120">
            <w:pPr>
              <w:spacing w:after="20" w:line="240" w:lineRule="auto"/>
              <w:jc w:val="center"/>
              <w:rPr>
                <w:sz w:val="20"/>
                <w:szCs w:val="20"/>
              </w:rPr>
            </w:pPr>
            <w:r w:rsidRPr="00493E39">
              <w:rPr>
                <w:sz w:val="20"/>
                <w:szCs w:val="20"/>
              </w:rPr>
              <w:t>49</w:t>
            </w:r>
          </w:p>
        </w:tc>
        <w:tc>
          <w:tcPr>
            <w:tcW w:w="1417" w:type="dxa"/>
          </w:tcPr>
          <w:p w14:paraId="525737EA" w14:textId="77777777" w:rsidR="00D64459" w:rsidRPr="00493E39" w:rsidRDefault="008B2120">
            <w:pPr>
              <w:spacing w:after="20" w:line="240" w:lineRule="auto"/>
              <w:jc w:val="center"/>
              <w:rPr>
                <w:sz w:val="20"/>
                <w:szCs w:val="20"/>
              </w:rPr>
            </w:pPr>
            <w:r w:rsidRPr="00493E39">
              <w:rPr>
                <w:sz w:val="20"/>
                <w:szCs w:val="20"/>
              </w:rPr>
              <w:t>0,002</w:t>
            </w:r>
          </w:p>
        </w:tc>
        <w:tc>
          <w:tcPr>
            <w:tcW w:w="1417" w:type="dxa"/>
          </w:tcPr>
          <w:p w14:paraId="7708FC9F" w14:textId="77777777" w:rsidR="00D64459" w:rsidRPr="00493E39" w:rsidRDefault="008B2120">
            <w:pPr>
              <w:spacing w:after="20" w:line="240" w:lineRule="auto"/>
              <w:jc w:val="center"/>
              <w:rPr>
                <w:sz w:val="20"/>
                <w:szCs w:val="20"/>
              </w:rPr>
            </w:pPr>
            <w:r w:rsidRPr="00493E39">
              <w:rPr>
                <w:sz w:val="20"/>
                <w:szCs w:val="20"/>
              </w:rPr>
              <w:t>0,288</w:t>
            </w:r>
          </w:p>
        </w:tc>
        <w:tc>
          <w:tcPr>
            <w:tcW w:w="1417" w:type="dxa"/>
          </w:tcPr>
          <w:p w14:paraId="2ED06031" w14:textId="77777777" w:rsidR="00D64459" w:rsidRPr="00493E39" w:rsidRDefault="008B2120">
            <w:pPr>
              <w:spacing w:after="20" w:line="240" w:lineRule="auto"/>
              <w:jc w:val="center"/>
              <w:rPr>
                <w:sz w:val="20"/>
                <w:szCs w:val="20"/>
              </w:rPr>
            </w:pPr>
            <w:r w:rsidRPr="00493E39">
              <w:rPr>
                <w:sz w:val="20"/>
                <w:szCs w:val="20"/>
              </w:rPr>
              <w:t>0,695</w:t>
            </w:r>
          </w:p>
        </w:tc>
        <w:tc>
          <w:tcPr>
            <w:tcW w:w="1417" w:type="dxa"/>
          </w:tcPr>
          <w:p w14:paraId="0B06F82B" w14:textId="77777777" w:rsidR="00D64459" w:rsidRPr="00493E39" w:rsidRDefault="008B2120">
            <w:pPr>
              <w:spacing w:after="20" w:line="240" w:lineRule="auto"/>
              <w:jc w:val="center"/>
              <w:rPr>
                <w:sz w:val="20"/>
                <w:szCs w:val="20"/>
              </w:rPr>
            </w:pPr>
            <w:r w:rsidRPr="00493E39">
              <w:rPr>
                <w:sz w:val="20"/>
                <w:szCs w:val="20"/>
              </w:rPr>
              <w:t>0,392</w:t>
            </w:r>
          </w:p>
        </w:tc>
      </w:tr>
      <w:tr w:rsidR="00D64459" w:rsidRPr="00493E39" w14:paraId="7A4E5981" w14:textId="77777777">
        <w:trPr>
          <w:jc w:val="center"/>
        </w:trPr>
        <w:tc>
          <w:tcPr>
            <w:tcW w:w="2608" w:type="dxa"/>
          </w:tcPr>
          <w:p w14:paraId="1E3ED7D1" w14:textId="77777777" w:rsidR="00D64459" w:rsidRPr="00493E39" w:rsidRDefault="008B2120">
            <w:pPr>
              <w:spacing w:after="20" w:line="240" w:lineRule="auto"/>
              <w:rPr>
                <w:sz w:val="20"/>
                <w:szCs w:val="20"/>
              </w:rPr>
            </w:pPr>
            <w:r w:rsidRPr="00493E39">
              <w:rPr>
                <w:sz w:val="20"/>
                <w:szCs w:val="20"/>
              </w:rPr>
              <w:t>Todas as economias</w:t>
            </w:r>
          </w:p>
        </w:tc>
        <w:tc>
          <w:tcPr>
            <w:tcW w:w="794" w:type="dxa"/>
          </w:tcPr>
          <w:p w14:paraId="6BEA2EDC" w14:textId="77777777" w:rsidR="00D64459" w:rsidRPr="00493E39" w:rsidRDefault="008B2120">
            <w:pPr>
              <w:spacing w:after="20" w:line="240" w:lineRule="auto"/>
              <w:jc w:val="center"/>
              <w:rPr>
                <w:sz w:val="20"/>
                <w:szCs w:val="20"/>
              </w:rPr>
            </w:pPr>
            <w:r w:rsidRPr="00493E39">
              <w:rPr>
                <w:sz w:val="20"/>
                <w:szCs w:val="20"/>
              </w:rPr>
              <w:t>65</w:t>
            </w:r>
          </w:p>
        </w:tc>
        <w:tc>
          <w:tcPr>
            <w:tcW w:w="1417" w:type="dxa"/>
          </w:tcPr>
          <w:p w14:paraId="1214A822" w14:textId="77777777" w:rsidR="00D64459" w:rsidRPr="00493E39" w:rsidRDefault="008B2120">
            <w:pPr>
              <w:spacing w:after="20" w:line="240" w:lineRule="auto"/>
              <w:jc w:val="center"/>
              <w:rPr>
                <w:sz w:val="20"/>
                <w:szCs w:val="20"/>
              </w:rPr>
            </w:pPr>
            <w:r w:rsidRPr="00493E39">
              <w:rPr>
                <w:sz w:val="20"/>
                <w:szCs w:val="20"/>
              </w:rPr>
              <w:t>0,076</w:t>
            </w:r>
          </w:p>
        </w:tc>
        <w:tc>
          <w:tcPr>
            <w:tcW w:w="1417" w:type="dxa"/>
          </w:tcPr>
          <w:p w14:paraId="3D82DDB8" w14:textId="77777777" w:rsidR="00D64459" w:rsidRPr="00493E39" w:rsidRDefault="008B2120">
            <w:pPr>
              <w:spacing w:after="20" w:line="240" w:lineRule="auto"/>
              <w:jc w:val="center"/>
              <w:rPr>
                <w:sz w:val="20"/>
                <w:szCs w:val="20"/>
              </w:rPr>
            </w:pPr>
            <w:r w:rsidRPr="00493E39">
              <w:rPr>
                <w:sz w:val="20"/>
                <w:szCs w:val="20"/>
              </w:rPr>
              <w:t>0,445</w:t>
            </w:r>
          </w:p>
        </w:tc>
        <w:tc>
          <w:tcPr>
            <w:tcW w:w="1417" w:type="dxa"/>
          </w:tcPr>
          <w:p w14:paraId="6080AC9D" w14:textId="77777777" w:rsidR="00D64459" w:rsidRPr="00493E39" w:rsidRDefault="008B2120">
            <w:pPr>
              <w:spacing w:after="20" w:line="240" w:lineRule="auto"/>
              <w:jc w:val="center"/>
              <w:rPr>
                <w:sz w:val="20"/>
                <w:szCs w:val="20"/>
              </w:rPr>
            </w:pPr>
            <w:r w:rsidRPr="00493E39">
              <w:rPr>
                <w:sz w:val="20"/>
                <w:szCs w:val="20"/>
              </w:rPr>
              <w:t>0,864</w:t>
            </w:r>
          </w:p>
        </w:tc>
        <w:tc>
          <w:tcPr>
            <w:tcW w:w="1417" w:type="dxa"/>
          </w:tcPr>
          <w:p w14:paraId="436AFBE5" w14:textId="77777777" w:rsidR="00D64459" w:rsidRPr="00493E39" w:rsidRDefault="008B2120">
            <w:pPr>
              <w:spacing w:after="20" w:line="240" w:lineRule="auto"/>
              <w:jc w:val="center"/>
              <w:rPr>
                <w:sz w:val="20"/>
                <w:szCs w:val="20"/>
              </w:rPr>
            </w:pPr>
            <w:r w:rsidRPr="00493E39">
              <w:rPr>
                <w:sz w:val="20"/>
                <w:szCs w:val="20"/>
              </w:rPr>
              <w:t>0,476</w:t>
            </w:r>
          </w:p>
        </w:tc>
      </w:tr>
      <w:tr w:rsidR="00D64459" w:rsidRPr="00493E39" w14:paraId="0564FA67" w14:textId="77777777">
        <w:trPr>
          <w:jc w:val="center"/>
        </w:trPr>
        <w:tc>
          <w:tcPr>
            <w:tcW w:w="2608" w:type="dxa"/>
            <w:tcBorders>
              <w:bottom w:val="single" w:sz="12" w:space="0" w:color="000000"/>
            </w:tcBorders>
          </w:tcPr>
          <w:p w14:paraId="2ACC977C" w14:textId="77777777" w:rsidR="00D64459" w:rsidRPr="00493E39" w:rsidRDefault="008B2120">
            <w:pPr>
              <w:spacing w:after="20" w:line="240" w:lineRule="auto"/>
              <w:rPr>
                <w:sz w:val="20"/>
                <w:szCs w:val="20"/>
              </w:rPr>
            </w:pPr>
            <w:r w:rsidRPr="00493E39">
              <w:rPr>
                <w:sz w:val="20"/>
                <w:szCs w:val="20"/>
              </w:rPr>
              <w:t>Brasil</w:t>
            </w:r>
          </w:p>
        </w:tc>
        <w:tc>
          <w:tcPr>
            <w:tcW w:w="794" w:type="dxa"/>
            <w:tcBorders>
              <w:bottom w:val="single" w:sz="12" w:space="0" w:color="000000"/>
            </w:tcBorders>
          </w:tcPr>
          <w:p w14:paraId="05DC4000" w14:textId="77777777" w:rsidR="00D64459" w:rsidRPr="00493E39" w:rsidRDefault="008B2120">
            <w:pPr>
              <w:spacing w:after="20" w:line="240" w:lineRule="auto"/>
              <w:jc w:val="center"/>
              <w:rPr>
                <w:sz w:val="20"/>
                <w:szCs w:val="20"/>
              </w:rPr>
            </w:pPr>
            <w:r w:rsidRPr="00493E39">
              <w:rPr>
                <w:sz w:val="20"/>
                <w:szCs w:val="20"/>
              </w:rPr>
              <w:t>1</w:t>
            </w:r>
          </w:p>
        </w:tc>
        <w:tc>
          <w:tcPr>
            <w:tcW w:w="1417" w:type="dxa"/>
            <w:tcBorders>
              <w:bottom w:val="single" w:sz="12" w:space="0" w:color="000000"/>
            </w:tcBorders>
          </w:tcPr>
          <w:p w14:paraId="6D8FEC35" w14:textId="77777777" w:rsidR="00D64459" w:rsidRPr="00493E39" w:rsidRDefault="00D64459">
            <w:pPr>
              <w:spacing w:after="20" w:line="240" w:lineRule="auto"/>
              <w:jc w:val="center"/>
              <w:rPr>
                <w:sz w:val="20"/>
                <w:szCs w:val="20"/>
              </w:rPr>
            </w:pPr>
          </w:p>
        </w:tc>
        <w:tc>
          <w:tcPr>
            <w:tcW w:w="1417" w:type="dxa"/>
            <w:tcBorders>
              <w:bottom w:val="single" w:sz="12" w:space="0" w:color="000000"/>
            </w:tcBorders>
          </w:tcPr>
          <w:p w14:paraId="45658D89" w14:textId="77777777" w:rsidR="00D64459" w:rsidRPr="00493E39" w:rsidRDefault="008B2120">
            <w:pPr>
              <w:spacing w:after="20" w:line="240" w:lineRule="auto"/>
              <w:jc w:val="center"/>
              <w:rPr>
                <w:sz w:val="20"/>
                <w:szCs w:val="20"/>
              </w:rPr>
            </w:pPr>
            <w:r w:rsidRPr="00493E39">
              <w:rPr>
                <w:sz w:val="20"/>
                <w:szCs w:val="20"/>
              </w:rPr>
              <w:t>0,868</w:t>
            </w:r>
          </w:p>
        </w:tc>
        <w:tc>
          <w:tcPr>
            <w:tcW w:w="1417" w:type="dxa"/>
            <w:tcBorders>
              <w:bottom w:val="single" w:sz="12" w:space="0" w:color="000000"/>
            </w:tcBorders>
          </w:tcPr>
          <w:p w14:paraId="63F3AA57" w14:textId="77777777" w:rsidR="00D64459" w:rsidRPr="00493E39" w:rsidRDefault="00D64459">
            <w:pPr>
              <w:spacing w:after="20" w:line="240" w:lineRule="auto"/>
              <w:jc w:val="center"/>
              <w:rPr>
                <w:sz w:val="20"/>
                <w:szCs w:val="20"/>
              </w:rPr>
            </w:pPr>
          </w:p>
        </w:tc>
        <w:tc>
          <w:tcPr>
            <w:tcW w:w="1417" w:type="dxa"/>
            <w:tcBorders>
              <w:bottom w:val="single" w:sz="12" w:space="0" w:color="000000"/>
            </w:tcBorders>
          </w:tcPr>
          <w:p w14:paraId="15DAC930" w14:textId="77777777" w:rsidR="00D64459" w:rsidRPr="00493E39" w:rsidRDefault="00D64459">
            <w:pPr>
              <w:spacing w:after="20" w:line="240" w:lineRule="auto"/>
              <w:jc w:val="center"/>
              <w:rPr>
                <w:sz w:val="20"/>
                <w:szCs w:val="20"/>
              </w:rPr>
            </w:pPr>
          </w:p>
        </w:tc>
      </w:tr>
    </w:tbl>
    <w:p w14:paraId="0DE6EB3B" w14:textId="77777777" w:rsidR="00D64459" w:rsidRPr="00493E39" w:rsidRDefault="008B2120">
      <w:pPr>
        <w:spacing w:line="240" w:lineRule="auto"/>
        <w:jc w:val="both"/>
        <w:rPr>
          <w:sz w:val="20"/>
          <w:szCs w:val="20"/>
          <w:lang w:val="pt-BR"/>
        </w:rPr>
      </w:pPr>
      <w:commentRangeStart w:id="348"/>
      <w:commentRangeStart w:id="349"/>
      <w:r w:rsidRPr="00493E39">
        <w:rPr>
          <w:sz w:val="20"/>
          <w:szCs w:val="20"/>
          <w:lang w:val="pt-BR"/>
        </w:rPr>
        <w:t>Nota: o Brasil ocupa a décima sexta posição entre as 65 economias, o que corresponde ao percentil 77 da distribuição. A amostra restringe-se às economias com observação de preço de varejo em ambos os extremos da janela.</w:t>
      </w:r>
      <w:commentRangeEnd w:id="348"/>
      <w:r w:rsidRPr="00493E39">
        <w:rPr>
          <w:rStyle w:val="CommentReference"/>
          <w:sz w:val="20"/>
          <w:szCs w:val="20"/>
          <w:lang w:val="pt-BR"/>
        </w:rPr>
        <w:commentReference w:id="348"/>
      </w:r>
      <w:commentRangeEnd w:id="349"/>
      <w:r w:rsidR="00962AB9" w:rsidRPr="00493E39">
        <w:rPr>
          <w:rStyle w:val="CommentReference"/>
          <w:sz w:val="20"/>
          <w:szCs w:val="20"/>
          <w:lang w:val="pt-BR"/>
        </w:rPr>
        <w:commentReference w:id="349"/>
      </w:r>
    </w:p>
    <w:p w14:paraId="6EDAF78B" w14:textId="77777777" w:rsidR="00D64459" w:rsidRPr="00493E39" w:rsidRDefault="008B2120">
      <w:pPr>
        <w:spacing w:after="240" w:line="240" w:lineRule="auto"/>
        <w:jc w:val="center"/>
        <w:rPr>
          <w:sz w:val="20"/>
          <w:szCs w:val="20"/>
          <w:lang w:val="pt-BR"/>
        </w:rPr>
      </w:pPr>
      <w:r w:rsidRPr="00493E39">
        <w:rPr>
          <w:sz w:val="20"/>
          <w:szCs w:val="20"/>
          <w:lang w:val="pt-BR"/>
        </w:rPr>
        <w:t>Fonte: Elaboração própria.</w:t>
      </w:r>
    </w:p>
    <w:p w14:paraId="615789C7" w14:textId="4A0167DC" w:rsidR="00D64459" w:rsidRPr="00493E39" w:rsidRDefault="008B2120">
      <w:pPr>
        <w:ind w:firstLine="709"/>
        <w:jc w:val="both"/>
        <w:rPr>
          <w:lang w:val="pt-BR"/>
        </w:rPr>
      </w:pPr>
      <w:r w:rsidRPr="00493E39">
        <w:rPr>
          <w:lang w:val="pt-BR"/>
        </w:rPr>
        <w:t>Cabe uma observação final sobre o alcance deste exercício. A base de preços tem início em dezembro de 2015 e a classificação de política, em 2021, de modo que nenhuma das duas alcança o regime brasileiro anterior à paridade de importação. A comparação internacional situa a magnitude estimada para o regime posterior, e não substitui a datação da mudança conduzida no Capítulo 4. Registre-se, ainda, que a mesma base classifica o Brasil como economia de preço regulado no ano de 2023, e apenas nele, ao passo que o classifica como desregulado em 2021, 2022 e 2024. A oscilação coincide com o abandono da política de paridade de importação, anunciado em maio de 2023, e é compatível com uma mudança na classificação da política naquele ano.</w:t>
      </w:r>
    </w:p>
    <w:p w14:paraId="764D81EA" w14:textId="77777777" w:rsidR="00D64459" w:rsidRPr="00493E39" w:rsidRDefault="008B2120">
      <w:pPr>
        <w:rPr>
          <w:lang w:val="pt-BR"/>
        </w:rPr>
      </w:pPr>
      <w:r w:rsidRPr="00493E39">
        <w:rPr>
          <w:lang w:val="pt-BR"/>
        </w:rPr>
        <w:br w:type="page"/>
      </w:r>
    </w:p>
    <w:p w14:paraId="167DDA0F" w14:textId="77777777" w:rsidR="00D64459" w:rsidRPr="00493E39" w:rsidRDefault="008B2120">
      <w:pPr>
        <w:pStyle w:val="Heading1"/>
        <w:spacing w:before="280" w:after="280"/>
        <w:jc w:val="center"/>
        <w:rPr>
          <w:lang w:val="pt-BR"/>
        </w:rPr>
      </w:pPr>
      <w:bookmarkStart w:id="350" w:name="_Toc239713594"/>
      <w:bookmarkStart w:id="351" w:name="_TocReviewed_570"/>
      <w:r w:rsidRPr="00493E39">
        <w:rPr>
          <w:lang w:val="pt-BR"/>
        </w:rPr>
        <w:t>APÊNDICE J – ESTATÍSTICAS DESCRITIVAS, PESOS E RAIZ UNITÁRIA</w:t>
      </w:r>
      <w:bookmarkEnd w:id="350"/>
      <w:bookmarkEnd w:id="351"/>
    </w:p>
    <w:p w14:paraId="7523223A" w14:textId="42CC2F9A" w:rsidR="00D64459" w:rsidRPr="00493E39" w:rsidRDefault="008B2120">
      <w:pPr>
        <w:ind w:firstLine="709"/>
        <w:jc w:val="both"/>
        <w:rPr>
          <w:lang w:val="pt-BR"/>
        </w:rPr>
      </w:pPr>
      <w:r w:rsidRPr="00493E39">
        <w:rPr>
          <w:lang w:val="pt-BR"/>
        </w:rPr>
        <w:t xml:space="preserve">Este apêndice reúne três insumos utilizados no trabalho: as estatísticas descritivas das séries do modelo, os pesos da cesta empregados na decomposição </w:t>
      </w:r>
      <w:del w:id="10838" w:author="Claude" w:date="2026-10-21T00:40:36Z">
        <w:r w:rsidRPr="00493E39">
          <w:rPr>
            <w:lang w:val="pt-BR"/>
          </w:rPr>
          <w:delText xml:space="preserve">entre primeira e segunda volta da seção 4.5.1</w:delText>
        </w:r>
      </w:del>
      <w:ins w:id="10839" w:author="Claude" w:date="2026-10-21T00:40:36Z">
        <w:r w:rsidRPr="00493E39">
          <w:rPr>
            <w:lang w:val="pt-BR"/>
          </w:rPr>
          <w:t xml:space="preserve">entre primeiro e segundo efeito da seção 4.5.1</w:t>
        </w:r>
      </w:ins>
      <w:r w:rsidRPr="00493E39">
        <w:rPr>
          <w:lang w:val="pt-BR"/>
        </w:rPr>
        <w:t xml:space="preserve">, e os testes de raiz unitária. Essas informações permitem ao leitor avaliar as transformações e os procedimentos utilizados.</w:t>
      </w:r>
    </w:p>
    <w:p w14:paraId="5FE4EE6C" w14:textId="77777777" w:rsidR="00D64459" w:rsidRPr="00493E39" w:rsidRDefault="008B2120">
      <w:pPr>
        <w:keepNext/>
        <w:spacing w:before="240" w:after="60" w:line="240" w:lineRule="auto"/>
        <w:rPr>
          <w:sz w:val="20"/>
          <w:szCs w:val="20"/>
          <w:lang w:val="pt-BR"/>
        </w:rPr>
      </w:pPr>
      <w:r w:rsidRPr="00493E39">
        <w:rPr>
          <w:sz w:val="20"/>
          <w:szCs w:val="20"/>
          <w:lang w:val="pt-BR"/>
        </w:rPr>
        <w:t>Tabela J.1 – Estatísticas descritivas das séries do modelo, jan/2003 a set/2025</w:t>
      </w:r>
    </w:p>
    <w:tbl>
      <w:tblPr>
        <w:tblW w:w="0" w:type="auto"/>
        <w:jc w:val="center"/>
        <w:tblLook w:val="04A0" w:firstRow="1" w:lastRow="0" w:firstColumn="1" w:lastColumn="0" w:noHBand="0" w:noVBand="1"/>
      </w:tblPr>
      <w:tblGrid>
        <w:gridCol w:w="3000"/>
        <w:gridCol w:w="700"/>
        <w:gridCol w:w="900"/>
        <w:gridCol w:w="900"/>
        <w:gridCol w:w="1100"/>
        <w:gridCol w:w="1100"/>
        <w:gridCol w:w="1100"/>
      </w:tblGrid>
      <w:tr w:rsidR="00D64459" w:rsidRPr="00493E39" w14:paraId="672632F1" w14:textId="77777777">
        <w:trPr>
          <w:tblHeader/>
          <w:jc w:val="center"/>
        </w:trPr>
        <w:tc>
          <w:tcPr>
            <w:tcW w:w="3000" w:type="dxa"/>
            <w:tcBorders>
              <w:top w:val="single" w:sz="12" w:space="0" w:color="000000"/>
              <w:bottom w:val="single" w:sz="6" w:space="0" w:color="000000"/>
            </w:tcBorders>
          </w:tcPr>
          <w:p w14:paraId="6C9BA00A" w14:textId="77777777" w:rsidR="00D64459" w:rsidRPr="00493E39" w:rsidRDefault="008B2120">
            <w:pPr>
              <w:spacing w:after="20" w:line="240" w:lineRule="auto"/>
              <w:rPr>
                <w:sz w:val="20"/>
                <w:szCs w:val="20"/>
              </w:rPr>
            </w:pPr>
            <w:r w:rsidRPr="00493E39">
              <w:rPr>
                <w:b/>
                <w:sz w:val="20"/>
                <w:szCs w:val="20"/>
              </w:rPr>
              <w:t>Série</w:t>
            </w:r>
          </w:p>
        </w:tc>
        <w:tc>
          <w:tcPr>
            <w:tcW w:w="700" w:type="dxa"/>
            <w:tcBorders>
              <w:top w:val="single" w:sz="12" w:space="0" w:color="000000"/>
              <w:bottom w:val="single" w:sz="6" w:space="0" w:color="000000"/>
            </w:tcBorders>
          </w:tcPr>
          <w:p w14:paraId="295794AC" w14:textId="77777777" w:rsidR="00D64459" w:rsidRPr="00493E39" w:rsidRDefault="008B2120">
            <w:pPr>
              <w:spacing w:after="20" w:line="240" w:lineRule="auto"/>
              <w:rPr>
                <w:sz w:val="20"/>
                <w:szCs w:val="20"/>
              </w:rPr>
            </w:pPr>
            <w:r w:rsidRPr="00493E39">
              <w:rPr>
                <w:b/>
                <w:sz w:val="20"/>
                <w:szCs w:val="20"/>
              </w:rPr>
              <w:t>Obs.</w:t>
            </w:r>
          </w:p>
        </w:tc>
        <w:tc>
          <w:tcPr>
            <w:tcW w:w="900" w:type="dxa"/>
            <w:tcBorders>
              <w:top w:val="single" w:sz="12" w:space="0" w:color="000000"/>
              <w:bottom w:val="single" w:sz="6" w:space="0" w:color="000000"/>
            </w:tcBorders>
          </w:tcPr>
          <w:p w14:paraId="1FEF59D6" w14:textId="77777777" w:rsidR="00D64459" w:rsidRPr="00493E39" w:rsidRDefault="008B2120">
            <w:pPr>
              <w:spacing w:after="20" w:line="240" w:lineRule="auto"/>
              <w:rPr>
                <w:sz w:val="20"/>
                <w:szCs w:val="20"/>
              </w:rPr>
            </w:pPr>
            <w:r w:rsidRPr="00493E39">
              <w:rPr>
                <w:b/>
                <w:sz w:val="20"/>
                <w:szCs w:val="20"/>
              </w:rPr>
              <w:t>Média</w:t>
            </w:r>
          </w:p>
        </w:tc>
        <w:tc>
          <w:tcPr>
            <w:tcW w:w="900" w:type="dxa"/>
            <w:tcBorders>
              <w:top w:val="single" w:sz="12" w:space="0" w:color="000000"/>
              <w:bottom w:val="single" w:sz="6" w:space="0" w:color="000000"/>
            </w:tcBorders>
          </w:tcPr>
          <w:p w14:paraId="3C5627EE" w14:textId="77777777" w:rsidR="00D64459" w:rsidRPr="00493E39" w:rsidRDefault="008B2120">
            <w:pPr>
              <w:spacing w:after="20" w:line="240" w:lineRule="auto"/>
              <w:rPr>
                <w:sz w:val="20"/>
                <w:szCs w:val="20"/>
              </w:rPr>
            </w:pPr>
            <w:r w:rsidRPr="00493E39">
              <w:rPr>
                <w:b/>
                <w:sz w:val="20"/>
                <w:szCs w:val="20"/>
              </w:rPr>
              <w:t>D.P.</w:t>
            </w:r>
          </w:p>
        </w:tc>
        <w:tc>
          <w:tcPr>
            <w:tcW w:w="1100" w:type="dxa"/>
            <w:tcBorders>
              <w:top w:val="single" w:sz="12" w:space="0" w:color="000000"/>
              <w:bottom w:val="single" w:sz="6" w:space="0" w:color="000000"/>
            </w:tcBorders>
          </w:tcPr>
          <w:p w14:paraId="5046B059" w14:textId="77777777" w:rsidR="00D64459" w:rsidRPr="00493E39" w:rsidRDefault="008B2120">
            <w:pPr>
              <w:spacing w:after="20" w:line="240" w:lineRule="auto"/>
              <w:rPr>
                <w:sz w:val="20"/>
                <w:szCs w:val="20"/>
              </w:rPr>
            </w:pPr>
            <w:r w:rsidRPr="00493E39">
              <w:rPr>
                <w:b/>
                <w:sz w:val="20"/>
                <w:szCs w:val="20"/>
              </w:rPr>
              <w:t>Mínimo</w:t>
            </w:r>
          </w:p>
        </w:tc>
        <w:tc>
          <w:tcPr>
            <w:tcW w:w="1100" w:type="dxa"/>
            <w:tcBorders>
              <w:top w:val="single" w:sz="12" w:space="0" w:color="000000"/>
              <w:bottom w:val="single" w:sz="6" w:space="0" w:color="000000"/>
            </w:tcBorders>
          </w:tcPr>
          <w:p w14:paraId="42E82CD6" w14:textId="77777777" w:rsidR="00D64459" w:rsidRPr="00493E39" w:rsidRDefault="008B2120">
            <w:pPr>
              <w:spacing w:after="20" w:line="240" w:lineRule="auto"/>
              <w:rPr>
                <w:sz w:val="20"/>
                <w:szCs w:val="20"/>
              </w:rPr>
            </w:pPr>
            <w:r w:rsidRPr="00493E39">
              <w:rPr>
                <w:b/>
                <w:sz w:val="20"/>
                <w:szCs w:val="20"/>
              </w:rPr>
              <w:t>Mediana</w:t>
            </w:r>
          </w:p>
        </w:tc>
        <w:tc>
          <w:tcPr>
            <w:tcW w:w="1100" w:type="dxa"/>
            <w:tcBorders>
              <w:top w:val="single" w:sz="12" w:space="0" w:color="000000"/>
              <w:bottom w:val="single" w:sz="6" w:space="0" w:color="000000"/>
            </w:tcBorders>
          </w:tcPr>
          <w:p w14:paraId="600CD3CC" w14:textId="77777777" w:rsidR="00D64459" w:rsidRPr="00493E39" w:rsidRDefault="008B2120">
            <w:pPr>
              <w:spacing w:after="20" w:line="240" w:lineRule="auto"/>
              <w:rPr>
                <w:sz w:val="20"/>
                <w:szCs w:val="20"/>
              </w:rPr>
            </w:pPr>
            <w:r w:rsidRPr="00493E39">
              <w:rPr>
                <w:b/>
                <w:sz w:val="20"/>
                <w:szCs w:val="20"/>
              </w:rPr>
              <w:t>Máximo</w:t>
            </w:r>
          </w:p>
        </w:tc>
      </w:tr>
      <w:tr w:rsidR="00D64459" w:rsidRPr="00493E39" w14:paraId="13680300" w14:textId="77777777">
        <w:trPr>
          <w:jc w:val="center"/>
        </w:trPr>
        <w:tc>
          <w:tcPr>
            <w:tcW w:w="3000" w:type="dxa"/>
          </w:tcPr>
          <w:p w14:paraId="3F7D2EBA" w14:textId="77777777" w:rsidR="00D64459" w:rsidRPr="00493E39" w:rsidRDefault="008B2120">
            <w:pPr>
              <w:spacing w:after="20" w:line="240" w:lineRule="auto"/>
              <w:rPr>
                <w:sz w:val="20"/>
                <w:szCs w:val="20"/>
                <w:lang w:val="pt-BR"/>
              </w:rPr>
            </w:pPr>
            <w:r w:rsidRPr="00493E39">
              <w:rPr>
                <w:sz w:val="20"/>
                <w:szCs w:val="20"/>
                <w:lang w:val="pt-BR"/>
              </w:rPr>
              <w:t>Choque do petróleo (Brent, padronizado)</w:t>
            </w:r>
          </w:p>
        </w:tc>
        <w:tc>
          <w:tcPr>
            <w:tcW w:w="700" w:type="dxa"/>
          </w:tcPr>
          <w:p w14:paraId="407673FB" w14:textId="77777777" w:rsidR="00D64459" w:rsidRPr="00493E39" w:rsidRDefault="008B2120">
            <w:pPr>
              <w:spacing w:after="20" w:line="240" w:lineRule="auto"/>
              <w:rPr>
                <w:sz w:val="20"/>
                <w:szCs w:val="20"/>
              </w:rPr>
            </w:pPr>
            <w:r w:rsidRPr="00493E39">
              <w:rPr>
                <w:sz w:val="20"/>
                <w:szCs w:val="20"/>
              </w:rPr>
              <w:t>272</w:t>
            </w:r>
          </w:p>
        </w:tc>
        <w:tc>
          <w:tcPr>
            <w:tcW w:w="900" w:type="dxa"/>
          </w:tcPr>
          <w:p w14:paraId="1B4C38EE" w14:textId="77777777" w:rsidR="00D64459" w:rsidRPr="00493E39" w:rsidRDefault="008B2120">
            <w:pPr>
              <w:spacing w:after="20" w:line="240" w:lineRule="auto"/>
              <w:rPr>
                <w:sz w:val="20"/>
                <w:szCs w:val="20"/>
              </w:rPr>
            </w:pPr>
            <w:r w:rsidRPr="00493E39">
              <w:rPr>
                <w:sz w:val="20"/>
                <w:szCs w:val="20"/>
              </w:rPr>
              <w:t>0,028</w:t>
            </w:r>
          </w:p>
        </w:tc>
        <w:tc>
          <w:tcPr>
            <w:tcW w:w="900" w:type="dxa"/>
          </w:tcPr>
          <w:p w14:paraId="5630C6A5" w14:textId="77777777" w:rsidR="00D64459" w:rsidRPr="00493E39" w:rsidRDefault="008B2120">
            <w:pPr>
              <w:spacing w:after="20" w:line="240" w:lineRule="auto"/>
              <w:rPr>
                <w:sz w:val="20"/>
                <w:szCs w:val="20"/>
              </w:rPr>
            </w:pPr>
            <w:r w:rsidRPr="00493E39">
              <w:rPr>
                <w:sz w:val="20"/>
                <w:szCs w:val="20"/>
              </w:rPr>
              <w:t>1,000</w:t>
            </w:r>
          </w:p>
        </w:tc>
        <w:tc>
          <w:tcPr>
            <w:tcW w:w="1100" w:type="dxa"/>
          </w:tcPr>
          <w:p w14:paraId="28418D05" w14:textId="77777777" w:rsidR="00D64459" w:rsidRPr="00493E39" w:rsidRDefault="008B2120">
            <w:pPr>
              <w:spacing w:after="20" w:line="240" w:lineRule="auto"/>
              <w:rPr>
                <w:sz w:val="20"/>
                <w:szCs w:val="20"/>
              </w:rPr>
            </w:pPr>
            <w:r w:rsidRPr="00493E39">
              <w:rPr>
                <w:sz w:val="20"/>
                <w:szCs w:val="20"/>
              </w:rPr>
              <w:t>−5,434</w:t>
            </w:r>
          </w:p>
        </w:tc>
        <w:tc>
          <w:tcPr>
            <w:tcW w:w="1100" w:type="dxa"/>
          </w:tcPr>
          <w:p w14:paraId="75CBD3ED" w14:textId="77777777" w:rsidR="00D64459" w:rsidRPr="00493E39" w:rsidRDefault="008B2120">
            <w:pPr>
              <w:spacing w:after="20" w:line="240" w:lineRule="auto"/>
              <w:rPr>
                <w:sz w:val="20"/>
                <w:szCs w:val="20"/>
              </w:rPr>
            </w:pPr>
            <w:r w:rsidRPr="00493E39">
              <w:rPr>
                <w:sz w:val="20"/>
                <w:szCs w:val="20"/>
              </w:rPr>
              <w:t>0,132</w:t>
            </w:r>
          </w:p>
        </w:tc>
        <w:tc>
          <w:tcPr>
            <w:tcW w:w="1100" w:type="dxa"/>
          </w:tcPr>
          <w:p w14:paraId="278E2682" w14:textId="77777777" w:rsidR="00D64459" w:rsidRPr="00493E39" w:rsidRDefault="008B2120">
            <w:pPr>
              <w:spacing w:after="20" w:line="240" w:lineRule="auto"/>
              <w:rPr>
                <w:sz w:val="20"/>
                <w:szCs w:val="20"/>
              </w:rPr>
            </w:pPr>
            <w:r w:rsidRPr="00493E39">
              <w:rPr>
                <w:sz w:val="20"/>
                <w:szCs w:val="20"/>
              </w:rPr>
              <w:t>4,628</w:t>
            </w:r>
          </w:p>
        </w:tc>
      </w:tr>
      <w:tr w:rsidR="00D64459" w:rsidRPr="00493E39" w14:paraId="04B7F8A6" w14:textId="77777777">
        <w:trPr>
          <w:jc w:val="center"/>
        </w:trPr>
        <w:tc>
          <w:tcPr>
            <w:tcW w:w="3000" w:type="dxa"/>
          </w:tcPr>
          <w:p w14:paraId="1847CC34" w14:textId="77777777" w:rsidR="00D64459" w:rsidRPr="00493E39" w:rsidRDefault="008B2120">
            <w:pPr>
              <w:spacing w:after="20" w:line="240" w:lineRule="auto"/>
              <w:rPr>
                <w:sz w:val="20"/>
                <w:szCs w:val="20"/>
              </w:rPr>
            </w:pPr>
            <w:r w:rsidRPr="00493E39">
              <w:rPr>
                <w:sz w:val="20"/>
                <w:szCs w:val="20"/>
              </w:rPr>
              <w:t>IPCA Geral</w:t>
            </w:r>
          </w:p>
        </w:tc>
        <w:tc>
          <w:tcPr>
            <w:tcW w:w="700" w:type="dxa"/>
          </w:tcPr>
          <w:p w14:paraId="15719905" w14:textId="77777777" w:rsidR="00D64459" w:rsidRPr="00493E39" w:rsidRDefault="008B2120">
            <w:pPr>
              <w:spacing w:after="20" w:line="240" w:lineRule="auto"/>
              <w:rPr>
                <w:sz w:val="20"/>
                <w:szCs w:val="20"/>
              </w:rPr>
            </w:pPr>
            <w:r w:rsidRPr="00493E39">
              <w:rPr>
                <w:sz w:val="20"/>
                <w:szCs w:val="20"/>
              </w:rPr>
              <w:t>272</w:t>
            </w:r>
          </w:p>
        </w:tc>
        <w:tc>
          <w:tcPr>
            <w:tcW w:w="900" w:type="dxa"/>
          </w:tcPr>
          <w:p w14:paraId="42081C26" w14:textId="77777777" w:rsidR="00D64459" w:rsidRPr="00493E39" w:rsidRDefault="008B2120">
            <w:pPr>
              <w:spacing w:after="20" w:line="240" w:lineRule="auto"/>
              <w:rPr>
                <w:sz w:val="20"/>
                <w:szCs w:val="20"/>
              </w:rPr>
            </w:pPr>
            <w:r w:rsidRPr="00493E39">
              <w:rPr>
                <w:sz w:val="20"/>
                <w:szCs w:val="20"/>
              </w:rPr>
              <w:t>0,464</w:t>
            </w:r>
          </w:p>
        </w:tc>
        <w:tc>
          <w:tcPr>
            <w:tcW w:w="900" w:type="dxa"/>
          </w:tcPr>
          <w:p w14:paraId="4C2CB4A5" w14:textId="77777777" w:rsidR="00D64459" w:rsidRPr="00493E39" w:rsidRDefault="008B2120">
            <w:pPr>
              <w:spacing w:after="20" w:line="240" w:lineRule="auto"/>
              <w:rPr>
                <w:sz w:val="20"/>
                <w:szCs w:val="20"/>
              </w:rPr>
            </w:pPr>
            <w:r w:rsidRPr="00493E39">
              <w:rPr>
                <w:sz w:val="20"/>
                <w:szCs w:val="20"/>
              </w:rPr>
              <w:t>0,334</w:t>
            </w:r>
          </w:p>
        </w:tc>
        <w:tc>
          <w:tcPr>
            <w:tcW w:w="1100" w:type="dxa"/>
          </w:tcPr>
          <w:p w14:paraId="6A1B0BC9" w14:textId="77777777" w:rsidR="00D64459" w:rsidRPr="00493E39" w:rsidRDefault="008B2120">
            <w:pPr>
              <w:spacing w:after="20" w:line="240" w:lineRule="auto"/>
              <w:rPr>
                <w:sz w:val="20"/>
                <w:szCs w:val="20"/>
              </w:rPr>
            </w:pPr>
            <w:r w:rsidRPr="00493E39">
              <w:rPr>
                <w:sz w:val="20"/>
                <w:szCs w:val="20"/>
              </w:rPr>
              <w:t>−0,682</w:t>
            </w:r>
          </w:p>
        </w:tc>
        <w:tc>
          <w:tcPr>
            <w:tcW w:w="1100" w:type="dxa"/>
          </w:tcPr>
          <w:p w14:paraId="2AA002CD" w14:textId="77777777" w:rsidR="00D64459" w:rsidRPr="00493E39" w:rsidRDefault="008B2120">
            <w:pPr>
              <w:spacing w:after="20" w:line="240" w:lineRule="auto"/>
              <w:rPr>
                <w:sz w:val="20"/>
                <w:szCs w:val="20"/>
              </w:rPr>
            </w:pPr>
            <w:r w:rsidRPr="00493E39">
              <w:rPr>
                <w:sz w:val="20"/>
                <w:szCs w:val="20"/>
              </w:rPr>
              <w:t>0,439</w:t>
            </w:r>
          </w:p>
        </w:tc>
        <w:tc>
          <w:tcPr>
            <w:tcW w:w="1100" w:type="dxa"/>
          </w:tcPr>
          <w:p w14:paraId="579831B6" w14:textId="77777777" w:rsidR="00D64459" w:rsidRPr="00493E39" w:rsidRDefault="008B2120">
            <w:pPr>
              <w:spacing w:after="20" w:line="240" w:lineRule="auto"/>
              <w:rPr>
                <w:sz w:val="20"/>
                <w:szCs w:val="20"/>
              </w:rPr>
            </w:pPr>
            <w:r w:rsidRPr="00493E39">
              <w:rPr>
                <w:sz w:val="20"/>
                <w:szCs w:val="20"/>
              </w:rPr>
              <w:t>1,607</w:t>
            </w:r>
          </w:p>
        </w:tc>
      </w:tr>
      <w:tr w:rsidR="00D64459" w:rsidRPr="00493E39" w14:paraId="7DBADB2B" w14:textId="77777777">
        <w:trPr>
          <w:jc w:val="center"/>
        </w:trPr>
        <w:tc>
          <w:tcPr>
            <w:tcW w:w="3000" w:type="dxa"/>
          </w:tcPr>
          <w:p w14:paraId="20CAB081" w14:textId="77777777" w:rsidR="00D64459" w:rsidRPr="00493E39" w:rsidRDefault="008B2120">
            <w:pPr>
              <w:spacing w:after="20" w:line="240" w:lineRule="auto"/>
              <w:rPr>
                <w:sz w:val="20"/>
                <w:szCs w:val="20"/>
              </w:rPr>
            </w:pPr>
            <w:r w:rsidRPr="00493E39">
              <w:rPr>
                <w:sz w:val="20"/>
                <w:szCs w:val="20"/>
              </w:rPr>
              <w:t>IPCA Transportes</w:t>
            </w:r>
          </w:p>
        </w:tc>
        <w:tc>
          <w:tcPr>
            <w:tcW w:w="700" w:type="dxa"/>
          </w:tcPr>
          <w:p w14:paraId="1AE2012F" w14:textId="77777777" w:rsidR="00D64459" w:rsidRPr="00493E39" w:rsidRDefault="008B2120">
            <w:pPr>
              <w:spacing w:after="20" w:line="240" w:lineRule="auto"/>
              <w:rPr>
                <w:sz w:val="20"/>
                <w:szCs w:val="20"/>
              </w:rPr>
            </w:pPr>
            <w:r w:rsidRPr="00493E39">
              <w:rPr>
                <w:sz w:val="20"/>
                <w:szCs w:val="20"/>
              </w:rPr>
              <w:t>272</w:t>
            </w:r>
          </w:p>
        </w:tc>
        <w:tc>
          <w:tcPr>
            <w:tcW w:w="900" w:type="dxa"/>
          </w:tcPr>
          <w:p w14:paraId="6B542404" w14:textId="77777777" w:rsidR="00D64459" w:rsidRPr="00493E39" w:rsidRDefault="008B2120">
            <w:pPr>
              <w:spacing w:after="20" w:line="240" w:lineRule="auto"/>
              <w:rPr>
                <w:sz w:val="20"/>
                <w:szCs w:val="20"/>
              </w:rPr>
            </w:pPr>
            <w:r w:rsidRPr="00493E39">
              <w:rPr>
                <w:sz w:val="20"/>
                <w:szCs w:val="20"/>
              </w:rPr>
              <w:t>0,378</w:t>
            </w:r>
          </w:p>
        </w:tc>
        <w:tc>
          <w:tcPr>
            <w:tcW w:w="900" w:type="dxa"/>
          </w:tcPr>
          <w:p w14:paraId="15F69349" w14:textId="77777777" w:rsidR="00D64459" w:rsidRPr="00493E39" w:rsidRDefault="008B2120">
            <w:pPr>
              <w:spacing w:after="20" w:line="240" w:lineRule="auto"/>
              <w:rPr>
                <w:sz w:val="20"/>
                <w:szCs w:val="20"/>
              </w:rPr>
            </w:pPr>
            <w:r w:rsidRPr="00493E39">
              <w:rPr>
                <w:sz w:val="20"/>
                <w:szCs w:val="20"/>
              </w:rPr>
              <w:t>0,895</w:t>
            </w:r>
          </w:p>
        </w:tc>
        <w:tc>
          <w:tcPr>
            <w:tcW w:w="1100" w:type="dxa"/>
          </w:tcPr>
          <w:p w14:paraId="2F7D054D" w14:textId="77777777" w:rsidR="00D64459" w:rsidRPr="00493E39" w:rsidRDefault="008B2120">
            <w:pPr>
              <w:spacing w:after="20" w:line="240" w:lineRule="auto"/>
              <w:rPr>
                <w:sz w:val="20"/>
                <w:szCs w:val="20"/>
              </w:rPr>
            </w:pPr>
            <w:r w:rsidRPr="00493E39">
              <w:rPr>
                <w:sz w:val="20"/>
                <w:szCs w:val="20"/>
              </w:rPr>
              <w:t>−4,615</w:t>
            </w:r>
          </w:p>
        </w:tc>
        <w:tc>
          <w:tcPr>
            <w:tcW w:w="1100" w:type="dxa"/>
          </w:tcPr>
          <w:p w14:paraId="6A413423" w14:textId="77777777" w:rsidR="00D64459" w:rsidRPr="00493E39" w:rsidRDefault="008B2120">
            <w:pPr>
              <w:spacing w:after="20" w:line="240" w:lineRule="auto"/>
              <w:rPr>
                <w:sz w:val="20"/>
                <w:szCs w:val="20"/>
              </w:rPr>
            </w:pPr>
            <w:r w:rsidRPr="00493E39">
              <w:rPr>
                <w:sz w:val="20"/>
                <w:szCs w:val="20"/>
              </w:rPr>
              <w:t>0,334</w:t>
            </w:r>
          </w:p>
        </w:tc>
        <w:tc>
          <w:tcPr>
            <w:tcW w:w="1100" w:type="dxa"/>
          </w:tcPr>
          <w:p w14:paraId="627A0266" w14:textId="77777777" w:rsidR="00D64459" w:rsidRPr="00493E39" w:rsidRDefault="008B2120">
            <w:pPr>
              <w:spacing w:after="20" w:line="240" w:lineRule="auto"/>
              <w:rPr>
                <w:sz w:val="20"/>
                <w:szCs w:val="20"/>
              </w:rPr>
            </w:pPr>
            <w:r w:rsidRPr="00493E39">
              <w:rPr>
                <w:sz w:val="20"/>
                <w:szCs w:val="20"/>
              </w:rPr>
              <w:t>3,739</w:t>
            </w:r>
          </w:p>
        </w:tc>
      </w:tr>
      <w:tr w:rsidR="00D64459" w:rsidRPr="00493E39" w14:paraId="7C4A0365" w14:textId="77777777">
        <w:trPr>
          <w:jc w:val="center"/>
        </w:trPr>
        <w:tc>
          <w:tcPr>
            <w:tcW w:w="3000" w:type="dxa"/>
          </w:tcPr>
          <w:p w14:paraId="0476F1D7" w14:textId="77777777" w:rsidR="00D64459" w:rsidRPr="00493E39" w:rsidRDefault="008B2120">
            <w:pPr>
              <w:spacing w:after="20" w:line="240" w:lineRule="auto"/>
              <w:rPr>
                <w:sz w:val="20"/>
                <w:szCs w:val="20"/>
              </w:rPr>
            </w:pPr>
            <w:r w:rsidRPr="00493E39">
              <w:rPr>
                <w:sz w:val="20"/>
                <w:szCs w:val="20"/>
              </w:rPr>
              <w:t>Gasolina na refinaria</w:t>
            </w:r>
          </w:p>
        </w:tc>
        <w:tc>
          <w:tcPr>
            <w:tcW w:w="700" w:type="dxa"/>
          </w:tcPr>
          <w:p w14:paraId="62288A43" w14:textId="77777777" w:rsidR="00D64459" w:rsidRPr="00493E39" w:rsidRDefault="008B2120">
            <w:pPr>
              <w:spacing w:after="20" w:line="240" w:lineRule="auto"/>
              <w:rPr>
                <w:sz w:val="20"/>
                <w:szCs w:val="20"/>
              </w:rPr>
            </w:pPr>
            <w:r w:rsidRPr="00493E39">
              <w:rPr>
                <w:sz w:val="20"/>
                <w:szCs w:val="20"/>
              </w:rPr>
              <w:t>272</w:t>
            </w:r>
          </w:p>
        </w:tc>
        <w:tc>
          <w:tcPr>
            <w:tcW w:w="900" w:type="dxa"/>
          </w:tcPr>
          <w:p w14:paraId="484D1F48" w14:textId="77777777" w:rsidR="00D64459" w:rsidRPr="00493E39" w:rsidRDefault="008B2120">
            <w:pPr>
              <w:spacing w:after="20" w:line="240" w:lineRule="auto"/>
              <w:rPr>
                <w:sz w:val="20"/>
                <w:szCs w:val="20"/>
              </w:rPr>
            </w:pPr>
            <w:r w:rsidRPr="00493E39">
              <w:rPr>
                <w:sz w:val="20"/>
                <w:szCs w:val="20"/>
              </w:rPr>
              <w:t>0,450</w:t>
            </w:r>
          </w:p>
        </w:tc>
        <w:tc>
          <w:tcPr>
            <w:tcW w:w="900" w:type="dxa"/>
          </w:tcPr>
          <w:p w14:paraId="51B5D90F" w14:textId="77777777" w:rsidR="00D64459" w:rsidRPr="00493E39" w:rsidRDefault="008B2120">
            <w:pPr>
              <w:spacing w:after="20" w:line="240" w:lineRule="auto"/>
              <w:rPr>
                <w:sz w:val="20"/>
                <w:szCs w:val="20"/>
              </w:rPr>
            </w:pPr>
            <w:r w:rsidRPr="00493E39">
              <w:rPr>
                <w:sz w:val="20"/>
                <w:szCs w:val="20"/>
              </w:rPr>
              <w:t>5,075</w:t>
            </w:r>
          </w:p>
        </w:tc>
        <w:tc>
          <w:tcPr>
            <w:tcW w:w="1100" w:type="dxa"/>
          </w:tcPr>
          <w:p w14:paraId="4854EE5D" w14:textId="77777777" w:rsidR="00D64459" w:rsidRPr="00493E39" w:rsidRDefault="008B2120">
            <w:pPr>
              <w:spacing w:after="20" w:line="240" w:lineRule="auto"/>
              <w:rPr>
                <w:sz w:val="20"/>
                <w:szCs w:val="20"/>
              </w:rPr>
            </w:pPr>
            <w:r w:rsidRPr="00493E39">
              <w:rPr>
                <w:sz w:val="20"/>
                <w:szCs w:val="20"/>
              </w:rPr>
              <w:t>−37,071</w:t>
            </w:r>
          </w:p>
        </w:tc>
        <w:tc>
          <w:tcPr>
            <w:tcW w:w="1100" w:type="dxa"/>
          </w:tcPr>
          <w:p w14:paraId="7D493E6C" w14:textId="77777777" w:rsidR="00D64459" w:rsidRPr="00493E39" w:rsidRDefault="008B2120">
            <w:pPr>
              <w:spacing w:after="20" w:line="240" w:lineRule="auto"/>
              <w:rPr>
                <w:sz w:val="20"/>
                <w:szCs w:val="20"/>
              </w:rPr>
            </w:pPr>
            <w:r w:rsidRPr="00493E39">
              <w:rPr>
                <w:sz w:val="20"/>
                <w:szCs w:val="20"/>
              </w:rPr>
              <w:t>0,065</w:t>
            </w:r>
          </w:p>
        </w:tc>
        <w:tc>
          <w:tcPr>
            <w:tcW w:w="1100" w:type="dxa"/>
          </w:tcPr>
          <w:p w14:paraId="7DECB0DD" w14:textId="77777777" w:rsidR="00D64459" w:rsidRPr="00493E39" w:rsidRDefault="008B2120">
            <w:pPr>
              <w:spacing w:after="20" w:line="240" w:lineRule="auto"/>
              <w:rPr>
                <w:sz w:val="20"/>
                <w:szCs w:val="20"/>
              </w:rPr>
            </w:pPr>
            <w:r w:rsidRPr="00493E39">
              <w:rPr>
                <w:sz w:val="20"/>
                <w:szCs w:val="20"/>
              </w:rPr>
              <w:t>26,896</w:t>
            </w:r>
          </w:p>
        </w:tc>
      </w:tr>
      <w:tr w:rsidR="00D64459" w:rsidRPr="00493E39" w14:paraId="75083C3D" w14:textId="77777777">
        <w:trPr>
          <w:jc w:val="center"/>
        </w:trPr>
        <w:tc>
          <w:tcPr>
            <w:tcW w:w="3000" w:type="dxa"/>
          </w:tcPr>
          <w:p w14:paraId="3E71364C" w14:textId="77777777" w:rsidR="00D64459" w:rsidRPr="00493E39" w:rsidRDefault="008B2120">
            <w:pPr>
              <w:spacing w:after="20" w:line="240" w:lineRule="auto"/>
              <w:rPr>
                <w:sz w:val="20"/>
                <w:szCs w:val="20"/>
              </w:rPr>
            </w:pPr>
            <w:r w:rsidRPr="00493E39">
              <w:rPr>
                <w:sz w:val="20"/>
                <w:szCs w:val="20"/>
              </w:rPr>
              <w:t>Gasolina ao consumidor</w:t>
            </w:r>
          </w:p>
        </w:tc>
        <w:tc>
          <w:tcPr>
            <w:tcW w:w="700" w:type="dxa"/>
          </w:tcPr>
          <w:p w14:paraId="183CDE26" w14:textId="77777777" w:rsidR="00D64459" w:rsidRPr="00493E39" w:rsidRDefault="008B2120">
            <w:pPr>
              <w:spacing w:after="20" w:line="240" w:lineRule="auto"/>
              <w:rPr>
                <w:sz w:val="20"/>
                <w:szCs w:val="20"/>
              </w:rPr>
            </w:pPr>
            <w:r w:rsidRPr="00493E39">
              <w:rPr>
                <w:sz w:val="20"/>
                <w:szCs w:val="20"/>
              </w:rPr>
              <w:t>272</w:t>
            </w:r>
          </w:p>
        </w:tc>
        <w:tc>
          <w:tcPr>
            <w:tcW w:w="900" w:type="dxa"/>
          </w:tcPr>
          <w:p w14:paraId="722317CA" w14:textId="77777777" w:rsidR="00D64459" w:rsidRPr="00493E39" w:rsidRDefault="008B2120">
            <w:pPr>
              <w:spacing w:after="20" w:line="240" w:lineRule="auto"/>
              <w:rPr>
                <w:sz w:val="20"/>
                <w:szCs w:val="20"/>
              </w:rPr>
            </w:pPr>
            <w:r w:rsidRPr="00493E39">
              <w:rPr>
                <w:sz w:val="20"/>
                <w:szCs w:val="20"/>
              </w:rPr>
              <w:t>0,397</w:t>
            </w:r>
          </w:p>
        </w:tc>
        <w:tc>
          <w:tcPr>
            <w:tcW w:w="900" w:type="dxa"/>
          </w:tcPr>
          <w:p w14:paraId="4754A53B" w14:textId="77777777" w:rsidR="00D64459" w:rsidRPr="00493E39" w:rsidRDefault="008B2120">
            <w:pPr>
              <w:spacing w:after="20" w:line="240" w:lineRule="auto"/>
              <w:rPr>
                <w:sz w:val="20"/>
                <w:szCs w:val="20"/>
              </w:rPr>
            </w:pPr>
            <w:r w:rsidRPr="00493E39">
              <w:rPr>
                <w:sz w:val="20"/>
                <w:szCs w:val="20"/>
              </w:rPr>
              <w:t>2,524</w:t>
            </w:r>
          </w:p>
        </w:tc>
        <w:tc>
          <w:tcPr>
            <w:tcW w:w="1100" w:type="dxa"/>
          </w:tcPr>
          <w:p w14:paraId="1553A439" w14:textId="77777777" w:rsidR="00D64459" w:rsidRPr="00493E39" w:rsidRDefault="008B2120">
            <w:pPr>
              <w:spacing w:after="20" w:line="240" w:lineRule="auto"/>
              <w:rPr>
                <w:sz w:val="20"/>
                <w:szCs w:val="20"/>
              </w:rPr>
            </w:pPr>
            <w:r w:rsidRPr="00493E39">
              <w:rPr>
                <w:sz w:val="20"/>
                <w:szCs w:val="20"/>
              </w:rPr>
              <w:t>−16,818</w:t>
            </w:r>
          </w:p>
        </w:tc>
        <w:tc>
          <w:tcPr>
            <w:tcW w:w="1100" w:type="dxa"/>
          </w:tcPr>
          <w:p w14:paraId="44CFE5BD" w14:textId="77777777" w:rsidR="00D64459" w:rsidRPr="00493E39" w:rsidRDefault="008B2120">
            <w:pPr>
              <w:spacing w:after="20" w:line="240" w:lineRule="auto"/>
              <w:rPr>
                <w:sz w:val="20"/>
                <w:szCs w:val="20"/>
              </w:rPr>
            </w:pPr>
            <w:r w:rsidRPr="00493E39">
              <w:rPr>
                <w:sz w:val="20"/>
                <w:szCs w:val="20"/>
              </w:rPr>
              <w:t>0,200</w:t>
            </w:r>
          </w:p>
        </w:tc>
        <w:tc>
          <w:tcPr>
            <w:tcW w:w="1100" w:type="dxa"/>
          </w:tcPr>
          <w:p w14:paraId="76AD64FD" w14:textId="77777777" w:rsidR="00D64459" w:rsidRPr="00493E39" w:rsidRDefault="008B2120">
            <w:pPr>
              <w:spacing w:after="20" w:line="240" w:lineRule="auto"/>
              <w:rPr>
                <w:sz w:val="20"/>
                <w:szCs w:val="20"/>
              </w:rPr>
            </w:pPr>
            <w:r w:rsidRPr="00493E39">
              <w:rPr>
                <w:sz w:val="20"/>
                <w:szCs w:val="20"/>
              </w:rPr>
              <w:t>10,670</w:t>
            </w:r>
          </w:p>
        </w:tc>
      </w:tr>
      <w:tr w:rsidR="00D64459" w:rsidRPr="00493E39" w14:paraId="551AA474" w14:textId="77777777">
        <w:trPr>
          <w:jc w:val="center"/>
        </w:trPr>
        <w:tc>
          <w:tcPr>
            <w:tcW w:w="3000" w:type="dxa"/>
          </w:tcPr>
          <w:p w14:paraId="57FBD397" w14:textId="77777777" w:rsidR="00D64459" w:rsidRPr="00493E39" w:rsidRDefault="008B2120">
            <w:pPr>
              <w:spacing w:after="20" w:line="240" w:lineRule="auto"/>
              <w:rPr>
                <w:sz w:val="20"/>
                <w:szCs w:val="20"/>
              </w:rPr>
            </w:pPr>
            <w:r w:rsidRPr="00493E39">
              <w:rPr>
                <w:sz w:val="20"/>
                <w:szCs w:val="20"/>
              </w:rPr>
              <w:t>Óleo diesel</w:t>
            </w:r>
          </w:p>
        </w:tc>
        <w:tc>
          <w:tcPr>
            <w:tcW w:w="700" w:type="dxa"/>
          </w:tcPr>
          <w:p w14:paraId="72F12331" w14:textId="77777777" w:rsidR="00D64459" w:rsidRPr="00493E39" w:rsidRDefault="008B2120">
            <w:pPr>
              <w:spacing w:after="20" w:line="240" w:lineRule="auto"/>
              <w:rPr>
                <w:sz w:val="20"/>
                <w:szCs w:val="20"/>
              </w:rPr>
            </w:pPr>
            <w:r w:rsidRPr="00493E39">
              <w:rPr>
                <w:sz w:val="20"/>
                <w:szCs w:val="20"/>
              </w:rPr>
              <w:t>272</w:t>
            </w:r>
          </w:p>
        </w:tc>
        <w:tc>
          <w:tcPr>
            <w:tcW w:w="900" w:type="dxa"/>
          </w:tcPr>
          <w:p w14:paraId="27DFF8C0" w14:textId="77777777" w:rsidR="00D64459" w:rsidRPr="00493E39" w:rsidRDefault="008B2120">
            <w:pPr>
              <w:spacing w:after="20" w:line="240" w:lineRule="auto"/>
              <w:rPr>
                <w:sz w:val="20"/>
                <w:szCs w:val="20"/>
              </w:rPr>
            </w:pPr>
            <w:r w:rsidRPr="00493E39">
              <w:rPr>
                <w:sz w:val="20"/>
                <w:szCs w:val="20"/>
              </w:rPr>
              <w:t>0,516</w:t>
            </w:r>
          </w:p>
        </w:tc>
        <w:tc>
          <w:tcPr>
            <w:tcW w:w="900" w:type="dxa"/>
          </w:tcPr>
          <w:p w14:paraId="5656B198" w14:textId="77777777" w:rsidR="00D64459" w:rsidRPr="00493E39" w:rsidRDefault="008B2120">
            <w:pPr>
              <w:spacing w:after="20" w:line="240" w:lineRule="auto"/>
              <w:rPr>
                <w:sz w:val="20"/>
                <w:szCs w:val="20"/>
              </w:rPr>
            </w:pPr>
            <w:r w:rsidRPr="00493E39">
              <w:rPr>
                <w:sz w:val="20"/>
                <w:szCs w:val="20"/>
              </w:rPr>
              <w:t>2,284</w:t>
            </w:r>
          </w:p>
        </w:tc>
        <w:tc>
          <w:tcPr>
            <w:tcW w:w="1100" w:type="dxa"/>
          </w:tcPr>
          <w:p w14:paraId="56E7F7DF" w14:textId="77777777" w:rsidR="00D64459" w:rsidRPr="00493E39" w:rsidRDefault="008B2120">
            <w:pPr>
              <w:spacing w:after="20" w:line="240" w:lineRule="auto"/>
              <w:rPr>
                <w:sz w:val="20"/>
                <w:szCs w:val="20"/>
              </w:rPr>
            </w:pPr>
            <w:r w:rsidRPr="00493E39">
              <w:rPr>
                <w:sz w:val="20"/>
                <w:szCs w:val="20"/>
              </w:rPr>
              <w:t>−6,914</w:t>
            </w:r>
          </w:p>
        </w:tc>
        <w:tc>
          <w:tcPr>
            <w:tcW w:w="1100" w:type="dxa"/>
          </w:tcPr>
          <w:p w14:paraId="1C1D162F" w14:textId="77777777" w:rsidR="00D64459" w:rsidRPr="00493E39" w:rsidRDefault="008B2120">
            <w:pPr>
              <w:spacing w:after="20" w:line="240" w:lineRule="auto"/>
              <w:rPr>
                <w:sz w:val="20"/>
                <w:szCs w:val="20"/>
              </w:rPr>
            </w:pPr>
            <w:r w:rsidRPr="00493E39">
              <w:rPr>
                <w:sz w:val="20"/>
                <w:szCs w:val="20"/>
              </w:rPr>
              <w:t>0,110</w:t>
            </w:r>
          </w:p>
        </w:tc>
        <w:tc>
          <w:tcPr>
            <w:tcW w:w="1100" w:type="dxa"/>
          </w:tcPr>
          <w:p w14:paraId="22E8B955" w14:textId="77777777" w:rsidR="00D64459" w:rsidRPr="00493E39" w:rsidRDefault="008B2120">
            <w:pPr>
              <w:spacing w:after="20" w:line="240" w:lineRule="auto"/>
              <w:rPr>
                <w:sz w:val="20"/>
                <w:szCs w:val="20"/>
              </w:rPr>
            </w:pPr>
            <w:r w:rsidRPr="00493E39">
              <w:rPr>
                <w:sz w:val="20"/>
                <w:szCs w:val="20"/>
              </w:rPr>
              <w:t>12,795</w:t>
            </w:r>
          </w:p>
        </w:tc>
      </w:tr>
      <w:tr w:rsidR="00D64459" w:rsidRPr="00493E39" w14:paraId="150007FD" w14:textId="77777777">
        <w:trPr>
          <w:jc w:val="center"/>
        </w:trPr>
        <w:tc>
          <w:tcPr>
            <w:tcW w:w="3000" w:type="dxa"/>
          </w:tcPr>
          <w:p w14:paraId="7A23E747" w14:textId="77777777" w:rsidR="00D64459" w:rsidRPr="00493E39" w:rsidRDefault="008B2120">
            <w:pPr>
              <w:spacing w:after="20" w:line="240" w:lineRule="auto"/>
              <w:rPr>
                <w:sz w:val="20"/>
                <w:szCs w:val="20"/>
              </w:rPr>
            </w:pPr>
            <w:r w:rsidRPr="00493E39">
              <w:rPr>
                <w:sz w:val="20"/>
                <w:szCs w:val="20"/>
              </w:rPr>
              <w:t>Etanol</w:t>
            </w:r>
          </w:p>
        </w:tc>
        <w:tc>
          <w:tcPr>
            <w:tcW w:w="700" w:type="dxa"/>
          </w:tcPr>
          <w:p w14:paraId="4E6C99A2" w14:textId="77777777" w:rsidR="00D64459" w:rsidRPr="00493E39" w:rsidRDefault="008B2120">
            <w:pPr>
              <w:spacing w:after="20" w:line="240" w:lineRule="auto"/>
              <w:rPr>
                <w:sz w:val="20"/>
                <w:szCs w:val="20"/>
              </w:rPr>
            </w:pPr>
            <w:r w:rsidRPr="00493E39">
              <w:rPr>
                <w:sz w:val="20"/>
                <w:szCs w:val="20"/>
              </w:rPr>
              <w:t>272</w:t>
            </w:r>
          </w:p>
        </w:tc>
        <w:tc>
          <w:tcPr>
            <w:tcW w:w="900" w:type="dxa"/>
          </w:tcPr>
          <w:p w14:paraId="374ECC05" w14:textId="77777777" w:rsidR="00D64459" w:rsidRPr="00493E39" w:rsidRDefault="008B2120">
            <w:pPr>
              <w:spacing w:after="20" w:line="240" w:lineRule="auto"/>
              <w:rPr>
                <w:sz w:val="20"/>
                <w:szCs w:val="20"/>
              </w:rPr>
            </w:pPr>
            <w:r w:rsidRPr="00493E39">
              <w:rPr>
                <w:sz w:val="20"/>
                <w:szCs w:val="20"/>
              </w:rPr>
              <w:t>0,449</w:t>
            </w:r>
          </w:p>
        </w:tc>
        <w:tc>
          <w:tcPr>
            <w:tcW w:w="900" w:type="dxa"/>
          </w:tcPr>
          <w:p w14:paraId="64F5B26E" w14:textId="77777777" w:rsidR="00D64459" w:rsidRPr="00493E39" w:rsidRDefault="008B2120">
            <w:pPr>
              <w:spacing w:after="20" w:line="240" w:lineRule="auto"/>
              <w:rPr>
                <w:sz w:val="20"/>
                <w:szCs w:val="20"/>
              </w:rPr>
            </w:pPr>
            <w:r w:rsidRPr="00493E39">
              <w:rPr>
                <w:sz w:val="20"/>
                <w:szCs w:val="20"/>
              </w:rPr>
              <w:t>4,762</w:t>
            </w:r>
          </w:p>
        </w:tc>
        <w:tc>
          <w:tcPr>
            <w:tcW w:w="1100" w:type="dxa"/>
          </w:tcPr>
          <w:p w14:paraId="40CB2544" w14:textId="77777777" w:rsidR="00D64459" w:rsidRPr="00493E39" w:rsidRDefault="008B2120">
            <w:pPr>
              <w:spacing w:after="20" w:line="240" w:lineRule="auto"/>
              <w:rPr>
                <w:sz w:val="20"/>
                <w:szCs w:val="20"/>
              </w:rPr>
            </w:pPr>
            <w:r w:rsidRPr="00493E39">
              <w:rPr>
                <w:sz w:val="20"/>
                <w:szCs w:val="20"/>
              </w:rPr>
              <w:t>−14,514</w:t>
            </w:r>
          </w:p>
        </w:tc>
        <w:tc>
          <w:tcPr>
            <w:tcW w:w="1100" w:type="dxa"/>
          </w:tcPr>
          <w:p w14:paraId="4C616C7B" w14:textId="77777777" w:rsidR="00D64459" w:rsidRPr="00493E39" w:rsidRDefault="008B2120">
            <w:pPr>
              <w:spacing w:after="20" w:line="240" w:lineRule="auto"/>
              <w:rPr>
                <w:sz w:val="20"/>
                <w:szCs w:val="20"/>
              </w:rPr>
            </w:pPr>
            <w:r w:rsidRPr="00493E39">
              <w:rPr>
                <w:sz w:val="20"/>
                <w:szCs w:val="20"/>
              </w:rPr>
              <w:t>0,608</w:t>
            </w:r>
          </w:p>
        </w:tc>
        <w:tc>
          <w:tcPr>
            <w:tcW w:w="1100" w:type="dxa"/>
          </w:tcPr>
          <w:p w14:paraId="508B8F29" w14:textId="77777777" w:rsidR="00D64459" w:rsidRPr="00493E39" w:rsidRDefault="008B2120">
            <w:pPr>
              <w:spacing w:after="20" w:line="240" w:lineRule="auto"/>
              <w:rPr>
                <w:sz w:val="20"/>
                <w:szCs w:val="20"/>
              </w:rPr>
            </w:pPr>
            <w:r w:rsidRPr="00493E39">
              <w:rPr>
                <w:sz w:val="20"/>
                <w:szCs w:val="20"/>
              </w:rPr>
              <w:t>12,151</w:t>
            </w:r>
          </w:p>
        </w:tc>
      </w:tr>
      <w:tr w:rsidR="00D64459" w:rsidRPr="00493E39" w14:paraId="291B059E" w14:textId="77777777">
        <w:trPr>
          <w:jc w:val="center"/>
        </w:trPr>
        <w:tc>
          <w:tcPr>
            <w:tcW w:w="3000" w:type="dxa"/>
          </w:tcPr>
          <w:p w14:paraId="3D3F448F" w14:textId="77777777" w:rsidR="00D64459" w:rsidRPr="00493E39" w:rsidRDefault="008B2120">
            <w:pPr>
              <w:spacing w:after="20" w:line="240" w:lineRule="auto"/>
              <w:rPr>
                <w:sz w:val="20"/>
                <w:szCs w:val="20"/>
              </w:rPr>
            </w:pPr>
            <w:r w:rsidRPr="00493E39">
              <w:rPr>
                <w:sz w:val="20"/>
                <w:szCs w:val="20"/>
              </w:rPr>
              <w:t>Câmbio (variação)</w:t>
            </w:r>
          </w:p>
        </w:tc>
        <w:tc>
          <w:tcPr>
            <w:tcW w:w="700" w:type="dxa"/>
          </w:tcPr>
          <w:p w14:paraId="3F35FF03" w14:textId="77777777" w:rsidR="00D64459" w:rsidRPr="00493E39" w:rsidRDefault="008B2120">
            <w:pPr>
              <w:spacing w:after="20" w:line="240" w:lineRule="auto"/>
              <w:rPr>
                <w:sz w:val="20"/>
                <w:szCs w:val="20"/>
              </w:rPr>
            </w:pPr>
            <w:r w:rsidRPr="00493E39">
              <w:rPr>
                <w:sz w:val="20"/>
                <w:szCs w:val="20"/>
              </w:rPr>
              <w:t>272</w:t>
            </w:r>
          </w:p>
        </w:tc>
        <w:tc>
          <w:tcPr>
            <w:tcW w:w="900" w:type="dxa"/>
          </w:tcPr>
          <w:p w14:paraId="1584E07F" w14:textId="77777777" w:rsidR="00D64459" w:rsidRPr="00493E39" w:rsidRDefault="008B2120">
            <w:pPr>
              <w:spacing w:after="20" w:line="240" w:lineRule="auto"/>
              <w:rPr>
                <w:sz w:val="20"/>
                <w:szCs w:val="20"/>
              </w:rPr>
            </w:pPr>
            <w:r w:rsidRPr="00493E39">
              <w:rPr>
                <w:sz w:val="20"/>
                <w:szCs w:val="20"/>
              </w:rPr>
              <w:t>0,164</w:t>
            </w:r>
          </w:p>
        </w:tc>
        <w:tc>
          <w:tcPr>
            <w:tcW w:w="900" w:type="dxa"/>
          </w:tcPr>
          <w:p w14:paraId="25A529C7" w14:textId="77777777" w:rsidR="00D64459" w:rsidRPr="00493E39" w:rsidRDefault="008B2120">
            <w:pPr>
              <w:spacing w:after="20" w:line="240" w:lineRule="auto"/>
              <w:rPr>
                <w:sz w:val="20"/>
                <w:szCs w:val="20"/>
              </w:rPr>
            </w:pPr>
            <w:r w:rsidRPr="00493E39">
              <w:rPr>
                <w:sz w:val="20"/>
                <w:szCs w:val="20"/>
              </w:rPr>
              <w:t>3,612</w:t>
            </w:r>
          </w:p>
        </w:tc>
        <w:tc>
          <w:tcPr>
            <w:tcW w:w="1100" w:type="dxa"/>
          </w:tcPr>
          <w:p w14:paraId="4C406F44" w14:textId="77777777" w:rsidR="00D64459" w:rsidRPr="00493E39" w:rsidRDefault="008B2120">
            <w:pPr>
              <w:spacing w:after="20" w:line="240" w:lineRule="auto"/>
              <w:rPr>
                <w:sz w:val="20"/>
                <w:szCs w:val="20"/>
              </w:rPr>
            </w:pPr>
            <w:r w:rsidRPr="00493E39">
              <w:rPr>
                <w:sz w:val="20"/>
                <w:szCs w:val="20"/>
              </w:rPr>
              <w:t>−10,006</w:t>
            </w:r>
          </w:p>
        </w:tc>
        <w:tc>
          <w:tcPr>
            <w:tcW w:w="1100" w:type="dxa"/>
          </w:tcPr>
          <w:p w14:paraId="5EF9517A" w14:textId="77777777" w:rsidR="00D64459" w:rsidRPr="00493E39" w:rsidRDefault="008B2120">
            <w:pPr>
              <w:spacing w:after="20" w:line="240" w:lineRule="auto"/>
              <w:rPr>
                <w:sz w:val="20"/>
                <w:szCs w:val="20"/>
              </w:rPr>
            </w:pPr>
            <w:r w:rsidRPr="00493E39">
              <w:rPr>
                <w:sz w:val="20"/>
                <w:szCs w:val="20"/>
              </w:rPr>
              <w:t>−0,198</w:t>
            </w:r>
          </w:p>
        </w:tc>
        <w:tc>
          <w:tcPr>
            <w:tcW w:w="1100" w:type="dxa"/>
          </w:tcPr>
          <w:p w14:paraId="1DB7A3FE" w14:textId="77777777" w:rsidR="00D64459" w:rsidRPr="00493E39" w:rsidRDefault="008B2120">
            <w:pPr>
              <w:spacing w:after="20" w:line="240" w:lineRule="auto"/>
              <w:rPr>
                <w:sz w:val="20"/>
                <w:szCs w:val="20"/>
              </w:rPr>
            </w:pPr>
            <w:r w:rsidRPr="00493E39">
              <w:rPr>
                <w:sz w:val="20"/>
                <w:szCs w:val="20"/>
              </w:rPr>
              <w:t>18,850</w:t>
            </w:r>
          </w:p>
        </w:tc>
      </w:tr>
      <w:tr w:rsidR="00D64459" w:rsidRPr="00493E39" w14:paraId="44F85F9A" w14:textId="77777777">
        <w:trPr>
          <w:jc w:val="center"/>
        </w:trPr>
        <w:tc>
          <w:tcPr>
            <w:tcW w:w="3000" w:type="dxa"/>
          </w:tcPr>
          <w:p w14:paraId="0CB336AC" w14:textId="77777777" w:rsidR="00D64459" w:rsidRPr="00493E39" w:rsidRDefault="008B2120">
            <w:pPr>
              <w:spacing w:after="20" w:line="240" w:lineRule="auto"/>
              <w:rPr>
                <w:sz w:val="20"/>
                <w:szCs w:val="20"/>
              </w:rPr>
            </w:pPr>
            <w:r w:rsidRPr="00493E39">
              <w:rPr>
                <w:sz w:val="20"/>
                <w:szCs w:val="20"/>
              </w:rPr>
              <w:t>Atividade (variação)</w:t>
            </w:r>
          </w:p>
        </w:tc>
        <w:tc>
          <w:tcPr>
            <w:tcW w:w="700" w:type="dxa"/>
          </w:tcPr>
          <w:p w14:paraId="524527C5" w14:textId="77777777" w:rsidR="00D64459" w:rsidRPr="00493E39" w:rsidRDefault="008B2120">
            <w:pPr>
              <w:spacing w:after="20" w:line="240" w:lineRule="auto"/>
              <w:rPr>
                <w:sz w:val="20"/>
                <w:szCs w:val="20"/>
              </w:rPr>
            </w:pPr>
            <w:r w:rsidRPr="00493E39">
              <w:rPr>
                <w:sz w:val="20"/>
                <w:szCs w:val="20"/>
              </w:rPr>
              <w:t>272</w:t>
            </w:r>
          </w:p>
        </w:tc>
        <w:tc>
          <w:tcPr>
            <w:tcW w:w="900" w:type="dxa"/>
          </w:tcPr>
          <w:p w14:paraId="42138EC0" w14:textId="77777777" w:rsidR="00D64459" w:rsidRPr="00493E39" w:rsidRDefault="008B2120">
            <w:pPr>
              <w:spacing w:after="20" w:line="240" w:lineRule="auto"/>
              <w:rPr>
                <w:sz w:val="20"/>
                <w:szCs w:val="20"/>
              </w:rPr>
            </w:pPr>
            <w:r w:rsidRPr="00493E39">
              <w:rPr>
                <w:sz w:val="20"/>
                <w:szCs w:val="20"/>
              </w:rPr>
              <w:t>0,159</w:t>
            </w:r>
          </w:p>
        </w:tc>
        <w:tc>
          <w:tcPr>
            <w:tcW w:w="900" w:type="dxa"/>
          </w:tcPr>
          <w:p w14:paraId="035841F5" w14:textId="77777777" w:rsidR="00D64459" w:rsidRPr="00493E39" w:rsidRDefault="008B2120">
            <w:pPr>
              <w:spacing w:after="20" w:line="240" w:lineRule="auto"/>
              <w:rPr>
                <w:sz w:val="20"/>
                <w:szCs w:val="20"/>
              </w:rPr>
            </w:pPr>
            <w:r w:rsidRPr="00493E39">
              <w:rPr>
                <w:sz w:val="20"/>
                <w:szCs w:val="20"/>
              </w:rPr>
              <w:t>1,171</w:t>
            </w:r>
          </w:p>
        </w:tc>
        <w:tc>
          <w:tcPr>
            <w:tcW w:w="1100" w:type="dxa"/>
          </w:tcPr>
          <w:p w14:paraId="6BE6FE30" w14:textId="77777777" w:rsidR="00D64459" w:rsidRPr="00493E39" w:rsidRDefault="008B2120">
            <w:pPr>
              <w:spacing w:after="20" w:line="240" w:lineRule="auto"/>
              <w:rPr>
                <w:sz w:val="20"/>
                <w:szCs w:val="20"/>
              </w:rPr>
            </w:pPr>
            <w:r w:rsidRPr="00493E39">
              <w:rPr>
                <w:sz w:val="20"/>
                <w:szCs w:val="20"/>
              </w:rPr>
              <w:t>−9,489</w:t>
            </w:r>
          </w:p>
        </w:tc>
        <w:tc>
          <w:tcPr>
            <w:tcW w:w="1100" w:type="dxa"/>
          </w:tcPr>
          <w:p w14:paraId="17B25B65" w14:textId="77777777" w:rsidR="00D64459" w:rsidRPr="00493E39" w:rsidRDefault="008B2120">
            <w:pPr>
              <w:spacing w:after="20" w:line="240" w:lineRule="auto"/>
              <w:rPr>
                <w:sz w:val="20"/>
                <w:szCs w:val="20"/>
              </w:rPr>
            </w:pPr>
            <w:r w:rsidRPr="00493E39">
              <w:rPr>
                <w:sz w:val="20"/>
                <w:szCs w:val="20"/>
              </w:rPr>
              <w:t>0,168</w:t>
            </w:r>
          </w:p>
        </w:tc>
        <w:tc>
          <w:tcPr>
            <w:tcW w:w="1100" w:type="dxa"/>
          </w:tcPr>
          <w:p w14:paraId="3068F128" w14:textId="77777777" w:rsidR="00D64459" w:rsidRPr="00493E39" w:rsidRDefault="008B2120">
            <w:pPr>
              <w:spacing w:after="20" w:line="240" w:lineRule="auto"/>
              <w:rPr>
                <w:sz w:val="20"/>
                <w:szCs w:val="20"/>
              </w:rPr>
            </w:pPr>
            <w:r w:rsidRPr="00493E39">
              <w:rPr>
                <w:sz w:val="20"/>
                <w:szCs w:val="20"/>
              </w:rPr>
              <w:t>4,344</w:t>
            </w:r>
          </w:p>
        </w:tc>
      </w:tr>
      <w:tr w:rsidR="00D64459" w:rsidRPr="00493E39" w14:paraId="4EE08EBD" w14:textId="77777777">
        <w:trPr>
          <w:jc w:val="center"/>
        </w:trPr>
        <w:tc>
          <w:tcPr>
            <w:tcW w:w="3000" w:type="dxa"/>
          </w:tcPr>
          <w:p w14:paraId="07786925" w14:textId="77777777" w:rsidR="00D64459" w:rsidRPr="00493E39" w:rsidRDefault="008B2120">
            <w:pPr>
              <w:spacing w:after="20" w:line="240" w:lineRule="auto"/>
              <w:rPr>
                <w:sz w:val="20"/>
                <w:szCs w:val="20"/>
              </w:rPr>
            </w:pPr>
            <w:r w:rsidRPr="00493E39">
              <w:rPr>
                <w:sz w:val="20"/>
                <w:szCs w:val="20"/>
              </w:rPr>
              <w:t>Meta Selic (nível transformado)</w:t>
            </w:r>
          </w:p>
        </w:tc>
        <w:tc>
          <w:tcPr>
            <w:tcW w:w="700" w:type="dxa"/>
          </w:tcPr>
          <w:p w14:paraId="31666DE2" w14:textId="77777777" w:rsidR="00D64459" w:rsidRPr="00493E39" w:rsidRDefault="008B2120">
            <w:pPr>
              <w:spacing w:after="20" w:line="240" w:lineRule="auto"/>
              <w:rPr>
                <w:sz w:val="20"/>
                <w:szCs w:val="20"/>
              </w:rPr>
            </w:pPr>
            <w:r w:rsidRPr="00493E39">
              <w:rPr>
                <w:sz w:val="20"/>
                <w:szCs w:val="20"/>
              </w:rPr>
              <w:t>273</w:t>
            </w:r>
          </w:p>
        </w:tc>
        <w:tc>
          <w:tcPr>
            <w:tcW w:w="900" w:type="dxa"/>
          </w:tcPr>
          <w:p w14:paraId="41924ED8" w14:textId="77777777" w:rsidR="00D64459" w:rsidRPr="00493E39" w:rsidRDefault="008B2120">
            <w:pPr>
              <w:spacing w:after="20" w:line="240" w:lineRule="auto"/>
              <w:rPr>
                <w:sz w:val="20"/>
                <w:szCs w:val="20"/>
              </w:rPr>
            </w:pPr>
            <w:r w:rsidRPr="00493E39">
              <w:rPr>
                <w:sz w:val="20"/>
                <w:szCs w:val="20"/>
              </w:rPr>
              <w:t>10,868</w:t>
            </w:r>
          </w:p>
        </w:tc>
        <w:tc>
          <w:tcPr>
            <w:tcW w:w="900" w:type="dxa"/>
          </w:tcPr>
          <w:p w14:paraId="24E782D9" w14:textId="77777777" w:rsidR="00D64459" w:rsidRPr="00493E39" w:rsidRDefault="008B2120">
            <w:pPr>
              <w:spacing w:after="20" w:line="240" w:lineRule="auto"/>
              <w:rPr>
                <w:sz w:val="20"/>
                <w:szCs w:val="20"/>
              </w:rPr>
            </w:pPr>
            <w:r w:rsidRPr="00493E39">
              <w:rPr>
                <w:sz w:val="20"/>
                <w:szCs w:val="20"/>
              </w:rPr>
              <w:t>4,151</w:t>
            </w:r>
          </w:p>
        </w:tc>
        <w:tc>
          <w:tcPr>
            <w:tcW w:w="1100" w:type="dxa"/>
          </w:tcPr>
          <w:p w14:paraId="60937228" w14:textId="77777777" w:rsidR="00D64459" w:rsidRPr="00493E39" w:rsidRDefault="008B2120">
            <w:pPr>
              <w:spacing w:after="20" w:line="240" w:lineRule="auto"/>
              <w:rPr>
                <w:sz w:val="20"/>
                <w:szCs w:val="20"/>
              </w:rPr>
            </w:pPr>
            <w:r w:rsidRPr="00493E39">
              <w:rPr>
                <w:sz w:val="20"/>
                <w:szCs w:val="20"/>
              </w:rPr>
              <w:t>1,980</w:t>
            </w:r>
          </w:p>
        </w:tc>
        <w:tc>
          <w:tcPr>
            <w:tcW w:w="1100" w:type="dxa"/>
          </w:tcPr>
          <w:p w14:paraId="138F52A2" w14:textId="77777777" w:rsidR="00D64459" w:rsidRPr="00493E39" w:rsidRDefault="008B2120">
            <w:pPr>
              <w:spacing w:after="20" w:line="240" w:lineRule="auto"/>
              <w:rPr>
                <w:sz w:val="20"/>
                <w:szCs w:val="20"/>
              </w:rPr>
            </w:pPr>
            <w:r w:rsidRPr="00493E39">
              <w:rPr>
                <w:sz w:val="20"/>
                <w:szCs w:val="20"/>
              </w:rPr>
              <w:t>10,885</w:t>
            </w:r>
          </w:p>
        </w:tc>
        <w:tc>
          <w:tcPr>
            <w:tcW w:w="1100" w:type="dxa"/>
          </w:tcPr>
          <w:p w14:paraId="7C61CC1E" w14:textId="77777777" w:rsidR="00D64459" w:rsidRPr="00493E39" w:rsidRDefault="008B2120">
            <w:pPr>
              <w:spacing w:after="20" w:line="240" w:lineRule="auto"/>
              <w:rPr>
                <w:sz w:val="20"/>
                <w:szCs w:val="20"/>
              </w:rPr>
            </w:pPr>
            <w:r w:rsidRPr="00493E39">
              <w:rPr>
                <w:sz w:val="20"/>
                <w:szCs w:val="20"/>
              </w:rPr>
              <w:t>23,507</w:t>
            </w:r>
          </w:p>
        </w:tc>
      </w:tr>
      <w:tr w:rsidR="00D64459" w:rsidRPr="00493E39" w14:paraId="00737CFC" w14:textId="77777777">
        <w:trPr>
          <w:jc w:val="center"/>
        </w:trPr>
        <w:tc>
          <w:tcPr>
            <w:tcW w:w="3000" w:type="dxa"/>
            <w:tcBorders>
              <w:bottom w:val="single" w:sz="12" w:space="0" w:color="000000"/>
            </w:tcBorders>
          </w:tcPr>
          <w:p w14:paraId="17D0BB9C" w14:textId="77777777" w:rsidR="00D64459" w:rsidRPr="00493E39" w:rsidRDefault="008B2120">
            <w:pPr>
              <w:spacing w:after="20" w:line="240" w:lineRule="auto"/>
              <w:rPr>
                <w:sz w:val="20"/>
                <w:szCs w:val="20"/>
              </w:rPr>
            </w:pPr>
            <w:r w:rsidRPr="00493E39">
              <w:rPr>
                <w:sz w:val="20"/>
                <w:szCs w:val="20"/>
              </w:rPr>
              <w:t>Expectativa de inflação (transformada)</w:t>
            </w:r>
          </w:p>
        </w:tc>
        <w:tc>
          <w:tcPr>
            <w:tcW w:w="700" w:type="dxa"/>
            <w:tcBorders>
              <w:bottom w:val="single" w:sz="12" w:space="0" w:color="000000"/>
            </w:tcBorders>
          </w:tcPr>
          <w:p w14:paraId="3DBA0612" w14:textId="77777777" w:rsidR="00D64459" w:rsidRPr="00493E39" w:rsidRDefault="008B2120">
            <w:pPr>
              <w:spacing w:after="20" w:line="240" w:lineRule="auto"/>
              <w:rPr>
                <w:sz w:val="20"/>
                <w:szCs w:val="20"/>
              </w:rPr>
            </w:pPr>
            <w:r w:rsidRPr="00493E39">
              <w:rPr>
                <w:sz w:val="20"/>
                <w:szCs w:val="20"/>
              </w:rPr>
              <w:t>273</w:t>
            </w:r>
          </w:p>
        </w:tc>
        <w:tc>
          <w:tcPr>
            <w:tcW w:w="900" w:type="dxa"/>
            <w:tcBorders>
              <w:bottom w:val="single" w:sz="12" w:space="0" w:color="000000"/>
            </w:tcBorders>
          </w:tcPr>
          <w:p w14:paraId="2487B56F" w14:textId="77777777" w:rsidR="00D64459" w:rsidRPr="00493E39" w:rsidRDefault="008B2120">
            <w:pPr>
              <w:spacing w:after="20" w:line="240" w:lineRule="auto"/>
              <w:rPr>
                <w:sz w:val="20"/>
                <w:szCs w:val="20"/>
              </w:rPr>
            </w:pPr>
            <w:r w:rsidRPr="00493E39">
              <w:rPr>
                <w:sz w:val="20"/>
                <w:szCs w:val="20"/>
              </w:rPr>
              <w:t>4,893</w:t>
            </w:r>
          </w:p>
        </w:tc>
        <w:tc>
          <w:tcPr>
            <w:tcW w:w="900" w:type="dxa"/>
            <w:tcBorders>
              <w:bottom w:val="single" w:sz="12" w:space="0" w:color="000000"/>
            </w:tcBorders>
          </w:tcPr>
          <w:p w14:paraId="05483573" w14:textId="77777777" w:rsidR="00D64459" w:rsidRPr="00493E39" w:rsidRDefault="008B2120">
            <w:pPr>
              <w:spacing w:after="20" w:line="240" w:lineRule="auto"/>
              <w:rPr>
                <w:sz w:val="20"/>
                <w:szCs w:val="20"/>
              </w:rPr>
            </w:pPr>
            <w:r w:rsidRPr="00493E39">
              <w:rPr>
                <w:sz w:val="20"/>
                <w:szCs w:val="20"/>
              </w:rPr>
              <w:t>1,146</w:t>
            </w:r>
          </w:p>
        </w:tc>
        <w:tc>
          <w:tcPr>
            <w:tcW w:w="1100" w:type="dxa"/>
            <w:tcBorders>
              <w:bottom w:val="single" w:sz="12" w:space="0" w:color="000000"/>
            </w:tcBorders>
          </w:tcPr>
          <w:p w14:paraId="3E373340" w14:textId="77777777" w:rsidR="00D64459" w:rsidRPr="00493E39" w:rsidRDefault="008B2120">
            <w:pPr>
              <w:spacing w:after="20" w:line="240" w:lineRule="auto"/>
              <w:rPr>
                <w:sz w:val="20"/>
                <w:szCs w:val="20"/>
              </w:rPr>
            </w:pPr>
            <w:r w:rsidRPr="00493E39">
              <w:rPr>
                <w:sz w:val="20"/>
                <w:szCs w:val="20"/>
              </w:rPr>
              <w:t>2,469</w:t>
            </w:r>
          </w:p>
        </w:tc>
        <w:tc>
          <w:tcPr>
            <w:tcW w:w="1100" w:type="dxa"/>
            <w:tcBorders>
              <w:bottom w:val="single" w:sz="12" w:space="0" w:color="000000"/>
            </w:tcBorders>
          </w:tcPr>
          <w:p w14:paraId="66B5FA1C" w14:textId="77777777" w:rsidR="00D64459" w:rsidRPr="00493E39" w:rsidRDefault="008B2120">
            <w:pPr>
              <w:spacing w:after="20" w:line="240" w:lineRule="auto"/>
              <w:rPr>
                <w:sz w:val="20"/>
                <w:szCs w:val="20"/>
              </w:rPr>
            </w:pPr>
            <w:r w:rsidRPr="00493E39">
              <w:rPr>
                <w:sz w:val="20"/>
                <w:szCs w:val="20"/>
              </w:rPr>
              <w:t>4,746</w:t>
            </w:r>
          </w:p>
        </w:tc>
        <w:tc>
          <w:tcPr>
            <w:tcW w:w="1100" w:type="dxa"/>
            <w:tcBorders>
              <w:bottom w:val="single" w:sz="12" w:space="0" w:color="000000"/>
            </w:tcBorders>
          </w:tcPr>
          <w:p w14:paraId="6E48F888" w14:textId="77777777" w:rsidR="00D64459" w:rsidRPr="00493E39" w:rsidRDefault="008B2120">
            <w:pPr>
              <w:spacing w:after="20" w:line="240" w:lineRule="auto"/>
              <w:rPr>
                <w:sz w:val="20"/>
                <w:szCs w:val="20"/>
              </w:rPr>
            </w:pPr>
            <w:r w:rsidRPr="00493E39">
              <w:rPr>
                <w:sz w:val="20"/>
                <w:szCs w:val="20"/>
              </w:rPr>
              <w:t>11,083</w:t>
            </w:r>
          </w:p>
        </w:tc>
      </w:tr>
    </w:tbl>
    <w:p w14:paraId="698E8186" w14:textId="77777777" w:rsidR="00D64459" w:rsidRPr="00493E39" w:rsidRDefault="008B2120">
      <w:pPr>
        <w:spacing w:before="60" w:after="200" w:line="240" w:lineRule="auto"/>
        <w:jc w:val="both"/>
        <w:rPr>
          <w:sz w:val="20"/>
          <w:szCs w:val="20"/>
          <w:lang w:val="pt-BR"/>
        </w:rPr>
      </w:pPr>
      <w:commentRangeStart w:id="352"/>
      <w:commentRangeStart w:id="353"/>
      <w:r w:rsidRPr="00493E39">
        <w:rPr>
          <w:sz w:val="20"/>
          <w:szCs w:val="20"/>
          <w:lang w:val="pt-BR"/>
        </w:rPr>
        <w:t>Nota: séries na forma em que entram no modelo. As de preço são variações logarítmicas mensais, em pontos; o choque do petróleo é a variação logarítmica do Brent dividida pelo desvio-padrão da janela de referência, de modo que seu desvio-padrão é unitário por construção; meta Selic e expectativa de inflação estão em nível, na transformação 100·ln(1+r/100).</w:t>
      </w:r>
      <w:commentRangeEnd w:id="352"/>
      <w:r w:rsidRPr="00493E39">
        <w:rPr>
          <w:rStyle w:val="CommentReference"/>
          <w:sz w:val="20"/>
          <w:szCs w:val="20"/>
          <w:lang w:val="pt-BR"/>
        </w:rPr>
        <w:commentReference w:id="352"/>
      </w:r>
      <w:commentRangeEnd w:id="353"/>
      <w:r w:rsidR="00962AB9" w:rsidRPr="00493E39">
        <w:rPr>
          <w:rStyle w:val="CommentReference"/>
          <w:sz w:val="20"/>
          <w:szCs w:val="20"/>
          <w:lang w:val="pt-BR"/>
        </w:rPr>
        <w:commentReference w:id="353"/>
      </w:r>
    </w:p>
    <w:p w14:paraId="1B0BD171" w14:textId="77777777" w:rsidR="00D64459" w:rsidRPr="00493E39" w:rsidRDefault="008B2120">
      <w:pPr>
        <w:spacing w:before="20" w:after="200" w:line="240" w:lineRule="auto"/>
        <w:jc w:val="both"/>
        <w:rPr>
          <w:sz w:val="20"/>
          <w:szCs w:val="20"/>
          <w:lang w:val="pt-BR"/>
        </w:rPr>
      </w:pPr>
      <w:r w:rsidRPr="00493E39">
        <w:rPr>
          <w:sz w:val="20"/>
          <w:szCs w:val="20"/>
          <w:lang w:val="pt-BR"/>
        </w:rPr>
        <w:t>Fonte: Elaboração própria.</w:t>
      </w:r>
    </w:p>
    <w:p w14:paraId="2F6EA03D" w14:textId="77777777" w:rsidR="00D64459" w:rsidRPr="00493E39" w:rsidRDefault="008B2120">
      <w:pPr>
        <w:keepNext/>
        <w:spacing w:before="240" w:after="60" w:line="240" w:lineRule="auto"/>
        <w:rPr>
          <w:sz w:val="20"/>
          <w:szCs w:val="20"/>
          <w:lang w:val="pt-BR"/>
        </w:rPr>
      </w:pPr>
      <w:r w:rsidRPr="00493E39">
        <w:rPr>
          <w:sz w:val="20"/>
          <w:szCs w:val="20"/>
          <w:lang w:val="pt-BR"/>
        </w:rPr>
        <w:t>Tabela J.2 – Pesos dos combustíveis na cesta do IPCA, três cenários</w:t>
      </w:r>
    </w:p>
    <w:tbl>
      <w:tblPr>
        <w:tblW w:w="0" w:type="auto"/>
        <w:jc w:val="center"/>
        <w:tblLook w:val="04A0" w:firstRow="1" w:lastRow="0" w:firstColumn="1" w:lastColumn="0" w:noHBand="0" w:noVBand="1"/>
      </w:tblPr>
      <w:tblGrid>
        <w:gridCol w:w="1800"/>
        <w:gridCol w:w="1500"/>
        <w:gridCol w:w="1500"/>
        <w:gridCol w:w="1500"/>
        <w:gridCol w:w="1500"/>
      </w:tblGrid>
      <w:tr w:rsidR="00D64459" w:rsidRPr="00493E39" w14:paraId="6CB988E9" w14:textId="77777777">
        <w:trPr>
          <w:tblHeader/>
          <w:jc w:val="center"/>
        </w:trPr>
        <w:tc>
          <w:tcPr>
            <w:tcW w:w="1800" w:type="dxa"/>
            <w:tcBorders>
              <w:top w:val="single" w:sz="12" w:space="0" w:color="000000"/>
              <w:bottom w:val="single" w:sz="6" w:space="0" w:color="000000"/>
            </w:tcBorders>
          </w:tcPr>
          <w:p w14:paraId="420602E0" w14:textId="77777777" w:rsidR="00D64459" w:rsidRPr="00493E39" w:rsidRDefault="008B2120">
            <w:pPr>
              <w:spacing w:after="20" w:line="240" w:lineRule="auto"/>
              <w:rPr>
                <w:sz w:val="20"/>
                <w:szCs w:val="20"/>
              </w:rPr>
            </w:pPr>
            <w:r w:rsidRPr="00493E39">
              <w:rPr>
                <w:b/>
                <w:sz w:val="20"/>
                <w:szCs w:val="20"/>
              </w:rPr>
              <w:t>Cenário</w:t>
            </w:r>
          </w:p>
        </w:tc>
        <w:tc>
          <w:tcPr>
            <w:tcW w:w="1500" w:type="dxa"/>
            <w:tcBorders>
              <w:top w:val="single" w:sz="12" w:space="0" w:color="000000"/>
              <w:bottom w:val="single" w:sz="6" w:space="0" w:color="000000"/>
            </w:tcBorders>
          </w:tcPr>
          <w:p w14:paraId="7BA9267C" w14:textId="77777777" w:rsidR="00D64459" w:rsidRPr="00493E39" w:rsidRDefault="008B2120">
            <w:pPr>
              <w:spacing w:after="20" w:line="240" w:lineRule="auto"/>
              <w:rPr>
                <w:sz w:val="20"/>
                <w:szCs w:val="20"/>
              </w:rPr>
            </w:pPr>
            <w:r w:rsidRPr="00493E39">
              <w:rPr>
                <w:b/>
                <w:sz w:val="20"/>
                <w:szCs w:val="20"/>
              </w:rPr>
              <w:t>Gasolina</w:t>
            </w:r>
          </w:p>
        </w:tc>
        <w:tc>
          <w:tcPr>
            <w:tcW w:w="1500" w:type="dxa"/>
            <w:tcBorders>
              <w:top w:val="single" w:sz="12" w:space="0" w:color="000000"/>
              <w:bottom w:val="single" w:sz="6" w:space="0" w:color="000000"/>
            </w:tcBorders>
          </w:tcPr>
          <w:p w14:paraId="23365E75" w14:textId="77777777" w:rsidR="00D64459" w:rsidRPr="00493E39" w:rsidRDefault="008B2120">
            <w:pPr>
              <w:spacing w:after="20" w:line="240" w:lineRule="auto"/>
              <w:rPr>
                <w:sz w:val="20"/>
                <w:szCs w:val="20"/>
              </w:rPr>
            </w:pPr>
            <w:r w:rsidRPr="00493E39">
              <w:rPr>
                <w:b/>
                <w:sz w:val="20"/>
                <w:szCs w:val="20"/>
              </w:rPr>
              <w:t>Etanol</w:t>
            </w:r>
          </w:p>
        </w:tc>
        <w:tc>
          <w:tcPr>
            <w:tcW w:w="1500" w:type="dxa"/>
            <w:tcBorders>
              <w:top w:val="single" w:sz="12" w:space="0" w:color="000000"/>
              <w:bottom w:val="single" w:sz="6" w:space="0" w:color="000000"/>
            </w:tcBorders>
          </w:tcPr>
          <w:p w14:paraId="77D26845" w14:textId="77777777" w:rsidR="00D64459" w:rsidRPr="00493E39" w:rsidRDefault="008B2120">
            <w:pPr>
              <w:spacing w:after="20" w:line="240" w:lineRule="auto"/>
              <w:rPr>
                <w:sz w:val="20"/>
                <w:szCs w:val="20"/>
              </w:rPr>
            </w:pPr>
            <w:r w:rsidRPr="00493E39">
              <w:rPr>
                <w:b/>
                <w:sz w:val="20"/>
                <w:szCs w:val="20"/>
              </w:rPr>
              <w:t>Diesel</w:t>
            </w:r>
          </w:p>
        </w:tc>
        <w:tc>
          <w:tcPr>
            <w:tcW w:w="1500" w:type="dxa"/>
            <w:tcBorders>
              <w:top w:val="single" w:sz="12" w:space="0" w:color="000000"/>
              <w:bottom w:val="single" w:sz="6" w:space="0" w:color="000000"/>
            </w:tcBorders>
          </w:tcPr>
          <w:p w14:paraId="5DF720FE" w14:textId="77777777" w:rsidR="00D64459" w:rsidRPr="00493E39" w:rsidRDefault="008B2120">
            <w:pPr>
              <w:spacing w:after="20" w:line="240" w:lineRule="auto"/>
              <w:rPr>
                <w:sz w:val="20"/>
                <w:szCs w:val="20"/>
              </w:rPr>
            </w:pPr>
            <w:r w:rsidRPr="00493E39">
              <w:rPr>
                <w:b/>
                <w:sz w:val="20"/>
                <w:szCs w:val="20"/>
              </w:rPr>
              <w:t>Soma</w:t>
            </w:r>
          </w:p>
        </w:tc>
      </w:tr>
      <w:tr w:rsidR="00D64459" w:rsidRPr="00493E39" w14:paraId="432FC158" w14:textId="77777777">
        <w:trPr>
          <w:jc w:val="center"/>
        </w:trPr>
        <w:tc>
          <w:tcPr>
            <w:tcW w:w="1800" w:type="dxa"/>
          </w:tcPr>
          <w:p w14:paraId="24C64E47" w14:textId="77777777" w:rsidR="00D64459" w:rsidRPr="00493E39" w:rsidRDefault="008B2120">
            <w:pPr>
              <w:spacing w:after="20" w:line="240" w:lineRule="auto"/>
              <w:rPr>
                <w:sz w:val="20"/>
                <w:szCs w:val="20"/>
              </w:rPr>
            </w:pPr>
            <w:r w:rsidRPr="00493E39">
              <w:rPr>
                <w:sz w:val="20"/>
                <w:szCs w:val="20"/>
              </w:rPr>
              <w:t>Baixo</w:t>
            </w:r>
          </w:p>
        </w:tc>
        <w:tc>
          <w:tcPr>
            <w:tcW w:w="1500" w:type="dxa"/>
          </w:tcPr>
          <w:p w14:paraId="66B5C88A" w14:textId="77777777" w:rsidR="00D64459" w:rsidRPr="00493E39" w:rsidRDefault="008B2120">
            <w:pPr>
              <w:spacing w:after="20" w:line="240" w:lineRule="auto"/>
              <w:rPr>
                <w:sz w:val="20"/>
                <w:szCs w:val="20"/>
              </w:rPr>
            </w:pPr>
            <w:r w:rsidRPr="00493E39">
              <w:rPr>
                <w:sz w:val="20"/>
                <w:szCs w:val="20"/>
              </w:rPr>
              <w:t>0,0350</w:t>
            </w:r>
          </w:p>
        </w:tc>
        <w:tc>
          <w:tcPr>
            <w:tcW w:w="1500" w:type="dxa"/>
          </w:tcPr>
          <w:p w14:paraId="66DB52A9" w14:textId="77777777" w:rsidR="00D64459" w:rsidRPr="00493E39" w:rsidRDefault="008B2120">
            <w:pPr>
              <w:spacing w:after="20" w:line="240" w:lineRule="auto"/>
              <w:rPr>
                <w:sz w:val="20"/>
                <w:szCs w:val="20"/>
              </w:rPr>
            </w:pPr>
            <w:r w:rsidRPr="00493E39">
              <w:rPr>
                <w:sz w:val="20"/>
                <w:szCs w:val="20"/>
              </w:rPr>
              <w:t>0,0040</w:t>
            </w:r>
          </w:p>
        </w:tc>
        <w:tc>
          <w:tcPr>
            <w:tcW w:w="1500" w:type="dxa"/>
          </w:tcPr>
          <w:p w14:paraId="06FF1941" w14:textId="77777777" w:rsidR="00D64459" w:rsidRPr="00493E39" w:rsidRDefault="008B2120">
            <w:pPr>
              <w:spacing w:after="20" w:line="240" w:lineRule="auto"/>
              <w:rPr>
                <w:sz w:val="20"/>
                <w:szCs w:val="20"/>
              </w:rPr>
            </w:pPr>
            <w:r w:rsidRPr="00493E39">
              <w:rPr>
                <w:sz w:val="20"/>
                <w:szCs w:val="20"/>
              </w:rPr>
              <w:t>0,0010</w:t>
            </w:r>
          </w:p>
        </w:tc>
        <w:tc>
          <w:tcPr>
            <w:tcW w:w="1500" w:type="dxa"/>
          </w:tcPr>
          <w:p w14:paraId="03788FC2" w14:textId="77777777" w:rsidR="00D64459" w:rsidRPr="00493E39" w:rsidRDefault="008B2120">
            <w:pPr>
              <w:spacing w:after="20" w:line="240" w:lineRule="auto"/>
              <w:rPr>
                <w:sz w:val="20"/>
                <w:szCs w:val="20"/>
              </w:rPr>
            </w:pPr>
            <w:r w:rsidRPr="00493E39">
              <w:rPr>
                <w:sz w:val="20"/>
                <w:szCs w:val="20"/>
              </w:rPr>
              <w:t>0,0400</w:t>
            </w:r>
          </w:p>
        </w:tc>
      </w:tr>
      <w:tr w:rsidR="00D64459" w:rsidRPr="00493E39" w14:paraId="619A695F" w14:textId="77777777">
        <w:trPr>
          <w:jc w:val="center"/>
        </w:trPr>
        <w:tc>
          <w:tcPr>
            <w:tcW w:w="1800" w:type="dxa"/>
          </w:tcPr>
          <w:p w14:paraId="1A192BD5" w14:textId="77777777" w:rsidR="00D64459" w:rsidRPr="00493E39" w:rsidRDefault="008B2120">
            <w:pPr>
              <w:spacing w:after="20" w:line="240" w:lineRule="auto"/>
              <w:rPr>
                <w:sz w:val="20"/>
                <w:szCs w:val="20"/>
              </w:rPr>
            </w:pPr>
            <w:r w:rsidRPr="00493E39">
              <w:rPr>
                <w:sz w:val="20"/>
                <w:szCs w:val="20"/>
              </w:rPr>
              <w:t>Central</w:t>
            </w:r>
          </w:p>
        </w:tc>
        <w:tc>
          <w:tcPr>
            <w:tcW w:w="1500" w:type="dxa"/>
          </w:tcPr>
          <w:p w14:paraId="52B33C35" w14:textId="77777777" w:rsidR="00D64459" w:rsidRPr="00493E39" w:rsidRDefault="008B2120">
            <w:pPr>
              <w:spacing w:after="20" w:line="240" w:lineRule="auto"/>
              <w:rPr>
                <w:sz w:val="20"/>
                <w:szCs w:val="20"/>
              </w:rPr>
            </w:pPr>
            <w:r w:rsidRPr="00493E39">
              <w:rPr>
                <w:sz w:val="20"/>
                <w:szCs w:val="20"/>
              </w:rPr>
              <w:t>0,0460</w:t>
            </w:r>
          </w:p>
        </w:tc>
        <w:tc>
          <w:tcPr>
            <w:tcW w:w="1500" w:type="dxa"/>
          </w:tcPr>
          <w:p w14:paraId="41198F13" w14:textId="77777777" w:rsidR="00D64459" w:rsidRPr="00493E39" w:rsidRDefault="008B2120">
            <w:pPr>
              <w:spacing w:after="20" w:line="240" w:lineRule="auto"/>
              <w:rPr>
                <w:sz w:val="20"/>
                <w:szCs w:val="20"/>
              </w:rPr>
            </w:pPr>
            <w:r w:rsidRPr="00493E39">
              <w:rPr>
                <w:sz w:val="20"/>
                <w:szCs w:val="20"/>
              </w:rPr>
              <w:t>0,0070</w:t>
            </w:r>
          </w:p>
        </w:tc>
        <w:tc>
          <w:tcPr>
            <w:tcW w:w="1500" w:type="dxa"/>
          </w:tcPr>
          <w:p w14:paraId="0C92B33B" w14:textId="77777777" w:rsidR="00D64459" w:rsidRPr="00493E39" w:rsidRDefault="008B2120">
            <w:pPr>
              <w:spacing w:after="20" w:line="240" w:lineRule="auto"/>
              <w:rPr>
                <w:sz w:val="20"/>
                <w:szCs w:val="20"/>
              </w:rPr>
            </w:pPr>
            <w:r w:rsidRPr="00493E39">
              <w:rPr>
                <w:sz w:val="20"/>
                <w:szCs w:val="20"/>
              </w:rPr>
              <w:t>0,0015</w:t>
            </w:r>
          </w:p>
        </w:tc>
        <w:tc>
          <w:tcPr>
            <w:tcW w:w="1500" w:type="dxa"/>
          </w:tcPr>
          <w:p w14:paraId="72F2A46A" w14:textId="77777777" w:rsidR="00D64459" w:rsidRPr="00493E39" w:rsidRDefault="008B2120">
            <w:pPr>
              <w:spacing w:after="20" w:line="240" w:lineRule="auto"/>
              <w:rPr>
                <w:sz w:val="20"/>
                <w:szCs w:val="20"/>
              </w:rPr>
            </w:pPr>
            <w:r w:rsidRPr="00493E39">
              <w:rPr>
                <w:sz w:val="20"/>
                <w:szCs w:val="20"/>
              </w:rPr>
              <w:t>0,0545</w:t>
            </w:r>
          </w:p>
        </w:tc>
      </w:tr>
      <w:tr w:rsidR="00D64459" w:rsidRPr="00493E39" w14:paraId="0B2C7132" w14:textId="77777777">
        <w:trPr>
          <w:jc w:val="center"/>
        </w:trPr>
        <w:tc>
          <w:tcPr>
            <w:tcW w:w="1800" w:type="dxa"/>
            <w:tcBorders>
              <w:bottom w:val="single" w:sz="12" w:space="0" w:color="000000"/>
            </w:tcBorders>
          </w:tcPr>
          <w:p w14:paraId="7BC94CE1" w14:textId="77777777" w:rsidR="00D64459" w:rsidRPr="00493E39" w:rsidRDefault="008B2120">
            <w:pPr>
              <w:spacing w:after="20" w:line="240" w:lineRule="auto"/>
              <w:rPr>
                <w:sz w:val="20"/>
                <w:szCs w:val="20"/>
              </w:rPr>
            </w:pPr>
            <w:r w:rsidRPr="00493E39">
              <w:rPr>
                <w:sz w:val="20"/>
                <w:szCs w:val="20"/>
              </w:rPr>
              <w:t>Alto</w:t>
            </w:r>
          </w:p>
        </w:tc>
        <w:tc>
          <w:tcPr>
            <w:tcW w:w="1500" w:type="dxa"/>
            <w:tcBorders>
              <w:bottom w:val="single" w:sz="12" w:space="0" w:color="000000"/>
            </w:tcBorders>
          </w:tcPr>
          <w:p w14:paraId="74975F1A" w14:textId="77777777" w:rsidR="00D64459" w:rsidRPr="00493E39" w:rsidRDefault="008B2120">
            <w:pPr>
              <w:spacing w:after="20" w:line="240" w:lineRule="auto"/>
              <w:rPr>
                <w:sz w:val="20"/>
                <w:szCs w:val="20"/>
              </w:rPr>
            </w:pPr>
            <w:r w:rsidRPr="00493E39">
              <w:rPr>
                <w:sz w:val="20"/>
                <w:szCs w:val="20"/>
              </w:rPr>
              <w:t>0,0550</w:t>
            </w:r>
          </w:p>
        </w:tc>
        <w:tc>
          <w:tcPr>
            <w:tcW w:w="1500" w:type="dxa"/>
            <w:tcBorders>
              <w:bottom w:val="single" w:sz="12" w:space="0" w:color="000000"/>
            </w:tcBorders>
          </w:tcPr>
          <w:p w14:paraId="6E2862F3" w14:textId="77777777" w:rsidR="00D64459" w:rsidRPr="00493E39" w:rsidRDefault="008B2120">
            <w:pPr>
              <w:spacing w:after="20" w:line="240" w:lineRule="auto"/>
              <w:rPr>
                <w:sz w:val="20"/>
                <w:szCs w:val="20"/>
              </w:rPr>
            </w:pPr>
            <w:r w:rsidRPr="00493E39">
              <w:rPr>
                <w:sz w:val="20"/>
                <w:szCs w:val="20"/>
              </w:rPr>
              <w:t>0,0120</w:t>
            </w:r>
          </w:p>
        </w:tc>
        <w:tc>
          <w:tcPr>
            <w:tcW w:w="1500" w:type="dxa"/>
            <w:tcBorders>
              <w:bottom w:val="single" w:sz="12" w:space="0" w:color="000000"/>
            </w:tcBorders>
          </w:tcPr>
          <w:p w14:paraId="1E6903E2" w14:textId="77777777" w:rsidR="00D64459" w:rsidRPr="00493E39" w:rsidRDefault="008B2120">
            <w:pPr>
              <w:spacing w:after="20" w:line="240" w:lineRule="auto"/>
              <w:rPr>
                <w:sz w:val="20"/>
                <w:szCs w:val="20"/>
              </w:rPr>
            </w:pPr>
            <w:r w:rsidRPr="00493E39">
              <w:rPr>
                <w:sz w:val="20"/>
                <w:szCs w:val="20"/>
              </w:rPr>
              <w:t>0,0030</w:t>
            </w:r>
          </w:p>
        </w:tc>
        <w:tc>
          <w:tcPr>
            <w:tcW w:w="1500" w:type="dxa"/>
            <w:tcBorders>
              <w:bottom w:val="single" w:sz="12" w:space="0" w:color="000000"/>
            </w:tcBorders>
          </w:tcPr>
          <w:p w14:paraId="3DC6B577" w14:textId="77777777" w:rsidR="00D64459" w:rsidRPr="00493E39" w:rsidRDefault="008B2120">
            <w:pPr>
              <w:spacing w:after="20" w:line="240" w:lineRule="auto"/>
              <w:rPr>
                <w:sz w:val="20"/>
                <w:szCs w:val="20"/>
              </w:rPr>
            </w:pPr>
            <w:r w:rsidRPr="00493E39">
              <w:rPr>
                <w:sz w:val="20"/>
                <w:szCs w:val="20"/>
              </w:rPr>
              <w:t>0,0700</w:t>
            </w:r>
          </w:p>
        </w:tc>
      </w:tr>
    </w:tbl>
    <w:p w14:paraId="42FF5245" w14:textId="77777777" w:rsidR="00D64459" w:rsidRPr="00493E39" w:rsidRDefault="008B2120">
      <w:pPr>
        <w:spacing w:before="60" w:after="200" w:line="240" w:lineRule="auto"/>
        <w:jc w:val="both"/>
        <w:rPr>
          <w:sz w:val="20"/>
          <w:szCs w:val="20"/>
          <w:lang w:val="pt-BR"/>
        </w:rPr>
      </w:pPr>
      <w:commentRangeStart w:id="354"/>
      <w:commentRangeStart w:id="355"/>
      <w:r w:rsidRPr="00493E39">
        <w:rPr>
          <w:sz w:val="20"/>
          <w:szCs w:val="20"/>
          <w:lang w:val="pt-BR"/>
        </w:rPr>
        <w:t xml:space="preserve">Nota: pesos aproximados dos subitens na estrutura de ponderação do IPCA, que varia com as Pesquisas de Orçamentos Familiares ao longo da amostra. O cenário central corresponde à ordem de grandeza vigente no período posterior a 2017; os cenários baixo e alto delimitam a faixa reportada na seção 4.5.1. O diesel entra com peso quase nulo porque o consumidor final praticamente não o adquire, de modo que </w:t>
      </w:r>
      <w:del w:id="10840" w:author="Claude" w:date="2026-10-21T00:40:36Z">
        <w:r w:rsidRPr="00493E39">
          <w:rPr>
            <w:sz w:val="20"/>
            <w:szCs w:val="20"/>
            <w:lang w:val="pt-BR"/>
          </w:rPr>
          <w:delText xml:space="preserve">seu efeito sobre o IPCA é quase inteiramente de segunda volta, por frete.</w:delText>
        </w:r>
      </w:del>
      <w:ins w:id="10841" w:author="Claude" w:date="2026-10-21T00:40:36Z">
        <w:r w:rsidRPr="00493E39">
          <w:rPr>
            <w:sz w:val="20"/>
            <w:szCs w:val="20"/>
            <w:lang w:val="pt-BR"/>
          </w:rPr>
          <w:t xml:space="preserve">seu impacto sobre o IPCA vem quase inteiramente do segundo efeito, por frete.</w:t>
        </w:r>
      </w:ins>
      <w:commentRangeEnd w:id="354"/>
      <w:r w:rsidRPr="00493E39">
        <w:rPr>
          <w:rStyle w:val="CommentReference"/>
          <w:sz w:val="20"/>
          <w:szCs w:val="20"/>
          <w:lang w:val="pt-BR"/>
        </w:rPr>
        <w:commentReference w:id="354"/>
      </w:r>
      <w:commentRangeEnd w:id="355"/>
      <w:r w:rsidR="00962AB9" w:rsidRPr="00493E39">
        <w:rPr>
          <w:rStyle w:val="CommentReference"/>
          <w:sz w:val="20"/>
          <w:szCs w:val="20"/>
          <w:lang w:val="pt-BR"/>
        </w:rPr>
        <w:commentReference w:id="355"/>
      </w:r>
    </w:p>
    <w:p w14:paraId="5804095E" w14:textId="77777777" w:rsidR="00D64459" w:rsidRPr="00493E39" w:rsidRDefault="008B2120">
      <w:pPr>
        <w:spacing w:before="20" w:after="200" w:line="240" w:lineRule="auto"/>
        <w:jc w:val="both"/>
        <w:rPr>
          <w:sz w:val="20"/>
          <w:szCs w:val="20"/>
          <w:lang w:val="pt-BR"/>
        </w:rPr>
      </w:pPr>
      <w:r w:rsidRPr="00493E39">
        <w:rPr>
          <w:sz w:val="20"/>
          <w:szCs w:val="20"/>
          <w:lang w:val="pt-BR"/>
        </w:rPr>
        <w:t>Fonte: Elaboração própria a partir das estruturas de ponderação do IBGE.</w:t>
      </w:r>
    </w:p>
    <w:p w14:paraId="2DE82EFF" w14:textId="77777777" w:rsidR="00D64459" w:rsidRPr="00493E39" w:rsidRDefault="008B2120">
      <w:pPr>
        <w:rPr>
          <w:lang w:val="pt-BR"/>
        </w:rPr>
      </w:pPr>
      <w:r w:rsidRPr="00493E39">
        <w:rPr>
          <w:lang w:val="pt-BR"/>
        </w:rPr>
        <w:br w:type="page"/>
      </w:r>
    </w:p>
    <w:p w14:paraId="3F5FA9EE" w14:textId="77777777" w:rsidR="00D64459" w:rsidRPr="00493E39" w:rsidRDefault="008B2120">
      <w:pPr>
        <w:keepNext/>
        <w:spacing w:before="240" w:after="60" w:line="240" w:lineRule="auto"/>
        <w:rPr>
          <w:sz w:val="20"/>
          <w:szCs w:val="20"/>
          <w:lang w:val="pt-BR"/>
        </w:rPr>
      </w:pPr>
      <w:r w:rsidRPr="00493E39">
        <w:rPr>
          <w:sz w:val="20"/>
          <w:szCs w:val="20"/>
          <w:lang w:val="pt-BR"/>
        </w:rPr>
        <w:t>Tabela J.3 – Testes de raiz unitária nas séries do modelo</w:t>
      </w:r>
    </w:p>
    <w:tbl>
      <w:tblPr>
        <w:tblW w:w="0" w:type="auto"/>
        <w:jc w:val="center"/>
        <w:tblLook w:val="04A0" w:firstRow="1" w:lastRow="0" w:firstColumn="1" w:lastColumn="0" w:noHBand="0" w:noVBand="1"/>
      </w:tblPr>
      <w:tblGrid>
        <w:gridCol w:w="2014"/>
        <w:gridCol w:w="683"/>
        <w:gridCol w:w="926"/>
        <w:gridCol w:w="2206"/>
        <w:gridCol w:w="625"/>
        <w:gridCol w:w="894"/>
        <w:gridCol w:w="942"/>
        <w:gridCol w:w="997"/>
      </w:tblGrid>
      <w:tr w:rsidR="00D64459" w:rsidRPr="00493E39" w14:paraId="2C595D1E" w14:textId="77777777">
        <w:trPr>
          <w:tblHeader/>
          <w:jc w:val="center"/>
        </w:trPr>
        <w:tc>
          <w:tcPr>
            <w:tcW w:w="2400" w:type="dxa"/>
            <w:tcBorders>
              <w:top w:val="single" w:sz="12" w:space="0" w:color="000000"/>
              <w:bottom w:val="single" w:sz="6" w:space="0" w:color="000000"/>
            </w:tcBorders>
          </w:tcPr>
          <w:p w14:paraId="5406D944" w14:textId="77777777" w:rsidR="00D64459" w:rsidRPr="00493E39" w:rsidRDefault="008B2120">
            <w:pPr>
              <w:spacing w:after="20" w:line="240" w:lineRule="auto"/>
              <w:rPr>
                <w:sz w:val="20"/>
                <w:szCs w:val="20"/>
              </w:rPr>
            </w:pPr>
            <w:r w:rsidRPr="00493E39">
              <w:rPr>
                <w:b/>
                <w:sz w:val="20"/>
                <w:szCs w:val="20"/>
              </w:rPr>
              <w:t>Série</w:t>
            </w:r>
          </w:p>
        </w:tc>
        <w:tc>
          <w:tcPr>
            <w:tcW w:w="700" w:type="dxa"/>
            <w:tcBorders>
              <w:top w:val="single" w:sz="12" w:space="0" w:color="000000"/>
              <w:bottom w:val="single" w:sz="6" w:space="0" w:color="000000"/>
            </w:tcBorders>
          </w:tcPr>
          <w:p w14:paraId="25C9DC52" w14:textId="77777777" w:rsidR="00D64459" w:rsidRPr="00493E39" w:rsidRDefault="008B2120">
            <w:pPr>
              <w:spacing w:after="20" w:line="240" w:lineRule="auto"/>
              <w:rPr>
                <w:sz w:val="20"/>
                <w:szCs w:val="20"/>
              </w:rPr>
            </w:pPr>
            <w:r w:rsidRPr="00493E39">
              <w:rPr>
                <w:b/>
                <w:sz w:val="20"/>
                <w:szCs w:val="20"/>
              </w:rPr>
              <w:t>Obs.</w:t>
            </w:r>
          </w:p>
        </w:tc>
        <w:tc>
          <w:tcPr>
            <w:tcW w:w="1000" w:type="dxa"/>
            <w:tcBorders>
              <w:top w:val="single" w:sz="12" w:space="0" w:color="000000"/>
              <w:bottom w:val="single" w:sz="6" w:space="0" w:color="000000"/>
            </w:tcBorders>
          </w:tcPr>
          <w:p w14:paraId="4C160EBB" w14:textId="77777777" w:rsidR="00D64459" w:rsidRPr="00493E39" w:rsidRDefault="008B2120">
            <w:pPr>
              <w:spacing w:after="20" w:line="240" w:lineRule="auto"/>
              <w:rPr>
                <w:sz w:val="20"/>
                <w:szCs w:val="20"/>
              </w:rPr>
            </w:pPr>
            <w:r w:rsidRPr="00493E39">
              <w:rPr>
                <w:b/>
                <w:sz w:val="20"/>
                <w:szCs w:val="20"/>
              </w:rPr>
              <w:t>ADF</w:t>
            </w:r>
          </w:p>
        </w:tc>
        <w:tc>
          <w:tcPr>
            <w:tcW w:w="1000" w:type="dxa"/>
            <w:tcBorders>
              <w:top w:val="single" w:sz="12" w:space="0" w:color="000000"/>
              <w:bottom w:val="single" w:sz="6" w:space="0" w:color="000000"/>
            </w:tcBorders>
          </w:tcPr>
          <w:p w14:paraId="053FE6B7" w14:textId="77777777" w:rsidR="00D64459" w:rsidRPr="00493E39" w:rsidRDefault="008B2120">
            <w:pPr>
              <w:spacing w:after="20" w:line="240" w:lineRule="auto"/>
              <w:rPr>
                <w:sz w:val="20"/>
                <w:szCs w:val="20"/>
              </w:rPr>
            </w:pPr>
            <w:commentRangeStart w:id="356"/>
            <w:commentRangeStart w:id="357"/>
            <w:r w:rsidRPr="00493E39">
              <w:rPr>
                <w:b/>
                <w:sz w:val="20"/>
                <w:szCs w:val="20"/>
              </w:rPr>
              <w:t>p (ADF)</w:t>
            </w:r>
            <w:commentRangeEnd w:id="356"/>
            <w:r w:rsidRPr="00493E39">
              <w:rPr>
                <w:rStyle w:val="CommentReference"/>
                <w:sz w:val="20"/>
                <w:szCs w:val="20"/>
              </w:rPr>
              <w:commentReference w:id="356"/>
            </w:r>
            <w:commentRangeEnd w:id="357"/>
            <w:r w:rsidR="00962AB9" w:rsidRPr="00493E39">
              <w:rPr>
                <w:rStyle w:val="CommentReference"/>
                <w:sz w:val="20"/>
                <w:szCs w:val="20"/>
              </w:rPr>
              <w:commentReference w:id="357"/>
            </w:r>
          </w:p>
        </w:tc>
        <w:tc>
          <w:tcPr>
            <w:tcW w:w="650" w:type="dxa"/>
            <w:tcBorders>
              <w:top w:val="single" w:sz="12" w:space="0" w:color="000000"/>
              <w:bottom w:val="single" w:sz="6" w:space="0" w:color="000000"/>
            </w:tcBorders>
          </w:tcPr>
          <w:p w14:paraId="7F82B898" w14:textId="77777777" w:rsidR="00D64459" w:rsidRPr="00493E39" w:rsidRDefault="008B2120">
            <w:pPr>
              <w:spacing w:after="20" w:line="240" w:lineRule="auto"/>
              <w:rPr>
                <w:sz w:val="20"/>
                <w:szCs w:val="20"/>
              </w:rPr>
            </w:pPr>
            <w:r w:rsidRPr="00493E39">
              <w:rPr>
                <w:b/>
                <w:sz w:val="20"/>
                <w:szCs w:val="20"/>
              </w:rPr>
              <w:t>Def.</w:t>
            </w:r>
          </w:p>
        </w:tc>
        <w:tc>
          <w:tcPr>
            <w:tcW w:w="1000" w:type="dxa"/>
            <w:tcBorders>
              <w:top w:val="single" w:sz="12" w:space="0" w:color="000000"/>
              <w:bottom w:val="single" w:sz="6" w:space="0" w:color="000000"/>
            </w:tcBorders>
          </w:tcPr>
          <w:p w14:paraId="54F08F4F" w14:textId="77777777" w:rsidR="00D64459" w:rsidRPr="00493E39" w:rsidRDefault="008B2120">
            <w:pPr>
              <w:spacing w:after="20" w:line="240" w:lineRule="auto"/>
              <w:rPr>
                <w:sz w:val="20"/>
                <w:szCs w:val="20"/>
              </w:rPr>
            </w:pPr>
            <w:r w:rsidRPr="00493E39">
              <w:rPr>
                <w:b/>
                <w:sz w:val="20"/>
                <w:szCs w:val="20"/>
              </w:rPr>
              <w:t>KPSS</w:t>
            </w:r>
          </w:p>
        </w:tc>
        <w:tc>
          <w:tcPr>
            <w:tcW w:w="1050" w:type="dxa"/>
            <w:tcBorders>
              <w:top w:val="single" w:sz="12" w:space="0" w:color="000000"/>
              <w:bottom w:val="single" w:sz="6" w:space="0" w:color="000000"/>
            </w:tcBorders>
          </w:tcPr>
          <w:p w14:paraId="2BB6BFB6" w14:textId="77777777" w:rsidR="00D64459" w:rsidRPr="00493E39" w:rsidRDefault="008B2120">
            <w:pPr>
              <w:spacing w:after="20" w:line="240" w:lineRule="auto"/>
              <w:rPr>
                <w:sz w:val="20"/>
                <w:szCs w:val="20"/>
              </w:rPr>
            </w:pPr>
            <w:r w:rsidRPr="00493E39">
              <w:rPr>
                <w:b/>
                <w:sz w:val="20"/>
                <w:szCs w:val="20"/>
              </w:rPr>
              <w:t>ADF rejeita</w:t>
            </w:r>
          </w:p>
        </w:tc>
        <w:tc>
          <w:tcPr>
            <w:tcW w:w="1150" w:type="dxa"/>
            <w:tcBorders>
              <w:top w:val="single" w:sz="12" w:space="0" w:color="000000"/>
              <w:bottom w:val="single" w:sz="6" w:space="0" w:color="000000"/>
            </w:tcBorders>
          </w:tcPr>
          <w:p w14:paraId="1CE5862E" w14:textId="77777777" w:rsidR="00D64459" w:rsidRPr="00493E39" w:rsidRDefault="008B2120">
            <w:pPr>
              <w:spacing w:after="20" w:line="240" w:lineRule="auto"/>
              <w:rPr>
                <w:sz w:val="20"/>
                <w:szCs w:val="20"/>
              </w:rPr>
            </w:pPr>
            <w:r w:rsidRPr="00493E39">
              <w:rPr>
                <w:b/>
                <w:sz w:val="20"/>
                <w:szCs w:val="20"/>
              </w:rPr>
              <w:t>KPSS rejeita</w:t>
            </w:r>
          </w:p>
        </w:tc>
      </w:tr>
      <w:tr w:rsidR="00D64459" w:rsidRPr="00493E39" w14:paraId="1482F27C" w14:textId="77777777">
        <w:trPr>
          <w:jc w:val="center"/>
        </w:trPr>
        <w:tc>
          <w:tcPr>
            <w:tcW w:w="2400" w:type="dxa"/>
          </w:tcPr>
          <w:p w14:paraId="7B560988" w14:textId="77777777" w:rsidR="00D64459" w:rsidRPr="00493E39" w:rsidRDefault="008B2120">
            <w:pPr>
              <w:spacing w:after="20" w:line="240" w:lineRule="auto"/>
              <w:rPr>
                <w:sz w:val="20"/>
                <w:szCs w:val="20"/>
                <w:lang w:val="pt-BR"/>
              </w:rPr>
            </w:pPr>
            <w:r w:rsidRPr="00493E39">
              <w:rPr>
                <w:sz w:val="20"/>
                <w:szCs w:val="20"/>
                <w:lang w:val="pt-BR"/>
              </w:rPr>
              <w:t>Choque do petróleo (Brent, padronizado)</w:t>
            </w:r>
          </w:p>
        </w:tc>
        <w:tc>
          <w:tcPr>
            <w:tcW w:w="700" w:type="dxa"/>
          </w:tcPr>
          <w:p w14:paraId="2EB8AB1B" w14:textId="77777777" w:rsidR="00D64459" w:rsidRPr="00493E39" w:rsidRDefault="008B2120">
            <w:pPr>
              <w:spacing w:after="20" w:line="240" w:lineRule="auto"/>
              <w:rPr>
                <w:sz w:val="20"/>
                <w:szCs w:val="20"/>
              </w:rPr>
            </w:pPr>
            <w:r w:rsidRPr="00493E39">
              <w:rPr>
                <w:sz w:val="20"/>
                <w:szCs w:val="20"/>
              </w:rPr>
              <w:t>272</w:t>
            </w:r>
          </w:p>
        </w:tc>
        <w:tc>
          <w:tcPr>
            <w:tcW w:w="1000" w:type="dxa"/>
          </w:tcPr>
          <w:p w14:paraId="7D88F8A8" w14:textId="77777777" w:rsidR="00D64459" w:rsidRPr="00493E39" w:rsidRDefault="008B2120">
            <w:pPr>
              <w:spacing w:after="20" w:line="240" w:lineRule="auto"/>
              <w:rPr>
                <w:sz w:val="20"/>
                <w:szCs w:val="20"/>
              </w:rPr>
            </w:pPr>
            <w:r w:rsidRPr="00493E39">
              <w:rPr>
                <w:sz w:val="20"/>
                <w:szCs w:val="20"/>
              </w:rPr>
              <w:t>−11,46</w:t>
            </w:r>
          </w:p>
        </w:tc>
        <w:tc>
          <w:tcPr>
            <w:tcW w:w="1000" w:type="dxa"/>
          </w:tcPr>
          <w:p w14:paraId="0AB83AAC" w14:textId="2E4AFA31" w:rsidR="00D64459" w:rsidRPr="00493E39" w:rsidRDefault="008B2120">
            <w:pPr>
              <w:spacing w:after="20" w:line="240" w:lineRule="auto"/>
              <w:rPr>
                <w:sz w:val="20"/>
                <w:szCs w:val="20"/>
              </w:rPr>
            </w:pPr>
            <w:r w:rsidRPr="00493E39">
              <w:rPr>
                <w:sz w:val="20"/>
                <w:szCs w:val="20"/>
              </w:rPr>
              <w:t>&lt;0,001</w:t>
            </w:r>
          </w:p>
        </w:tc>
        <w:tc>
          <w:tcPr>
            <w:tcW w:w="650" w:type="dxa"/>
          </w:tcPr>
          <w:p w14:paraId="58AF92DA" w14:textId="77777777" w:rsidR="00D64459" w:rsidRPr="00493E39" w:rsidRDefault="008B2120">
            <w:pPr>
              <w:spacing w:after="20" w:line="240" w:lineRule="auto"/>
              <w:rPr>
                <w:sz w:val="20"/>
                <w:szCs w:val="20"/>
              </w:rPr>
            </w:pPr>
            <w:r w:rsidRPr="00493E39">
              <w:rPr>
                <w:sz w:val="20"/>
                <w:szCs w:val="20"/>
              </w:rPr>
              <w:t>1</w:t>
            </w:r>
          </w:p>
        </w:tc>
        <w:tc>
          <w:tcPr>
            <w:tcW w:w="1000" w:type="dxa"/>
          </w:tcPr>
          <w:p w14:paraId="62A1A224" w14:textId="77777777" w:rsidR="00D64459" w:rsidRPr="00493E39" w:rsidRDefault="008B2120">
            <w:pPr>
              <w:spacing w:after="20" w:line="240" w:lineRule="auto"/>
              <w:rPr>
                <w:sz w:val="20"/>
                <w:szCs w:val="20"/>
              </w:rPr>
            </w:pPr>
            <w:r w:rsidRPr="00493E39">
              <w:rPr>
                <w:sz w:val="20"/>
                <w:szCs w:val="20"/>
              </w:rPr>
              <w:t>0,082</w:t>
            </w:r>
          </w:p>
        </w:tc>
        <w:tc>
          <w:tcPr>
            <w:tcW w:w="1050" w:type="dxa"/>
          </w:tcPr>
          <w:p w14:paraId="6DD61CF6" w14:textId="77777777" w:rsidR="00D64459" w:rsidRPr="00493E39" w:rsidRDefault="008B2120">
            <w:pPr>
              <w:spacing w:after="20" w:line="240" w:lineRule="auto"/>
              <w:rPr>
                <w:sz w:val="20"/>
                <w:szCs w:val="20"/>
              </w:rPr>
            </w:pPr>
            <w:r w:rsidRPr="00493E39">
              <w:rPr>
                <w:sz w:val="20"/>
                <w:szCs w:val="20"/>
              </w:rPr>
              <w:t>sim</w:t>
            </w:r>
          </w:p>
        </w:tc>
        <w:tc>
          <w:tcPr>
            <w:tcW w:w="1150" w:type="dxa"/>
          </w:tcPr>
          <w:p w14:paraId="4A21FA0F" w14:textId="77777777" w:rsidR="00D64459" w:rsidRPr="00493E39" w:rsidRDefault="008B2120">
            <w:pPr>
              <w:spacing w:after="20" w:line="240" w:lineRule="auto"/>
              <w:rPr>
                <w:sz w:val="20"/>
                <w:szCs w:val="20"/>
              </w:rPr>
            </w:pPr>
            <w:r w:rsidRPr="00493E39">
              <w:rPr>
                <w:sz w:val="20"/>
                <w:szCs w:val="20"/>
              </w:rPr>
              <w:t>não</w:t>
            </w:r>
          </w:p>
        </w:tc>
      </w:tr>
      <w:tr w:rsidR="00D64459" w:rsidRPr="00493E39" w14:paraId="3154D883" w14:textId="77777777">
        <w:trPr>
          <w:jc w:val="center"/>
        </w:trPr>
        <w:tc>
          <w:tcPr>
            <w:tcW w:w="2400" w:type="dxa"/>
          </w:tcPr>
          <w:p w14:paraId="7E9D3B23" w14:textId="77777777" w:rsidR="00D64459" w:rsidRPr="00493E39" w:rsidRDefault="008B2120">
            <w:pPr>
              <w:spacing w:after="20" w:line="240" w:lineRule="auto"/>
              <w:rPr>
                <w:sz w:val="20"/>
                <w:szCs w:val="20"/>
              </w:rPr>
            </w:pPr>
            <w:r w:rsidRPr="00493E39">
              <w:rPr>
                <w:sz w:val="20"/>
                <w:szCs w:val="20"/>
              </w:rPr>
              <w:t>IPCA Geral</w:t>
            </w:r>
          </w:p>
        </w:tc>
        <w:tc>
          <w:tcPr>
            <w:tcW w:w="700" w:type="dxa"/>
          </w:tcPr>
          <w:p w14:paraId="70F2A17A" w14:textId="77777777" w:rsidR="00D64459" w:rsidRPr="00493E39" w:rsidRDefault="008B2120">
            <w:pPr>
              <w:spacing w:after="20" w:line="240" w:lineRule="auto"/>
              <w:rPr>
                <w:sz w:val="20"/>
                <w:szCs w:val="20"/>
              </w:rPr>
            </w:pPr>
            <w:r w:rsidRPr="00493E39">
              <w:rPr>
                <w:sz w:val="20"/>
                <w:szCs w:val="20"/>
              </w:rPr>
              <w:t>272</w:t>
            </w:r>
          </w:p>
        </w:tc>
        <w:tc>
          <w:tcPr>
            <w:tcW w:w="1000" w:type="dxa"/>
          </w:tcPr>
          <w:p w14:paraId="2729B796" w14:textId="77777777" w:rsidR="00D64459" w:rsidRPr="00493E39" w:rsidRDefault="008B2120">
            <w:pPr>
              <w:spacing w:after="20" w:line="240" w:lineRule="auto"/>
              <w:rPr>
                <w:sz w:val="20"/>
                <w:szCs w:val="20"/>
              </w:rPr>
            </w:pPr>
            <w:r w:rsidRPr="00493E39">
              <w:rPr>
                <w:sz w:val="20"/>
                <w:szCs w:val="20"/>
              </w:rPr>
              <w:t>−9,16</w:t>
            </w:r>
          </w:p>
        </w:tc>
        <w:tc>
          <w:tcPr>
            <w:tcW w:w="1000" w:type="dxa"/>
          </w:tcPr>
          <w:p w14:paraId="0674CF7C" w14:textId="0D6CFC13" w:rsidR="00D64459" w:rsidRPr="00493E39" w:rsidRDefault="008B2120">
            <w:pPr>
              <w:spacing w:after="20" w:line="240" w:lineRule="auto"/>
              <w:rPr>
                <w:sz w:val="20"/>
                <w:szCs w:val="20"/>
              </w:rPr>
            </w:pPr>
            <w:r w:rsidRPr="00493E39">
              <w:rPr>
                <w:sz w:val="20"/>
                <w:szCs w:val="20"/>
              </w:rPr>
              <w:t>&lt;0,001</w:t>
            </w:r>
          </w:p>
        </w:tc>
        <w:tc>
          <w:tcPr>
            <w:tcW w:w="650" w:type="dxa"/>
          </w:tcPr>
          <w:p w14:paraId="4A48814B" w14:textId="77777777" w:rsidR="00D64459" w:rsidRPr="00493E39" w:rsidRDefault="008B2120">
            <w:pPr>
              <w:spacing w:after="20" w:line="240" w:lineRule="auto"/>
              <w:rPr>
                <w:sz w:val="20"/>
                <w:szCs w:val="20"/>
              </w:rPr>
            </w:pPr>
            <w:r w:rsidRPr="00493E39">
              <w:rPr>
                <w:sz w:val="20"/>
                <w:szCs w:val="20"/>
              </w:rPr>
              <w:t>0</w:t>
            </w:r>
          </w:p>
        </w:tc>
        <w:tc>
          <w:tcPr>
            <w:tcW w:w="1000" w:type="dxa"/>
          </w:tcPr>
          <w:p w14:paraId="5A94EB64" w14:textId="77777777" w:rsidR="00D64459" w:rsidRPr="00493E39" w:rsidRDefault="008B2120">
            <w:pPr>
              <w:spacing w:after="20" w:line="240" w:lineRule="auto"/>
              <w:rPr>
                <w:sz w:val="20"/>
                <w:szCs w:val="20"/>
              </w:rPr>
            </w:pPr>
            <w:r w:rsidRPr="00493E39">
              <w:rPr>
                <w:sz w:val="20"/>
                <w:szCs w:val="20"/>
              </w:rPr>
              <w:t>0,074</w:t>
            </w:r>
          </w:p>
        </w:tc>
        <w:tc>
          <w:tcPr>
            <w:tcW w:w="1050" w:type="dxa"/>
          </w:tcPr>
          <w:p w14:paraId="1E1750AB" w14:textId="77777777" w:rsidR="00D64459" w:rsidRPr="00493E39" w:rsidRDefault="008B2120">
            <w:pPr>
              <w:spacing w:after="20" w:line="240" w:lineRule="auto"/>
              <w:rPr>
                <w:sz w:val="20"/>
                <w:szCs w:val="20"/>
              </w:rPr>
            </w:pPr>
            <w:r w:rsidRPr="00493E39">
              <w:rPr>
                <w:sz w:val="20"/>
                <w:szCs w:val="20"/>
              </w:rPr>
              <w:t>sim</w:t>
            </w:r>
          </w:p>
        </w:tc>
        <w:tc>
          <w:tcPr>
            <w:tcW w:w="1150" w:type="dxa"/>
          </w:tcPr>
          <w:p w14:paraId="7F7E74D4" w14:textId="77777777" w:rsidR="00D64459" w:rsidRPr="00493E39" w:rsidRDefault="008B2120">
            <w:pPr>
              <w:spacing w:after="20" w:line="240" w:lineRule="auto"/>
              <w:rPr>
                <w:sz w:val="20"/>
                <w:szCs w:val="20"/>
              </w:rPr>
            </w:pPr>
            <w:r w:rsidRPr="00493E39">
              <w:rPr>
                <w:sz w:val="20"/>
                <w:szCs w:val="20"/>
              </w:rPr>
              <w:t>não</w:t>
            </w:r>
          </w:p>
        </w:tc>
      </w:tr>
      <w:tr w:rsidR="00D64459" w:rsidRPr="00493E39" w14:paraId="59FE5700" w14:textId="77777777">
        <w:trPr>
          <w:jc w:val="center"/>
        </w:trPr>
        <w:tc>
          <w:tcPr>
            <w:tcW w:w="2400" w:type="dxa"/>
          </w:tcPr>
          <w:p w14:paraId="1F02D7DC" w14:textId="77777777" w:rsidR="00D64459" w:rsidRPr="00493E39" w:rsidRDefault="008B2120">
            <w:pPr>
              <w:spacing w:after="20" w:line="240" w:lineRule="auto"/>
              <w:rPr>
                <w:sz w:val="20"/>
                <w:szCs w:val="20"/>
              </w:rPr>
            </w:pPr>
            <w:r w:rsidRPr="00493E39">
              <w:rPr>
                <w:sz w:val="20"/>
                <w:szCs w:val="20"/>
              </w:rPr>
              <w:t>IPCA Transportes</w:t>
            </w:r>
          </w:p>
        </w:tc>
        <w:tc>
          <w:tcPr>
            <w:tcW w:w="700" w:type="dxa"/>
          </w:tcPr>
          <w:p w14:paraId="4B1FC439" w14:textId="77777777" w:rsidR="00D64459" w:rsidRPr="00493E39" w:rsidRDefault="008B2120">
            <w:pPr>
              <w:spacing w:after="20" w:line="240" w:lineRule="auto"/>
              <w:rPr>
                <w:sz w:val="20"/>
                <w:szCs w:val="20"/>
              </w:rPr>
            </w:pPr>
            <w:r w:rsidRPr="00493E39">
              <w:rPr>
                <w:sz w:val="20"/>
                <w:szCs w:val="20"/>
              </w:rPr>
              <w:t>272</w:t>
            </w:r>
          </w:p>
        </w:tc>
        <w:tc>
          <w:tcPr>
            <w:tcW w:w="1000" w:type="dxa"/>
          </w:tcPr>
          <w:p w14:paraId="1CB7AC7B" w14:textId="77777777" w:rsidR="00D64459" w:rsidRPr="00493E39" w:rsidRDefault="008B2120">
            <w:pPr>
              <w:spacing w:after="20" w:line="240" w:lineRule="auto"/>
              <w:rPr>
                <w:sz w:val="20"/>
                <w:szCs w:val="20"/>
              </w:rPr>
            </w:pPr>
            <w:r w:rsidRPr="00493E39">
              <w:rPr>
                <w:sz w:val="20"/>
                <w:szCs w:val="20"/>
              </w:rPr>
              <w:t>−10,34</w:t>
            </w:r>
          </w:p>
        </w:tc>
        <w:tc>
          <w:tcPr>
            <w:tcW w:w="1000" w:type="dxa"/>
          </w:tcPr>
          <w:p w14:paraId="4D60A221" w14:textId="290F2950" w:rsidR="00D64459" w:rsidRPr="00493E39" w:rsidRDefault="008B2120">
            <w:pPr>
              <w:spacing w:after="20" w:line="240" w:lineRule="auto"/>
              <w:rPr>
                <w:sz w:val="20"/>
                <w:szCs w:val="20"/>
              </w:rPr>
            </w:pPr>
            <w:r w:rsidRPr="00493E39">
              <w:rPr>
                <w:sz w:val="20"/>
                <w:szCs w:val="20"/>
              </w:rPr>
              <w:t>&lt;0,001</w:t>
            </w:r>
          </w:p>
        </w:tc>
        <w:tc>
          <w:tcPr>
            <w:tcW w:w="650" w:type="dxa"/>
          </w:tcPr>
          <w:p w14:paraId="0F38B5B7" w14:textId="77777777" w:rsidR="00D64459" w:rsidRPr="00493E39" w:rsidRDefault="008B2120">
            <w:pPr>
              <w:spacing w:after="20" w:line="240" w:lineRule="auto"/>
              <w:rPr>
                <w:sz w:val="20"/>
                <w:szCs w:val="20"/>
              </w:rPr>
            </w:pPr>
            <w:r w:rsidRPr="00493E39">
              <w:rPr>
                <w:sz w:val="20"/>
                <w:szCs w:val="20"/>
              </w:rPr>
              <w:t>0</w:t>
            </w:r>
          </w:p>
        </w:tc>
        <w:tc>
          <w:tcPr>
            <w:tcW w:w="1000" w:type="dxa"/>
          </w:tcPr>
          <w:p w14:paraId="0D9FEC46" w14:textId="77777777" w:rsidR="00D64459" w:rsidRPr="00493E39" w:rsidRDefault="008B2120">
            <w:pPr>
              <w:spacing w:after="20" w:line="240" w:lineRule="auto"/>
              <w:rPr>
                <w:sz w:val="20"/>
                <w:szCs w:val="20"/>
              </w:rPr>
            </w:pPr>
            <w:r w:rsidRPr="00493E39">
              <w:rPr>
                <w:sz w:val="20"/>
                <w:szCs w:val="20"/>
              </w:rPr>
              <w:t>0,058</w:t>
            </w:r>
          </w:p>
        </w:tc>
        <w:tc>
          <w:tcPr>
            <w:tcW w:w="1050" w:type="dxa"/>
          </w:tcPr>
          <w:p w14:paraId="4B37F526" w14:textId="77777777" w:rsidR="00D64459" w:rsidRPr="00493E39" w:rsidRDefault="008B2120">
            <w:pPr>
              <w:spacing w:after="20" w:line="240" w:lineRule="auto"/>
              <w:rPr>
                <w:sz w:val="20"/>
                <w:szCs w:val="20"/>
              </w:rPr>
            </w:pPr>
            <w:r w:rsidRPr="00493E39">
              <w:rPr>
                <w:sz w:val="20"/>
                <w:szCs w:val="20"/>
              </w:rPr>
              <w:t>sim</w:t>
            </w:r>
          </w:p>
        </w:tc>
        <w:tc>
          <w:tcPr>
            <w:tcW w:w="1150" w:type="dxa"/>
          </w:tcPr>
          <w:p w14:paraId="3CC483BA" w14:textId="77777777" w:rsidR="00D64459" w:rsidRPr="00493E39" w:rsidRDefault="008B2120">
            <w:pPr>
              <w:spacing w:after="20" w:line="240" w:lineRule="auto"/>
              <w:rPr>
                <w:sz w:val="20"/>
                <w:szCs w:val="20"/>
              </w:rPr>
            </w:pPr>
            <w:r w:rsidRPr="00493E39">
              <w:rPr>
                <w:sz w:val="20"/>
                <w:szCs w:val="20"/>
              </w:rPr>
              <w:t>não</w:t>
            </w:r>
          </w:p>
        </w:tc>
      </w:tr>
      <w:tr w:rsidR="00D64459" w:rsidRPr="00493E39" w14:paraId="16DB39C9" w14:textId="77777777">
        <w:trPr>
          <w:jc w:val="center"/>
        </w:trPr>
        <w:tc>
          <w:tcPr>
            <w:tcW w:w="2400" w:type="dxa"/>
          </w:tcPr>
          <w:p w14:paraId="0D5C9270" w14:textId="77777777" w:rsidR="00D64459" w:rsidRPr="00493E39" w:rsidRDefault="008B2120">
            <w:pPr>
              <w:spacing w:after="20" w:line="240" w:lineRule="auto"/>
              <w:rPr>
                <w:sz w:val="20"/>
                <w:szCs w:val="20"/>
              </w:rPr>
            </w:pPr>
            <w:r w:rsidRPr="00493E39">
              <w:rPr>
                <w:sz w:val="20"/>
                <w:szCs w:val="20"/>
              </w:rPr>
              <w:t>Gasolina na refinaria</w:t>
            </w:r>
          </w:p>
        </w:tc>
        <w:tc>
          <w:tcPr>
            <w:tcW w:w="700" w:type="dxa"/>
          </w:tcPr>
          <w:p w14:paraId="336A9AB2" w14:textId="77777777" w:rsidR="00D64459" w:rsidRPr="00493E39" w:rsidRDefault="008B2120">
            <w:pPr>
              <w:spacing w:after="20" w:line="240" w:lineRule="auto"/>
              <w:rPr>
                <w:sz w:val="20"/>
                <w:szCs w:val="20"/>
              </w:rPr>
            </w:pPr>
            <w:r w:rsidRPr="00493E39">
              <w:rPr>
                <w:sz w:val="20"/>
                <w:szCs w:val="20"/>
              </w:rPr>
              <w:t>272</w:t>
            </w:r>
          </w:p>
        </w:tc>
        <w:tc>
          <w:tcPr>
            <w:tcW w:w="1000" w:type="dxa"/>
          </w:tcPr>
          <w:p w14:paraId="1BBD677F" w14:textId="77777777" w:rsidR="00D64459" w:rsidRPr="00493E39" w:rsidRDefault="008B2120">
            <w:pPr>
              <w:spacing w:after="20" w:line="240" w:lineRule="auto"/>
              <w:rPr>
                <w:sz w:val="20"/>
                <w:szCs w:val="20"/>
              </w:rPr>
            </w:pPr>
            <w:r w:rsidRPr="00493E39">
              <w:rPr>
                <w:sz w:val="20"/>
                <w:szCs w:val="20"/>
              </w:rPr>
              <w:t>−3,17</w:t>
            </w:r>
          </w:p>
        </w:tc>
        <w:tc>
          <w:tcPr>
            <w:tcW w:w="1000" w:type="dxa"/>
          </w:tcPr>
          <w:p w14:paraId="4C383BE4" w14:textId="77777777" w:rsidR="00D64459" w:rsidRPr="00493E39" w:rsidRDefault="008B2120">
            <w:pPr>
              <w:spacing w:after="20" w:line="240" w:lineRule="auto"/>
              <w:rPr>
                <w:sz w:val="20"/>
                <w:szCs w:val="20"/>
              </w:rPr>
            </w:pPr>
            <w:r w:rsidRPr="00493E39">
              <w:rPr>
                <w:sz w:val="20"/>
                <w:szCs w:val="20"/>
              </w:rPr>
              <w:t>0,022</w:t>
            </w:r>
          </w:p>
        </w:tc>
        <w:tc>
          <w:tcPr>
            <w:tcW w:w="650" w:type="dxa"/>
          </w:tcPr>
          <w:p w14:paraId="245E81FB" w14:textId="77777777" w:rsidR="00D64459" w:rsidRPr="00493E39" w:rsidRDefault="008B2120">
            <w:pPr>
              <w:spacing w:after="20" w:line="240" w:lineRule="auto"/>
              <w:rPr>
                <w:sz w:val="20"/>
                <w:szCs w:val="20"/>
              </w:rPr>
            </w:pPr>
            <w:r w:rsidRPr="00493E39">
              <w:rPr>
                <w:sz w:val="20"/>
                <w:szCs w:val="20"/>
              </w:rPr>
              <w:t>16</w:t>
            </w:r>
          </w:p>
        </w:tc>
        <w:tc>
          <w:tcPr>
            <w:tcW w:w="1000" w:type="dxa"/>
          </w:tcPr>
          <w:p w14:paraId="58AD4017" w14:textId="77777777" w:rsidR="00D64459" w:rsidRPr="00493E39" w:rsidRDefault="008B2120">
            <w:pPr>
              <w:spacing w:after="20" w:line="240" w:lineRule="auto"/>
              <w:rPr>
                <w:sz w:val="20"/>
                <w:szCs w:val="20"/>
              </w:rPr>
            </w:pPr>
            <w:r w:rsidRPr="00493E39">
              <w:rPr>
                <w:sz w:val="20"/>
                <w:szCs w:val="20"/>
              </w:rPr>
              <w:t>0,041</w:t>
            </w:r>
          </w:p>
        </w:tc>
        <w:tc>
          <w:tcPr>
            <w:tcW w:w="1050" w:type="dxa"/>
          </w:tcPr>
          <w:p w14:paraId="09809E41" w14:textId="77777777" w:rsidR="00D64459" w:rsidRPr="00493E39" w:rsidRDefault="008B2120">
            <w:pPr>
              <w:spacing w:after="20" w:line="240" w:lineRule="auto"/>
              <w:rPr>
                <w:sz w:val="20"/>
                <w:szCs w:val="20"/>
              </w:rPr>
            </w:pPr>
            <w:r w:rsidRPr="00493E39">
              <w:rPr>
                <w:sz w:val="20"/>
                <w:szCs w:val="20"/>
              </w:rPr>
              <w:t>sim</w:t>
            </w:r>
          </w:p>
        </w:tc>
        <w:tc>
          <w:tcPr>
            <w:tcW w:w="1150" w:type="dxa"/>
          </w:tcPr>
          <w:p w14:paraId="2643ECAC" w14:textId="77777777" w:rsidR="00D64459" w:rsidRPr="00493E39" w:rsidRDefault="008B2120">
            <w:pPr>
              <w:spacing w:after="20" w:line="240" w:lineRule="auto"/>
              <w:rPr>
                <w:sz w:val="20"/>
                <w:szCs w:val="20"/>
              </w:rPr>
            </w:pPr>
            <w:r w:rsidRPr="00493E39">
              <w:rPr>
                <w:sz w:val="20"/>
                <w:szCs w:val="20"/>
              </w:rPr>
              <w:t>não</w:t>
            </w:r>
          </w:p>
        </w:tc>
      </w:tr>
      <w:tr w:rsidR="00D64459" w:rsidRPr="00493E39" w14:paraId="340D7A0A" w14:textId="77777777">
        <w:trPr>
          <w:jc w:val="center"/>
        </w:trPr>
        <w:tc>
          <w:tcPr>
            <w:tcW w:w="2400" w:type="dxa"/>
          </w:tcPr>
          <w:p w14:paraId="73448971" w14:textId="77777777" w:rsidR="00D64459" w:rsidRPr="00493E39" w:rsidRDefault="008B2120">
            <w:pPr>
              <w:spacing w:after="20" w:line="240" w:lineRule="auto"/>
              <w:rPr>
                <w:sz w:val="20"/>
                <w:szCs w:val="20"/>
              </w:rPr>
            </w:pPr>
            <w:r w:rsidRPr="00493E39">
              <w:rPr>
                <w:sz w:val="20"/>
                <w:szCs w:val="20"/>
              </w:rPr>
              <w:t>Gasolina ao consumidor</w:t>
            </w:r>
          </w:p>
        </w:tc>
        <w:tc>
          <w:tcPr>
            <w:tcW w:w="700" w:type="dxa"/>
          </w:tcPr>
          <w:p w14:paraId="2759A173" w14:textId="77777777" w:rsidR="00D64459" w:rsidRPr="00493E39" w:rsidRDefault="008B2120">
            <w:pPr>
              <w:spacing w:after="20" w:line="240" w:lineRule="auto"/>
              <w:rPr>
                <w:sz w:val="20"/>
                <w:szCs w:val="20"/>
              </w:rPr>
            </w:pPr>
            <w:r w:rsidRPr="00493E39">
              <w:rPr>
                <w:sz w:val="20"/>
                <w:szCs w:val="20"/>
              </w:rPr>
              <w:t>272</w:t>
            </w:r>
          </w:p>
        </w:tc>
        <w:tc>
          <w:tcPr>
            <w:tcW w:w="1000" w:type="dxa"/>
          </w:tcPr>
          <w:p w14:paraId="349373BF" w14:textId="77777777" w:rsidR="00D64459" w:rsidRPr="00493E39" w:rsidRDefault="008B2120">
            <w:pPr>
              <w:spacing w:after="20" w:line="240" w:lineRule="auto"/>
              <w:rPr>
                <w:sz w:val="20"/>
                <w:szCs w:val="20"/>
              </w:rPr>
            </w:pPr>
            <w:r w:rsidRPr="00493E39">
              <w:rPr>
                <w:sz w:val="20"/>
                <w:szCs w:val="20"/>
              </w:rPr>
              <w:t>−9,93</w:t>
            </w:r>
          </w:p>
        </w:tc>
        <w:tc>
          <w:tcPr>
            <w:tcW w:w="1000" w:type="dxa"/>
          </w:tcPr>
          <w:p w14:paraId="17CC3E5B" w14:textId="45B0B5AF" w:rsidR="00D64459" w:rsidRPr="00493E39" w:rsidRDefault="008B2120">
            <w:pPr>
              <w:spacing w:after="20" w:line="240" w:lineRule="auto"/>
              <w:rPr>
                <w:sz w:val="20"/>
                <w:szCs w:val="20"/>
              </w:rPr>
            </w:pPr>
            <w:r w:rsidRPr="00493E39">
              <w:rPr>
                <w:sz w:val="20"/>
                <w:szCs w:val="20"/>
              </w:rPr>
              <w:t>&lt;0,001</w:t>
            </w:r>
          </w:p>
        </w:tc>
        <w:tc>
          <w:tcPr>
            <w:tcW w:w="650" w:type="dxa"/>
          </w:tcPr>
          <w:p w14:paraId="1180E5FA" w14:textId="77777777" w:rsidR="00D64459" w:rsidRPr="00493E39" w:rsidRDefault="008B2120">
            <w:pPr>
              <w:spacing w:after="20" w:line="240" w:lineRule="auto"/>
              <w:rPr>
                <w:sz w:val="20"/>
                <w:szCs w:val="20"/>
              </w:rPr>
            </w:pPr>
            <w:r w:rsidRPr="00493E39">
              <w:rPr>
                <w:sz w:val="20"/>
                <w:szCs w:val="20"/>
              </w:rPr>
              <w:t>1</w:t>
            </w:r>
          </w:p>
        </w:tc>
        <w:tc>
          <w:tcPr>
            <w:tcW w:w="1000" w:type="dxa"/>
          </w:tcPr>
          <w:p w14:paraId="19037526" w14:textId="77777777" w:rsidR="00D64459" w:rsidRPr="00493E39" w:rsidRDefault="008B2120">
            <w:pPr>
              <w:spacing w:after="20" w:line="240" w:lineRule="auto"/>
              <w:rPr>
                <w:sz w:val="20"/>
                <w:szCs w:val="20"/>
              </w:rPr>
            </w:pPr>
            <w:r w:rsidRPr="00493E39">
              <w:rPr>
                <w:sz w:val="20"/>
                <w:szCs w:val="20"/>
              </w:rPr>
              <w:t>0,057</w:t>
            </w:r>
          </w:p>
        </w:tc>
        <w:tc>
          <w:tcPr>
            <w:tcW w:w="1050" w:type="dxa"/>
          </w:tcPr>
          <w:p w14:paraId="34B1F7AA" w14:textId="77777777" w:rsidR="00D64459" w:rsidRPr="00493E39" w:rsidRDefault="008B2120">
            <w:pPr>
              <w:spacing w:after="20" w:line="240" w:lineRule="auto"/>
              <w:rPr>
                <w:sz w:val="20"/>
                <w:szCs w:val="20"/>
              </w:rPr>
            </w:pPr>
            <w:r w:rsidRPr="00493E39">
              <w:rPr>
                <w:sz w:val="20"/>
                <w:szCs w:val="20"/>
              </w:rPr>
              <w:t>sim</w:t>
            </w:r>
          </w:p>
        </w:tc>
        <w:tc>
          <w:tcPr>
            <w:tcW w:w="1150" w:type="dxa"/>
          </w:tcPr>
          <w:p w14:paraId="2A770BD3" w14:textId="77777777" w:rsidR="00D64459" w:rsidRPr="00493E39" w:rsidRDefault="008B2120">
            <w:pPr>
              <w:spacing w:after="20" w:line="240" w:lineRule="auto"/>
              <w:rPr>
                <w:sz w:val="20"/>
                <w:szCs w:val="20"/>
              </w:rPr>
            </w:pPr>
            <w:r w:rsidRPr="00493E39">
              <w:rPr>
                <w:sz w:val="20"/>
                <w:szCs w:val="20"/>
              </w:rPr>
              <w:t>não</w:t>
            </w:r>
          </w:p>
        </w:tc>
      </w:tr>
      <w:tr w:rsidR="00D64459" w:rsidRPr="00493E39" w14:paraId="29BFA55D" w14:textId="77777777">
        <w:trPr>
          <w:jc w:val="center"/>
        </w:trPr>
        <w:tc>
          <w:tcPr>
            <w:tcW w:w="2400" w:type="dxa"/>
          </w:tcPr>
          <w:p w14:paraId="040FAA0D" w14:textId="77777777" w:rsidR="00D64459" w:rsidRPr="00493E39" w:rsidRDefault="008B2120">
            <w:pPr>
              <w:spacing w:after="20" w:line="240" w:lineRule="auto"/>
              <w:rPr>
                <w:sz w:val="20"/>
                <w:szCs w:val="20"/>
              </w:rPr>
            </w:pPr>
            <w:r w:rsidRPr="00493E39">
              <w:rPr>
                <w:sz w:val="20"/>
                <w:szCs w:val="20"/>
              </w:rPr>
              <w:t>Óleo diesel</w:t>
            </w:r>
          </w:p>
        </w:tc>
        <w:tc>
          <w:tcPr>
            <w:tcW w:w="700" w:type="dxa"/>
          </w:tcPr>
          <w:p w14:paraId="67FB7515" w14:textId="77777777" w:rsidR="00D64459" w:rsidRPr="00493E39" w:rsidRDefault="008B2120">
            <w:pPr>
              <w:spacing w:after="20" w:line="240" w:lineRule="auto"/>
              <w:rPr>
                <w:sz w:val="20"/>
                <w:szCs w:val="20"/>
              </w:rPr>
            </w:pPr>
            <w:r w:rsidRPr="00493E39">
              <w:rPr>
                <w:sz w:val="20"/>
                <w:szCs w:val="20"/>
              </w:rPr>
              <w:t>272</w:t>
            </w:r>
          </w:p>
        </w:tc>
        <w:tc>
          <w:tcPr>
            <w:tcW w:w="1000" w:type="dxa"/>
          </w:tcPr>
          <w:p w14:paraId="34C7A7F5" w14:textId="77777777" w:rsidR="00D64459" w:rsidRPr="00493E39" w:rsidRDefault="008B2120">
            <w:pPr>
              <w:spacing w:after="20" w:line="240" w:lineRule="auto"/>
              <w:rPr>
                <w:sz w:val="20"/>
                <w:szCs w:val="20"/>
              </w:rPr>
            </w:pPr>
            <w:r w:rsidRPr="00493E39">
              <w:rPr>
                <w:sz w:val="20"/>
                <w:szCs w:val="20"/>
              </w:rPr>
              <w:t>−6,79</w:t>
            </w:r>
          </w:p>
        </w:tc>
        <w:tc>
          <w:tcPr>
            <w:tcW w:w="1000" w:type="dxa"/>
          </w:tcPr>
          <w:p w14:paraId="6A83291C" w14:textId="2736C953" w:rsidR="00D64459" w:rsidRPr="00493E39" w:rsidRDefault="008B2120">
            <w:pPr>
              <w:spacing w:after="20" w:line="240" w:lineRule="auto"/>
              <w:rPr>
                <w:sz w:val="20"/>
                <w:szCs w:val="20"/>
              </w:rPr>
            </w:pPr>
            <w:r w:rsidRPr="00493E39">
              <w:rPr>
                <w:sz w:val="20"/>
                <w:szCs w:val="20"/>
              </w:rPr>
              <w:t>&lt;0,001</w:t>
            </w:r>
          </w:p>
        </w:tc>
        <w:tc>
          <w:tcPr>
            <w:tcW w:w="650" w:type="dxa"/>
          </w:tcPr>
          <w:p w14:paraId="44CCFF79" w14:textId="77777777" w:rsidR="00D64459" w:rsidRPr="00493E39" w:rsidRDefault="008B2120">
            <w:pPr>
              <w:spacing w:after="20" w:line="240" w:lineRule="auto"/>
              <w:rPr>
                <w:sz w:val="20"/>
                <w:szCs w:val="20"/>
              </w:rPr>
            </w:pPr>
            <w:r w:rsidRPr="00493E39">
              <w:rPr>
                <w:sz w:val="20"/>
                <w:szCs w:val="20"/>
              </w:rPr>
              <w:t>3</w:t>
            </w:r>
          </w:p>
        </w:tc>
        <w:tc>
          <w:tcPr>
            <w:tcW w:w="1000" w:type="dxa"/>
          </w:tcPr>
          <w:p w14:paraId="077198CE" w14:textId="77777777" w:rsidR="00D64459" w:rsidRPr="00493E39" w:rsidRDefault="008B2120">
            <w:pPr>
              <w:spacing w:after="20" w:line="240" w:lineRule="auto"/>
              <w:rPr>
                <w:sz w:val="20"/>
                <w:szCs w:val="20"/>
              </w:rPr>
            </w:pPr>
            <w:r w:rsidRPr="00493E39">
              <w:rPr>
                <w:sz w:val="20"/>
                <w:szCs w:val="20"/>
              </w:rPr>
              <w:t>0,094</w:t>
            </w:r>
          </w:p>
        </w:tc>
        <w:tc>
          <w:tcPr>
            <w:tcW w:w="1050" w:type="dxa"/>
          </w:tcPr>
          <w:p w14:paraId="2BFFD421" w14:textId="77777777" w:rsidR="00D64459" w:rsidRPr="00493E39" w:rsidRDefault="008B2120">
            <w:pPr>
              <w:spacing w:after="20" w:line="240" w:lineRule="auto"/>
              <w:rPr>
                <w:sz w:val="20"/>
                <w:szCs w:val="20"/>
              </w:rPr>
            </w:pPr>
            <w:r w:rsidRPr="00493E39">
              <w:rPr>
                <w:sz w:val="20"/>
                <w:szCs w:val="20"/>
              </w:rPr>
              <w:t>sim</w:t>
            </w:r>
          </w:p>
        </w:tc>
        <w:tc>
          <w:tcPr>
            <w:tcW w:w="1150" w:type="dxa"/>
          </w:tcPr>
          <w:p w14:paraId="1079BFCC" w14:textId="77777777" w:rsidR="00D64459" w:rsidRPr="00493E39" w:rsidRDefault="008B2120">
            <w:pPr>
              <w:spacing w:after="20" w:line="240" w:lineRule="auto"/>
              <w:rPr>
                <w:sz w:val="20"/>
                <w:szCs w:val="20"/>
              </w:rPr>
            </w:pPr>
            <w:r w:rsidRPr="00493E39">
              <w:rPr>
                <w:sz w:val="20"/>
                <w:szCs w:val="20"/>
              </w:rPr>
              <w:t>não</w:t>
            </w:r>
          </w:p>
        </w:tc>
      </w:tr>
      <w:tr w:rsidR="00D64459" w:rsidRPr="00493E39" w14:paraId="6BD35D79" w14:textId="77777777">
        <w:trPr>
          <w:jc w:val="center"/>
        </w:trPr>
        <w:tc>
          <w:tcPr>
            <w:tcW w:w="2400" w:type="dxa"/>
          </w:tcPr>
          <w:p w14:paraId="3837B9BA" w14:textId="77777777" w:rsidR="00D64459" w:rsidRPr="00493E39" w:rsidRDefault="008B2120">
            <w:pPr>
              <w:spacing w:after="20" w:line="240" w:lineRule="auto"/>
              <w:rPr>
                <w:sz w:val="20"/>
                <w:szCs w:val="20"/>
              </w:rPr>
            </w:pPr>
            <w:r w:rsidRPr="00493E39">
              <w:rPr>
                <w:sz w:val="20"/>
                <w:szCs w:val="20"/>
              </w:rPr>
              <w:t>Etanol</w:t>
            </w:r>
          </w:p>
        </w:tc>
        <w:tc>
          <w:tcPr>
            <w:tcW w:w="700" w:type="dxa"/>
          </w:tcPr>
          <w:p w14:paraId="4CDCDF59" w14:textId="77777777" w:rsidR="00D64459" w:rsidRPr="00493E39" w:rsidRDefault="008B2120">
            <w:pPr>
              <w:spacing w:after="20" w:line="240" w:lineRule="auto"/>
              <w:rPr>
                <w:sz w:val="20"/>
                <w:szCs w:val="20"/>
              </w:rPr>
            </w:pPr>
            <w:r w:rsidRPr="00493E39">
              <w:rPr>
                <w:sz w:val="20"/>
                <w:szCs w:val="20"/>
              </w:rPr>
              <w:t>272</w:t>
            </w:r>
          </w:p>
        </w:tc>
        <w:tc>
          <w:tcPr>
            <w:tcW w:w="1000" w:type="dxa"/>
          </w:tcPr>
          <w:p w14:paraId="50713DCF" w14:textId="77777777" w:rsidR="00D64459" w:rsidRPr="00493E39" w:rsidRDefault="008B2120">
            <w:pPr>
              <w:spacing w:after="20" w:line="240" w:lineRule="auto"/>
              <w:rPr>
                <w:sz w:val="20"/>
                <w:szCs w:val="20"/>
              </w:rPr>
            </w:pPr>
            <w:r w:rsidRPr="00493E39">
              <w:rPr>
                <w:sz w:val="20"/>
                <w:szCs w:val="20"/>
              </w:rPr>
              <w:t>−8,25</w:t>
            </w:r>
          </w:p>
        </w:tc>
        <w:tc>
          <w:tcPr>
            <w:tcW w:w="1000" w:type="dxa"/>
          </w:tcPr>
          <w:p w14:paraId="235D1E4B" w14:textId="7BD64B51" w:rsidR="00D64459" w:rsidRPr="00493E39" w:rsidRDefault="008B2120">
            <w:pPr>
              <w:spacing w:after="20" w:line="240" w:lineRule="auto"/>
              <w:rPr>
                <w:sz w:val="20"/>
                <w:szCs w:val="20"/>
              </w:rPr>
            </w:pPr>
            <w:r w:rsidRPr="00493E39">
              <w:rPr>
                <w:sz w:val="20"/>
                <w:szCs w:val="20"/>
              </w:rPr>
              <w:t>&lt;0,001</w:t>
            </w:r>
          </w:p>
        </w:tc>
        <w:tc>
          <w:tcPr>
            <w:tcW w:w="650" w:type="dxa"/>
          </w:tcPr>
          <w:p w14:paraId="465FF2E5" w14:textId="77777777" w:rsidR="00D64459" w:rsidRPr="00493E39" w:rsidRDefault="008B2120">
            <w:pPr>
              <w:spacing w:after="20" w:line="240" w:lineRule="auto"/>
              <w:rPr>
                <w:sz w:val="20"/>
                <w:szCs w:val="20"/>
              </w:rPr>
            </w:pPr>
            <w:r w:rsidRPr="00493E39">
              <w:rPr>
                <w:sz w:val="20"/>
                <w:szCs w:val="20"/>
              </w:rPr>
              <w:t>6</w:t>
            </w:r>
          </w:p>
        </w:tc>
        <w:tc>
          <w:tcPr>
            <w:tcW w:w="1000" w:type="dxa"/>
          </w:tcPr>
          <w:p w14:paraId="69F61840" w14:textId="77777777" w:rsidR="00D64459" w:rsidRPr="00493E39" w:rsidRDefault="008B2120">
            <w:pPr>
              <w:spacing w:after="20" w:line="240" w:lineRule="auto"/>
              <w:rPr>
                <w:sz w:val="20"/>
                <w:szCs w:val="20"/>
              </w:rPr>
            </w:pPr>
            <w:r w:rsidRPr="00493E39">
              <w:rPr>
                <w:sz w:val="20"/>
                <w:szCs w:val="20"/>
              </w:rPr>
              <w:t>0,025</w:t>
            </w:r>
          </w:p>
        </w:tc>
        <w:tc>
          <w:tcPr>
            <w:tcW w:w="1050" w:type="dxa"/>
          </w:tcPr>
          <w:p w14:paraId="210D4005" w14:textId="77777777" w:rsidR="00D64459" w:rsidRPr="00493E39" w:rsidRDefault="008B2120">
            <w:pPr>
              <w:spacing w:after="20" w:line="240" w:lineRule="auto"/>
              <w:rPr>
                <w:sz w:val="20"/>
                <w:szCs w:val="20"/>
              </w:rPr>
            </w:pPr>
            <w:r w:rsidRPr="00493E39">
              <w:rPr>
                <w:sz w:val="20"/>
                <w:szCs w:val="20"/>
              </w:rPr>
              <w:t>sim</w:t>
            </w:r>
          </w:p>
        </w:tc>
        <w:tc>
          <w:tcPr>
            <w:tcW w:w="1150" w:type="dxa"/>
          </w:tcPr>
          <w:p w14:paraId="145DC175" w14:textId="77777777" w:rsidR="00D64459" w:rsidRPr="00493E39" w:rsidRDefault="008B2120">
            <w:pPr>
              <w:spacing w:after="20" w:line="240" w:lineRule="auto"/>
              <w:rPr>
                <w:sz w:val="20"/>
                <w:szCs w:val="20"/>
              </w:rPr>
            </w:pPr>
            <w:r w:rsidRPr="00493E39">
              <w:rPr>
                <w:sz w:val="20"/>
                <w:szCs w:val="20"/>
              </w:rPr>
              <w:t>não</w:t>
            </w:r>
          </w:p>
        </w:tc>
      </w:tr>
      <w:tr w:rsidR="00D64459" w:rsidRPr="00493E39" w14:paraId="4772ECF9" w14:textId="77777777">
        <w:trPr>
          <w:jc w:val="center"/>
        </w:trPr>
        <w:tc>
          <w:tcPr>
            <w:tcW w:w="2400" w:type="dxa"/>
          </w:tcPr>
          <w:p w14:paraId="26B5DF19" w14:textId="77777777" w:rsidR="00D64459" w:rsidRPr="00493E39" w:rsidRDefault="008B2120">
            <w:pPr>
              <w:spacing w:after="20" w:line="240" w:lineRule="auto"/>
              <w:rPr>
                <w:sz w:val="20"/>
                <w:szCs w:val="20"/>
              </w:rPr>
            </w:pPr>
            <w:r w:rsidRPr="00493E39">
              <w:rPr>
                <w:sz w:val="20"/>
                <w:szCs w:val="20"/>
              </w:rPr>
              <w:t>Câmbio (variação)</w:t>
            </w:r>
          </w:p>
        </w:tc>
        <w:tc>
          <w:tcPr>
            <w:tcW w:w="700" w:type="dxa"/>
          </w:tcPr>
          <w:p w14:paraId="2A3C8A8A" w14:textId="77777777" w:rsidR="00D64459" w:rsidRPr="00493E39" w:rsidRDefault="008B2120">
            <w:pPr>
              <w:spacing w:after="20" w:line="240" w:lineRule="auto"/>
              <w:rPr>
                <w:sz w:val="20"/>
                <w:szCs w:val="20"/>
              </w:rPr>
            </w:pPr>
            <w:r w:rsidRPr="00493E39">
              <w:rPr>
                <w:sz w:val="20"/>
                <w:szCs w:val="20"/>
              </w:rPr>
              <w:t>272</w:t>
            </w:r>
          </w:p>
        </w:tc>
        <w:tc>
          <w:tcPr>
            <w:tcW w:w="1000" w:type="dxa"/>
          </w:tcPr>
          <w:p w14:paraId="6F9B9C68" w14:textId="77777777" w:rsidR="00D64459" w:rsidRPr="00493E39" w:rsidRDefault="008B2120">
            <w:pPr>
              <w:spacing w:after="20" w:line="240" w:lineRule="auto"/>
              <w:rPr>
                <w:sz w:val="20"/>
                <w:szCs w:val="20"/>
              </w:rPr>
            </w:pPr>
            <w:r w:rsidRPr="00493E39">
              <w:rPr>
                <w:sz w:val="20"/>
                <w:szCs w:val="20"/>
              </w:rPr>
              <w:t>−11,57</w:t>
            </w:r>
          </w:p>
        </w:tc>
        <w:tc>
          <w:tcPr>
            <w:tcW w:w="1000" w:type="dxa"/>
          </w:tcPr>
          <w:p w14:paraId="3FCC3E8A" w14:textId="67145E48" w:rsidR="00D64459" w:rsidRPr="00493E39" w:rsidRDefault="008B2120">
            <w:pPr>
              <w:spacing w:after="20" w:line="240" w:lineRule="auto"/>
              <w:rPr>
                <w:sz w:val="20"/>
                <w:szCs w:val="20"/>
              </w:rPr>
            </w:pPr>
            <w:r w:rsidRPr="00493E39">
              <w:rPr>
                <w:sz w:val="20"/>
                <w:szCs w:val="20"/>
              </w:rPr>
              <w:t>&lt;0,001</w:t>
            </w:r>
          </w:p>
        </w:tc>
        <w:tc>
          <w:tcPr>
            <w:tcW w:w="650" w:type="dxa"/>
          </w:tcPr>
          <w:p w14:paraId="1987F83F" w14:textId="77777777" w:rsidR="00D64459" w:rsidRPr="00493E39" w:rsidRDefault="008B2120">
            <w:pPr>
              <w:spacing w:after="20" w:line="240" w:lineRule="auto"/>
              <w:rPr>
                <w:sz w:val="20"/>
                <w:szCs w:val="20"/>
              </w:rPr>
            </w:pPr>
            <w:r w:rsidRPr="00493E39">
              <w:rPr>
                <w:sz w:val="20"/>
                <w:szCs w:val="20"/>
              </w:rPr>
              <w:t>0</w:t>
            </w:r>
          </w:p>
        </w:tc>
        <w:tc>
          <w:tcPr>
            <w:tcW w:w="1000" w:type="dxa"/>
          </w:tcPr>
          <w:p w14:paraId="104B40A3" w14:textId="77777777" w:rsidR="00D64459" w:rsidRPr="00493E39" w:rsidRDefault="008B2120">
            <w:pPr>
              <w:spacing w:after="20" w:line="240" w:lineRule="auto"/>
              <w:rPr>
                <w:sz w:val="20"/>
                <w:szCs w:val="20"/>
              </w:rPr>
            </w:pPr>
            <w:r w:rsidRPr="00493E39">
              <w:rPr>
                <w:sz w:val="20"/>
                <w:szCs w:val="20"/>
              </w:rPr>
              <w:t>0,413</w:t>
            </w:r>
          </w:p>
        </w:tc>
        <w:tc>
          <w:tcPr>
            <w:tcW w:w="1050" w:type="dxa"/>
          </w:tcPr>
          <w:p w14:paraId="31FB6616" w14:textId="77777777" w:rsidR="00D64459" w:rsidRPr="00493E39" w:rsidRDefault="008B2120">
            <w:pPr>
              <w:spacing w:after="20" w:line="240" w:lineRule="auto"/>
              <w:rPr>
                <w:sz w:val="20"/>
                <w:szCs w:val="20"/>
              </w:rPr>
            </w:pPr>
            <w:r w:rsidRPr="00493E39">
              <w:rPr>
                <w:sz w:val="20"/>
                <w:szCs w:val="20"/>
              </w:rPr>
              <w:t>sim</w:t>
            </w:r>
          </w:p>
        </w:tc>
        <w:tc>
          <w:tcPr>
            <w:tcW w:w="1150" w:type="dxa"/>
          </w:tcPr>
          <w:p w14:paraId="14882EAA" w14:textId="77777777" w:rsidR="00D64459" w:rsidRPr="00493E39" w:rsidRDefault="008B2120">
            <w:pPr>
              <w:spacing w:after="20" w:line="240" w:lineRule="auto"/>
              <w:rPr>
                <w:sz w:val="20"/>
                <w:szCs w:val="20"/>
              </w:rPr>
            </w:pPr>
            <w:r w:rsidRPr="00493E39">
              <w:rPr>
                <w:sz w:val="20"/>
                <w:szCs w:val="20"/>
              </w:rPr>
              <w:t>não</w:t>
            </w:r>
          </w:p>
        </w:tc>
      </w:tr>
      <w:tr w:rsidR="00D64459" w:rsidRPr="00493E39" w14:paraId="1B214497" w14:textId="77777777">
        <w:trPr>
          <w:jc w:val="center"/>
        </w:trPr>
        <w:tc>
          <w:tcPr>
            <w:tcW w:w="2400" w:type="dxa"/>
          </w:tcPr>
          <w:p w14:paraId="1EF9F5A9" w14:textId="77777777" w:rsidR="00D64459" w:rsidRPr="00493E39" w:rsidRDefault="008B2120">
            <w:pPr>
              <w:spacing w:after="20" w:line="240" w:lineRule="auto"/>
              <w:rPr>
                <w:sz w:val="20"/>
                <w:szCs w:val="20"/>
              </w:rPr>
            </w:pPr>
            <w:r w:rsidRPr="00493E39">
              <w:rPr>
                <w:sz w:val="20"/>
                <w:szCs w:val="20"/>
              </w:rPr>
              <w:t>Atividade (variação)</w:t>
            </w:r>
          </w:p>
        </w:tc>
        <w:tc>
          <w:tcPr>
            <w:tcW w:w="700" w:type="dxa"/>
          </w:tcPr>
          <w:p w14:paraId="765208C4" w14:textId="77777777" w:rsidR="00D64459" w:rsidRPr="00493E39" w:rsidRDefault="008B2120">
            <w:pPr>
              <w:spacing w:after="20" w:line="240" w:lineRule="auto"/>
              <w:rPr>
                <w:sz w:val="20"/>
                <w:szCs w:val="20"/>
              </w:rPr>
            </w:pPr>
            <w:r w:rsidRPr="00493E39">
              <w:rPr>
                <w:sz w:val="20"/>
                <w:szCs w:val="20"/>
              </w:rPr>
              <w:t>272</w:t>
            </w:r>
          </w:p>
        </w:tc>
        <w:tc>
          <w:tcPr>
            <w:tcW w:w="1000" w:type="dxa"/>
          </w:tcPr>
          <w:p w14:paraId="44274622" w14:textId="77777777" w:rsidR="00D64459" w:rsidRPr="00493E39" w:rsidRDefault="008B2120">
            <w:pPr>
              <w:spacing w:after="20" w:line="240" w:lineRule="auto"/>
              <w:rPr>
                <w:sz w:val="20"/>
                <w:szCs w:val="20"/>
              </w:rPr>
            </w:pPr>
            <w:r w:rsidRPr="00493E39">
              <w:rPr>
                <w:sz w:val="20"/>
                <w:szCs w:val="20"/>
              </w:rPr>
              <w:t>−11,50</w:t>
            </w:r>
          </w:p>
        </w:tc>
        <w:tc>
          <w:tcPr>
            <w:tcW w:w="1000" w:type="dxa"/>
          </w:tcPr>
          <w:p w14:paraId="31BA54CD" w14:textId="1371D3BD" w:rsidR="00D64459" w:rsidRPr="00493E39" w:rsidRDefault="008B2120">
            <w:pPr>
              <w:spacing w:after="20" w:line="240" w:lineRule="auto"/>
              <w:rPr>
                <w:sz w:val="20"/>
                <w:szCs w:val="20"/>
              </w:rPr>
            </w:pPr>
            <w:r w:rsidRPr="00493E39">
              <w:rPr>
                <w:sz w:val="20"/>
                <w:szCs w:val="20"/>
              </w:rPr>
              <w:t>&lt;0,001</w:t>
            </w:r>
          </w:p>
        </w:tc>
        <w:tc>
          <w:tcPr>
            <w:tcW w:w="650" w:type="dxa"/>
          </w:tcPr>
          <w:p w14:paraId="54541D21" w14:textId="77777777" w:rsidR="00D64459" w:rsidRPr="00493E39" w:rsidRDefault="008B2120">
            <w:pPr>
              <w:spacing w:after="20" w:line="240" w:lineRule="auto"/>
              <w:rPr>
                <w:sz w:val="20"/>
                <w:szCs w:val="20"/>
              </w:rPr>
            </w:pPr>
            <w:r w:rsidRPr="00493E39">
              <w:rPr>
                <w:sz w:val="20"/>
                <w:szCs w:val="20"/>
              </w:rPr>
              <w:t>1</w:t>
            </w:r>
          </w:p>
        </w:tc>
        <w:tc>
          <w:tcPr>
            <w:tcW w:w="1000" w:type="dxa"/>
          </w:tcPr>
          <w:p w14:paraId="39EE60F7" w14:textId="77777777" w:rsidR="00D64459" w:rsidRPr="00493E39" w:rsidRDefault="008B2120">
            <w:pPr>
              <w:spacing w:after="20" w:line="240" w:lineRule="auto"/>
              <w:rPr>
                <w:sz w:val="20"/>
                <w:szCs w:val="20"/>
              </w:rPr>
            </w:pPr>
            <w:r w:rsidRPr="00493E39">
              <w:rPr>
                <w:sz w:val="20"/>
                <w:szCs w:val="20"/>
              </w:rPr>
              <w:t>0,220</w:t>
            </w:r>
          </w:p>
        </w:tc>
        <w:tc>
          <w:tcPr>
            <w:tcW w:w="1050" w:type="dxa"/>
          </w:tcPr>
          <w:p w14:paraId="090AC5BE" w14:textId="77777777" w:rsidR="00D64459" w:rsidRPr="00493E39" w:rsidRDefault="008B2120">
            <w:pPr>
              <w:spacing w:after="20" w:line="240" w:lineRule="auto"/>
              <w:rPr>
                <w:sz w:val="20"/>
                <w:szCs w:val="20"/>
              </w:rPr>
            </w:pPr>
            <w:r w:rsidRPr="00493E39">
              <w:rPr>
                <w:sz w:val="20"/>
                <w:szCs w:val="20"/>
              </w:rPr>
              <w:t>sim</w:t>
            </w:r>
          </w:p>
        </w:tc>
        <w:tc>
          <w:tcPr>
            <w:tcW w:w="1150" w:type="dxa"/>
          </w:tcPr>
          <w:p w14:paraId="7D50AD9C" w14:textId="77777777" w:rsidR="00D64459" w:rsidRPr="00493E39" w:rsidRDefault="008B2120">
            <w:pPr>
              <w:spacing w:after="20" w:line="240" w:lineRule="auto"/>
              <w:rPr>
                <w:sz w:val="20"/>
                <w:szCs w:val="20"/>
              </w:rPr>
            </w:pPr>
            <w:r w:rsidRPr="00493E39">
              <w:rPr>
                <w:sz w:val="20"/>
                <w:szCs w:val="20"/>
              </w:rPr>
              <w:t>não</w:t>
            </w:r>
          </w:p>
        </w:tc>
      </w:tr>
      <w:tr w:rsidR="00D64459" w:rsidRPr="00493E39" w14:paraId="24D59AA2" w14:textId="77777777">
        <w:trPr>
          <w:jc w:val="center"/>
        </w:trPr>
        <w:tc>
          <w:tcPr>
            <w:tcW w:w="2400" w:type="dxa"/>
          </w:tcPr>
          <w:p w14:paraId="665125B3" w14:textId="77777777" w:rsidR="00D64459" w:rsidRPr="00493E39" w:rsidRDefault="008B2120">
            <w:pPr>
              <w:spacing w:after="20" w:line="240" w:lineRule="auto"/>
              <w:rPr>
                <w:sz w:val="20"/>
                <w:szCs w:val="20"/>
              </w:rPr>
            </w:pPr>
            <w:r w:rsidRPr="00493E39">
              <w:rPr>
                <w:sz w:val="20"/>
                <w:szCs w:val="20"/>
              </w:rPr>
              <w:t>Meta Selic (nível transformado)</w:t>
            </w:r>
          </w:p>
        </w:tc>
        <w:tc>
          <w:tcPr>
            <w:tcW w:w="700" w:type="dxa"/>
          </w:tcPr>
          <w:p w14:paraId="522043DB" w14:textId="77777777" w:rsidR="00D64459" w:rsidRPr="00493E39" w:rsidRDefault="008B2120">
            <w:pPr>
              <w:spacing w:after="20" w:line="240" w:lineRule="auto"/>
              <w:rPr>
                <w:sz w:val="20"/>
                <w:szCs w:val="20"/>
              </w:rPr>
            </w:pPr>
            <w:r w:rsidRPr="00493E39">
              <w:rPr>
                <w:sz w:val="20"/>
                <w:szCs w:val="20"/>
              </w:rPr>
              <w:t>273</w:t>
            </w:r>
          </w:p>
        </w:tc>
        <w:tc>
          <w:tcPr>
            <w:tcW w:w="1000" w:type="dxa"/>
          </w:tcPr>
          <w:p w14:paraId="3AD7FDC1" w14:textId="77777777" w:rsidR="00D64459" w:rsidRPr="00493E39" w:rsidRDefault="008B2120">
            <w:pPr>
              <w:spacing w:after="20" w:line="240" w:lineRule="auto"/>
              <w:rPr>
                <w:sz w:val="20"/>
                <w:szCs w:val="20"/>
              </w:rPr>
            </w:pPr>
            <w:r w:rsidRPr="00493E39">
              <w:rPr>
                <w:sz w:val="20"/>
                <w:szCs w:val="20"/>
              </w:rPr>
              <w:t>−2,72</w:t>
            </w:r>
          </w:p>
        </w:tc>
        <w:tc>
          <w:tcPr>
            <w:tcW w:w="1000" w:type="dxa"/>
          </w:tcPr>
          <w:p w14:paraId="0B2E9CC0" w14:textId="77777777" w:rsidR="00D64459" w:rsidRPr="00493E39" w:rsidRDefault="008B2120">
            <w:pPr>
              <w:spacing w:after="20" w:line="240" w:lineRule="auto"/>
              <w:rPr>
                <w:sz w:val="20"/>
                <w:szCs w:val="20"/>
              </w:rPr>
            </w:pPr>
            <w:r w:rsidRPr="00493E39">
              <w:rPr>
                <w:sz w:val="20"/>
                <w:szCs w:val="20"/>
              </w:rPr>
              <w:t>0,070</w:t>
            </w:r>
          </w:p>
        </w:tc>
        <w:tc>
          <w:tcPr>
            <w:tcW w:w="650" w:type="dxa"/>
          </w:tcPr>
          <w:p w14:paraId="164017BE" w14:textId="77777777" w:rsidR="00D64459" w:rsidRPr="00493E39" w:rsidRDefault="008B2120">
            <w:pPr>
              <w:spacing w:after="20" w:line="240" w:lineRule="auto"/>
              <w:rPr>
                <w:sz w:val="20"/>
                <w:szCs w:val="20"/>
              </w:rPr>
            </w:pPr>
            <w:r w:rsidRPr="00493E39">
              <w:rPr>
                <w:sz w:val="20"/>
                <w:szCs w:val="20"/>
              </w:rPr>
              <w:t>6</w:t>
            </w:r>
          </w:p>
        </w:tc>
        <w:tc>
          <w:tcPr>
            <w:tcW w:w="1000" w:type="dxa"/>
          </w:tcPr>
          <w:p w14:paraId="33DB8B06" w14:textId="77777777" w:rsidR="00D64459" w:rsidRPr="00493E39" w:rsidRDefault="008B2120">
            <w:pPr>
              <w:spacing w:after="20" w:line="240" w:lineRule="auto"/>
              <w:rPr>
                <w:sz w:val="20"/>
                <w:szCs w:val="20"/>
              </w:rPr>
            </w:pPr>
            <w:r w:rsidRPr="00493E39">
              <w:rPr>
                <w:sz w:val="20"/>
                <w:szCs w:val="20"/>
              </w:rPr>
              <w:t>0,946</w:t>
            </w:r>
          </w:p>
        </w:tc>
        <w:tc>
          <w:tcPr>
            <w:tcW w:w="1050" w:type="dxa"/>
          </w:tcPr>
          <w:p w14:paraId="08712519" w14:textId="77777777" w:rsidR="00D64459" w:rsidRPr="00493E39" w:rsidRDefault="008B2120">
            <w:pPr>
              <w:spacing w:after="20" w:line="240" w:lineRule="auto"/>
              <w:rPr>
                <w:sz w:val="20"/>
                <w:szCs w:val="20"/>
              </w:rPr>
            </w:pPr>
            <w:r w:rsidRPr="00493E39">
              <w:rPr>
                <w:sz w:val="20"/>
                <w:szCs w:val="20"/>
              </w:rPr>
              <w:t>não</w:t>
            </w:r>
          </w:p>
        </w:tc>
        <w:tc>
          <w:tcPr>
            <w:tcW w:w="1150" w:type="dxa"/>
          </w:tcPr>
          <w:p w14:paraId="77A8E13B" w14:textId="77777777" w:rsidR="00D64459" w:rsidRPr="00493E39" w:rsidRDefault="008B2120">
            <w:pPr>
              <w:spacing w:after="20" w:line="240" w:lineRule="auto"/>
              <w:rPr>
                <w:sz w:val="20"/>
                <w:szCs w:val="20"/>
              </w:rPr>
            </w:pPr>
            <w:r w:rsidRPr="00493E39">
              <w:rPr>
                <w:sz w:val="20"/>
                <w:szCs w:val="20"/>
              </w:rPr>
              <w:t>sim</w:t>
            </w:r>
          </w:p>
        </w:tc>
      </w:tr>
      <w:tr w:rsidR="00D64459" w:rsidRPr="00493E39" w14:paraId="385CBF01" w14:textId="77777777">
        <w:trPr>
          <w:jc w:val="center"/>
        </w:trPr>
        <w:tc>
          <w:tcPr>
            <w:tcW w:w="2400" w:type="dxa"/>
            <w:tcBorders>
              <w:bottom w:val="single" w:sz="12" w:space="0" w:color="000000"/>
            </w:tcBorders>
          </w:tcPr>
          <w:p w14:paraId="3199F89E" w14:textId="77777777" w:rsidR="00D64459" w:rsidRPr="00493E39" w:rsidRDefault="008B2120">
            <w:pPr>
              <w:spacing w:after="20" w:line="240" w:lineRule="auto"/>
              <w:rPr>
                <w:sz w:val="20"/>
                <w:szCs w:val="20"/>
              </w:rPr>
            </w:pPr>
            <w:r w:rsidRPr="00493E39">
              <w:rPr>
                <w:sz w:val="20"/>
                <w:szCs w:val="20"/>
              </w:rPr>
              <w:t>Expectativa de inflação (transformada)</w:t>
            </w:r>
          </w:p>
        </w:tc>
        <w:tc>
          <w:tcPr>
            <w:tcW w:w="700" w:type="dxa"/>
            <w:tcBorders>
              <w:bottom w:val="single" w:sz="12" w:space="0" w:color="000000"/>
            </w:tcBorders>
          </w:tcPr>
          <w:p w14:paraId="7AE38EFA" w14:textId="77777777" w:rsidR="00D64459" w:rsidRPr="00493E39" w:rsidRDefault="008B2120">
            <w:pPr>
              <w:spacing w:after="20" w:line="240" w:lineRule="auto"/>
              <w:rPr>
                <w:sz w:val="20"/>
                <w:szCs w:val="20"/>
              </w:rPr>
            </w:pPr>
            <w:r w:rsidRPr="00493E39">
              <w:rPr>
                <w:sz w:val="20"/>
                <w:szCs w:val="20"/>
              </w:rPr>
              <w:t>273</w:t>
            </w:r>
          </w:p>
        </w:tc>
        <w:tc>
          <w:tcPr>
            <w:tcW w:w="1000" w:type="dxa"/>
            <w:tcBorders>
              <w:bottom w:val="single" w:sz="12" w:space="0" w:color="000000"/>
            </w:tcBorders>
          </w:tcPr>
          <w:p w14:paraId="06F0F4E6" w14:textId="77777777" w:rsidR="00D64459" w:rsidRPr="00493E39" w:rsidRDefault="008B2120">
            <w:pPr>
              <w:spacing w:after="20" w:line="240" w:lineRule="auto"/>
              <w:rPr>
                <w:sz w:val="20"/>
                <w:szCs w:val="20"/>
              </w:rPr>
            </w:pPr>
            <w:r w:rsidRPr="00493E39">
              <w:rPr>
                <w:sz w:val="20"/>
                <w:szCs w:val="20"/>
              </w:rPr>
              <w:t>−5,33</w:t>
            </w:r>
          </w:p>
        </w:tc>
        <w:tc>
          <w:tcPr>
            <w:tcW w:w="1000" w:type="dxa"/>
            <w:tcBorders>
              <w:bottom w:val="single" w:sz="12" w:space="0" w:color="000000"/>
            </w:tcBorders>
          </w:tcPr>
          <w:p w14:paraId="64EFDA91" w14:textId="10D4BC80" w:rsidR="00D64459" w:rsidRPr="00493E39" w:rsidRDefault="008B2120">
            <w:pPr>
              <w:spacing w:after="20" w:line="240" w:lineRule="auto"/>
              <w:rPr>
                <w:sz w:val="20"/>
                <w:szCs w:val="20"/>
              </w:rPr>
            </w:pPr>
            <w:r w:rsidRPr="00493E39">
              <w:rPr>
                <w:sz w:val="20"/>
                <w:szCs w:val="20"/>
              </w:rPr>
              <w:t>&lt;0,001</w:t>
            </w:r>
          </w:p>
        </w:tc>
        <w:tc>
          <w:tcPr>
            <w:tcW w:w="650" w:type="dxa"/>
            <w:tcBorders>
              <w:bottom w:val="single" w:sz="12" w:space="0" w:color="000000"/>
            </w:tcBorders>
          </w:tcPr>
          <w:p w14:paraId="60A0E3A9" w14:textId="77777777" w:rsidR="00D64459" w:rsidRPr="00493E39" w:rsidRDefault="008B2120">
            <w:pPr>
              <w:spacing w:after="20" w:line="240" w:lineRule="auto"/>
              <w:rPr>
                <w:sz w:val="20"/>
                <w:szCs w:val="20"/>
              </w:rPr>
            </w:pPr>
            <w:r w:rsidRPr="00493E39">
              <w:rPr>
                <w:sz w:val="20"/>
                <w:szCs w:val="20"/>
              </w:rPr>
              <w:t>1</w:t>
            </w:r>
          </w:p>
        </w:tc>
        <w:tc>
          <w:tcPr>
            <w:tcW w:w="1000" w:type="dxa"/>
            <w:tcBorders>
              <w:bottom w:val="single" w:sz="12" w:space="0" w:color="000000"/>
            </w:tcBorders>
          </w:tcPr>
          <w:p w14:paraId="174AB552" w14:textId="77777777" w:rsidR="00D64459" w:rsidRPr="00493E39" w:rsidRDefault="008B2120">
            <w:pPr>
              <w:spacing w:after="20" w:line="240" w:lineRule="auto"/>
              <w:rPr>
                <w:sz w:val="20"/>
                <w:szCs w:val="20"/>
              </w:rPr>
            </w:pPr>
            <w:r w:rsidRPr="00493E39">
              <w:rPr>
                <w:sz w:val="20"/>
                <w:szCs w:val="20"/>
              </w:rPr>
              <w:t>0,437</w:t>
            </w:r>
          </w:p>
        </w:tc>
        <w:tc>
          <w:tcPr>
            <w:tcW w:w="1050" w:type="dxa"/>
            <w:tcBorders>
              <w:bottom w:val="single" w:sz="12" w:space="0" w:color="000000"/>
            </w:tcBorders>
          </w:tcPr>
          <w:p w14:paraId="281AC5FC" w14:textId="77777777" w:rsidR="00D64459" w:rsidRPr="00493E39" w:rsidRDefault="008B2120">
            <w:pPr>
              <w:spacing w:after="20" w:line="240" w:lineRule="auto"/>
              <w:rPr>
                <w:sz w:val="20"/>
                <w:szCs w:val="20"/>
              </w:rPr>
            </w:pPr>
            <w:r w:rsidRPr="00493E39">
              <w:rPr>
                <w:sz w:val="20"/>
                <w:szCs w:val="20"/>
              </w:rPr>
              <w:t>sim</w:t>
            </w:r>
          </w:p>
        </w:tc>
        <w:tc>
          <w:tcPr>
            <w:tcW w:w="1150" w:type="dxa"/>
            <w:tcBorders>
              <w:bottom w:val="single" w:sz="12" w:space="0" w:color="000000"/>
            </w:tcBorders>
          </w:tcPr>
          <w:p w14:paraId="262A1B0E" w14:textId="77777777" w:rsidR="00D64459" w:rsidRPr="00493E39" w:rsidRDefault="008B2120">
            <w:pPr>
              <w:spacing w:after="20" w:line="240" w:lineRule="auto"/>
              <w:rPr>
                <w:sz w:val="20"/>
                <w:szCs w:val="20"/>
              </w:rPr>
            </w:pPr>
            <w:r w:rsidRPr="00493E39">
              <w:rPr>
                <w:sz w:val="20"/>
                <w:szCs w:val="20"/>
              </w:rPr>
              <w:t>não</w:t>
            </w:r>
          </w:p>
        </w:tc>
      </w:tr>
    </w:tbl>
    <w:p w14:paraId="591857D0" w14:textId="77777777" w:rsidR="00D64459" w:rsidRPr="00493E39" w:rsidRDefault="008B2120">
      <w:pPr>
        <w:spacing w:before="60" w:after="200" w:line="240" w:lineRule="auto"/>
        <w:jc w:val="both"/>
        <w:rPr>
          <w:sz w:val="20"/>
          <w:szCs w:val="20"/>
          <w:lang w:val="pt-BR"/>
        </w:rPr>
      </w:pPr>
      <w:commentRangeStart w:id="358"/>
      <w:commentRangeStart w:id="359"/>
      <w:r w:rsidRPr="00493E39">
        <w:rPr>
          <w:sz w:val="20"/>
          <w:szCs w:val="20"/>
          <w:lang w:val="pt-BR"/>
        </w:rPr>
        <w:t>Nota: ADF com constante e defasagens por critério de Akaike; hipótese nula de raiz unitária. KPSS com constante e largura de banda automática; hipótese nula de estacionariedade, valor crítico de 5% igual a 0,463. As colunas finais indicam rejeição a 5%.</w:t>
      </w:r>
      <w:commentRangeEnd w:id="358"/>
      <w:r w:rsidRPr="00493E39">
        <w:rPr>
          <w:rStyle w:val="CommentReference"/>
          <w:sz w:val="20"/>
          <w:szCs w:val="20"/>
          <w:lang w:val="pt-BR"/>
        </w:rPr>
        <w:commentReference w:id="358"/>
      </w:r>
      <w:commentRangeEnd w:id="359"/>
      <w:r w:rsidR="00962AB9" w:rsidRPr="00493E39">
        <w:rPr>
          <w:rStyle w:val="CommentReference"/>
          <w:sz w:val="20"/>
          <w:szCs w:val="20"/>
          <w:lang w:val="pt-BR"/>
        </w:rPr>
        <w:commentReference w:id="359"/>
      </w:r>
    </w:p>
    <w:p w14:paraId="15EDA739" w14:textId="77777777" w:rsidR="00D64459" w:rsidRPr="00493E39" w:rsidRDefault="008B2120">
      <w:pPr>
        <w:spacing w:before="20" w:after="200" w:line="240" w:lineRule="auto"/>
        <w:jc w:val="both"/>
        <w:rPr>
          <w:sz w:val="20"/>
          <w:szCs w:val="20"/>
          <w:lang w:val="pt-BR"/>
        </w:rPr>
      </w:pPr>
      <w:r w:rsidRPr="00493E39">
        <w:rPr>
          <w:sz w:val="20"/>
          <w:szCs w:val="20"/>
          <w:lang w:val="pt-BR"/>
        </w:rPr>
        <w:t>Fonte: Elaboração própria.</w:t>
      </w:r>
    </w:p>
    <w:p w14:paraId="5934F552" w14:textId="3B231FF1" w:rsidR="00D64459" w:rsidRPr="00493E39" w:rsidRDefault="008B2120">
      <w:pPr>
        <w:ind w:firstLine="709"/>
        <w:jc w:val="both"/>
        <w:rPr>
          <w:lang w:val="pt-BR"/>
        </w:rPr>
      </w:pPr>
      <w:r w:rsidRPr="00493E39">
        <w:rPr>
          <w:lang w:val="pt-BR"/>
        </w:rPr>
        <w:t>Os dois testes concordam em dez das onze séries: o ADF rejeita a raiz unitária e o KPSS não rejeita a estacionariedade, de modo que as séries, na forma em que entram no modelo, apresentam resultados compatíveis com estacionariedade nesses testes. A exceção é a meta Selic, uma das duas taxas que entram em nível transformado: o ADF não rejeita a raiz unitária, com estatística de −2,72 e p de 0,070, e o KPSS rejeita a estacionariedade, com estatística de 0,946 contra valor crítico de 0,463. Os dois testes apontam, portanto, na mesma direção quanto a ela, que é a de persistência elevada.</w:t>
      </w:r>
    </w:p>
    <w:p w14:paraId="5FB42CCB" w14:textId="2C13863B" w:rsidR="00D64459" w:rsidRPr="00493E39" w:rsidRDefault="008B2120">
      <w:pPr>
        <w:ind w:firstLine="709"/>
        <w:jc w:val="both"/>
        <w:rPr>
          <w:lang w:val="pt-BR"/>
        </w:rPr>
      </w:pPr>
      <w:commentRangeStart w:id="360"/>
      <w:commentRangeStart w:id="361"/>
      <w:r w:rsidRPr="00493E39">
        <w:rPr>
          <w:lang w:val="pt-BR"/>
        </w:rPr>
        <w:t>É precisamente esse o caso que motiva o procedimento adotado na seção 3.3. O aumento de defasagem de Montiel Olea e Plagborg-Møller (2021) busca sustentar a inferência sobre o coeficiente do choque na presença de regressores persistentes, e dispensa tomar posição sobre a ordem de integração da meta Selic. A tabela não é, portanto, condição para a validade dos resultados: ela documenta que a meta Selic apresenta persistência elevada e exige verificar as condições da inferência adotada.</w:t>
      </w:r>
      <w:commentRangeEnd w:id="360"/>
      <w:r w:rsidRPr="00493E39">
        <w:rPr>
          <w:rStyle w:val="CommentReference"/>
          <w:sz w:val="24"/>
          <w:szCs w:val="24"/>
          <w:lang w:val="pt-BR"/>
        </w:rPr>
        <w:commentReference w:id="360"/>
      </w:r>
      <w:commentRangeEnd w:id="361"/>
      <w:r w:rsidR="00962AB9" w:rsidRPr="00493E39">
        <w:rPr>
          <w:rStyle w:val="CommentReference"/>
          <w:sz w:val="24"/>
          <w:szCs w:val="24"/>
          <w:lang w:val="pt-BR"/>
        </w:rPr>
        <w:commentReference w:id="361"/>
      </w:r>
    </w:p>
    <w:p w14:paraId="1E275811" w14:textId="77777777" w:rsidR="00D64459" w:rsidRPr="00493E39" w:rsidRDefault="008B2120">
      <w:pPr>
        <w:rPr>
          <w:lang w:val="pt-BR"/>
        </w:rPr>
      </w:pPr>
      <w:r w:rsidRPr="00493E39">
        <w:rPr>
          <w:lang w:val="pt-BR"/>
        </w:rPr>
        <w:br w:type="page"/>
      </w:r>
    </w:p>
    <w:p w14:paraId="666A425D" w14:textId="77777777" w:rsidR="00D64459" w:rsidRPr="00493E39" w:rsidRDefault="008B2120">
      <w:pPr>
        <w:pStyle w:val="Heading1"/>
        <w:spacing w:before="280" w:after="280"/>
        <w:jc w:val="center"/>
        <w:rPr>
          <w:lang w:val="pt-BR"/>
        </w:rPr>
      </w:pPr>
      <w:bookmarkStart w:id="362" w:name="_Toc239713595"/>
      <w:bookmarkStart w:id="363" w:name="_TocReviewed_585"/>
      <w:r w:rsidRPr="00493E39">
        <w:rPr>
          <w:lang w:val="pt-BR"/>
        </w:rPr>
        <w:t>APÊNDICE K – VERIFICAÇÕES DE ROBUSTEZ ADICIONAIS</w:t>
      </w:r>
      <w:bookmarkEnd w:id="362"/>
      <w:bookmarkEnd w:id="363"/>
    </w:p>
    <w:p w14:paraId="1580E0D9" w14:textId="04114055" w:rsidR="00D64459" w:rsidRPr="00493E39" w:rsidRDefault="008B2120">
      <w:pPr>
        <w:ind w:firstLine="709"/>
        <w:jc w:val="both"/>
        <w:rPr>
          <w:lang w:val="pt-BR"/>
        </w:rPr>
      </w:pPr>
      <w:commentRangeStart w:id="364"/>
      <w:commentRangeStart w:id="365"/>
      <w:r w:rsidRPr="00493E39">
        <w:rPr>
          <w:lang w:val="pt-BR"/>
        </w:rPr>
        <w:t>A seção 4.7 do corpo do trabalho reúne as verificações de robustez cujo resultado altera a leitura dos coeficientes reportados: o placebo, o tratamento da pandemia, o diagnóstico da gasolina na refinaria, o corte imposto na data do anúncio e o exercício contrafactual. Este apêndice reúne as demais, incluindo resultados de sensibilidade e limitações que qualificam a interpretação principal. A subseção K.6 examina a restrição de dinâmica comum aos regimes.</w:t>
      </w:r>
      <w:commentRangeEnd w:id="364"/>
      <w:r w:rsidRPr="00493E39">
        <w:rPr>
          <w:rStyle w:val="CommentReference"/>
          <w:sz w:val="24"/>
          <w:szCs w:val="24"/>
          <w:lang w:val="pt-BR"/>
        </w:rPr>
        <w:commentReference w:id="364"/>
      </w:r>
      <w:commentRangeEnd w:id="365"/>
      <w:r w:rsidR="00962AB9" w:rsidRPr="00493E39">
        <w:rPr>
          <w:rStyle w:val="CommentReference"/>
          <w:sz w:val="24"/>
          <w:szCs w:val="24"/>
          <w:lang w:val="pt-BR"/>
        </w:rPr>
        <w:commentReference w:id="365"/>
      </w:r>
    </w:p>
    <w:p w14:paraId="0C3EB05D" w14:textId="77777777" w:rsidR="00D64459" w:rsidRPr="00493E39" w:rsidRDefault="008B2120">
      <w:pPr>
        <w:pStyle w:val="Heading3"/>
        <w:spacing w:before="280" w:after="160"/>
        <w:rPr>
          <w:lang w:val="pt-BR"/>
        </w:rPr>
      </w:pPr>
      <w:bookmarkStart w:id="366" w:name="_Toc239713596"/>
      <w:bookmarkStart w:id="367" w:name="_TocReviewed_587"/>
      <w:r w:rsidRPr="00493E39">
        <w:rPr>
          <w:lang w:val="pt-BR"/>
        </w:rPr>
        <w:t>K.1 Identificação por choque de oferta externo</w:t>
      </w:r>
      <w:bookmarkEnd w:id="366"/>
      <w:bookmarkEnd w:id="367"/>
    </w:p>
    <w:p w14:paraId="5C0096DB" w14:textId="24DDA784" w:rsidR="00D64459" w:rsidRPr="00493E39" w:rsidRDefault="008B2120">
      <w:pPr>
        <w:ind w:firstLine="709"/>
        <w:jc w:val="both"/>
        <w:rPr>
          <w:lang w:val="pt-BR"/>
        </w:rPr>
      </w:pPr>
      <w:commentRangeStart w:id="368"/>
      <w:commentRangeStart w:id="369"/>
      <w:r w:rsidRPr="00493E39">
        <w:rPr>
          <w:lang w:val="pt-BR"/>
        </w:rPr>
        <w:t xml:space="preserve">A projeção sobre o choque de Känzig (2021) foi conduzida como verificação adicional, e o seu desfecho exige registro cuidadoso. Sobre o instrumento genuinamente externo, que é a surpresa de preço dos futuros em torno de anúncios da Organização dos Países Exportadores de Petróleo e é diferente de zero em apenas 90 dos 270 meses, </w:t>
      </w:r>
      <w:r w:rsidRPr="00493E39">
        <w:rPr>
          <w:i/>
          <w:lang w:val="pt-BR"/>
        </w:rPr>
        <w:t>a forma reduzida não é</w:t>
      </w:r>
      <w:r w:rsidRPr="00493E39">
        <w:rPr>
          <w:lang w:val="pt-BR"/>
        </w:rPr>
        <w:t xml:space="preserve"> estatisticamente significativa em horizonte algum, com p entre 0,302 e 0,979. A verificação externa, portanto, não confirma o resultado principal; ela é inconclusiva, e uma possível explicação é baixa potência.</w:t>
      </w:r>
      <w:commentRangeEnd w:id="368"/>
      <w:r w:rsidRPr="00493E39">
        <w:rPr>
          <w:rStyle w:val="CommentReference"/>
          <w:sz w:val="24"/>
          <w:szCs w:val="24"/>
          <w:lang w:val="pt-BR"/>
        </w:rPr>
        <w:commentReference w:id="368"/>
      </w:r>
      <w:commentRangeEnd w:id="369"/>
      <w:r w:rsidR="00962AB9" w:rsidRPr="00493E39">
        <w:rPr>
          <w:rStyle w:val="CommentReference"/>
          <w:sz w:val="24"/>
          <w:szCs w:val="24"/>
          <w:lang w:val="pt-BR"/>
        </w:rPr>
        <w:commentReference w:id="369"/>
      </w:r>
    </w:p>
    <w:p w14:paraId="1DA83CCE" w14:textId="77777777" w:rsidR="00D64459" w:rsidRPr="00493E39" w:rsidRDefault="008B2120">
      <w:pPr>
        <w:ind w:firstLine="709"/>
        <w:jc w:val="both"/>
        <w:rPr>
          <w:lang w:val="pt-BR"/>
        </w:rPr>
      </w:pPr>
      <w:commentRangeStart w:id="370"/>
      <w:commentRangeStart w:id="371"/>
      <w:r w:rsidRPr="00493E39">
        <w:rPr>
          <w:lang w:val="pt-BR"/>
        </w:rPr>
        <w:t xml:space="preserve">A outra série do arquivo, o choque estrutural que Känzig recupera em modelo próprio, produz coeficientes de 0,082 no primeiro mês e 0,133 no terceiro para o IPCA Geral, ambos significativos, com estatística F </w:t>
      </w:r>
      <w:del w:id="3613" w:author="Claude" w:date="2026-10-15T00:16:05Z">
        <w:r w:rsidRPr="00493E39">
          <w:rPr>
            <w:lang w:val="pt-BR"/>
          </w:rPr>
          <w:delText xml:space="preserve">entre 114 e 276</w:delText>
        </w:r>
      </w:del>
      <w:ins w:id="3614" w:author="Claude" w:date="2026-10-15T00:16:05Z">
        <w:r w:rsidRPr="00493E39">
          <w:rPr>
            <w:lang w:val="pt-BR"/>
          </w:rPr>
          <w:t xml:space="preserve">entre 114 e 251</w:t>
        </w:r>
      </w:ins>
      <w:r w:rsidRPr="00493E39">
        <w:rPr>
          <w:lang w:val="pt-BR"/>
        </w:rPr>
        <w:t xml:space="preserve">. Esse resultado não pode, contudo, ser lido como confirmação externa. Aquela série é recuperada de um modelo que inclui entre suas variáveis o próprio preço do petróleo, de modo que a força aparente do primeiro estágio é em boa medida mecânica, e o conjunto de Anderson-Rubin calculado sobre o mesmo instrumento herda essa circularidade. Com o instrumento externo bruto, cuja F fica entre 2,9 e 6,8, </w:t>
      </w:r>
      <w:del w:id="3615" w:author="Claude" w:date="2026-10-15T00:16:05Z">
        <w:r w:rsidRPr="00493E39">
          <w:rPr>
            <w:lang w:val="pt-BR"/>
          </w:rPr>
          <w:delText xml:space="preserve">os conjuntos de Anderson-Rubin são 80% mais amplos e não excluem o zero.</w:delText>
        </w:r>
      </w:del>
      <w:ins w:id="3616" w:author="Claude" w:date="2026-10-15T00:16:05Z">
        <w:r w:rsidRPr="00493E39">
          <w:rPr>
            <w:lang w:val="pt-BR"/>
          </w:rPr>
          <w:t xml:space="preserve">os conjuntos de Anderson-Rubin têm de 1,3 a 7,5 vezes a largura do intervalo de dois estágios e não excluem o zero.</w:t>
        </w:r>
      </w:ins>
      <w:commentRangeEnd w:id="370"/>
      <w:r w:rsidRPr="00493E39">
        <w:rPr>
          <w:rStyle w:val="CommentReference"/>
          <w:sz w:val="24"/>
          <w:szCs w:val="24"/>
          <w:lang w:val="pt-BR"/>
        </w:rPr>
        <w:commentReference w:id="370"/>
      </w:r>
      <w:commentRangeEnd w:id="371"/>
      <w:r w:rsidR="00962AB9" w:rsidRPr="00493E39">
        <w:rPr>
          <w:rStyle w:val="CommentReference"/>
          <w:sz w:val="24"/>
          <w:szCs w:val="24"/>
          <w:lang w:val="pt-BR"/>
        </w:rPr>
        <w:commentReference w:id="371"/>
      </w:r>
    </w:p>
    <w:p w14:paraId="5A317E3B" w14:textId="54137BD2" w:rsidR="00D64459" w:rsidRPr="00493E39" w:rsidRDefault="008B2120">
      <w:pPr>
        <w:ind w:firstLine="709"/>
        <w:jc w:val="both"/>
        <w:rPr>
          <w:lang w:val="pt-BR"/>
        </w:rPr>
      </w:pPr>
      <w:r w:rsidRPr="00493E39">
        <w:rPr>
          <w:lang w:val="pt-BR"/>
        </w:rPr>
        <w:t>O exercício é, portanto, projeção sobre o choque estimado por Känzig, e não desenho de instrumento externo em sentido estrito. Ele é reportado por completude e como registro de uma limitação, e não como sustentação do resultado principal, que não depende de instrumento algum: a especificação do Capítulo 3 é estimada por mínimos quadrados ordinários, com o choque tratado como endógeno e a leitura causal repousando sobre a comparação entre regimes separados por uma mudança de regra datável. A seção 3.4 explicita a hipótese de viés comum necessária ao contraste, porque o viés que porventura contamine cada coeficiente cancela-se na diferença entre eles desde que seja comum aos dois períodos.</w:t>
      </w:r>
    </w:p>
    <w:p w14:paraId="37C47DA4" w14:textId="0A820747" w:rsidR="00D64459" w:rsidRPr="00493E39" w:rsidRDefault="008B2120">
      <w:pPr>
        <w:ind w:firstLine="709"/>
        <w:jc w:val="both"/>
        <w:rPr>
          <w:lang w:val="pt-BR"/>
        </w:rPr>
      </w:pPr>
      <w:r w:rsidRPr="00493E39">
        <w:rPr>
          <w:lang w:val="pt-BR"/>
        </w:rPr>
        <w:t xml:space="preserve">Verificação análoga foi conduzida com instrumentos construídos a partir da margem de refino internacional, obtida subtraindo-se o preço do Brent das cotações da gasolina e do diesel na Costa do Golfo dos Estados Unidos e ortogonalizada em relação ao choque de petróleo por construção. A motivação é que interrupções de refino, tipicamente causadas por eventos climáticos, movem a margem sem mover o preço do óleo cru, e alcançariam a economia brasileira apenas por meio da regra de paridade. O exercício reproduz o padrão de regime previsto pela hipótese do trabalho: a margem da gasolina apresenta estatística F de primeiro estágio de 5,4 no regime posterior contra 1,5 no anterior, e move o IPCA Transportes de forma significativa apenas naquele. </w:t>
      </w:r>
      <w:del w:id="3621" w:author="Claude" w:date="2026-10-15T00:16:05Z">
        <w:r w:rsidRPr="00493E39">
          <w:rPr>
            <w:lang w:val="pt-BR"/>
          </w:rPr>
          <w:delText xml:space="preserve">Nenhum dos dois instrumentos, contudo, alcança o limiar convencional de 10, e a margem do diesel não apresenta primeiro estágio em regime algum.</w:delText>
        </w:r>
      </w:del>
      <w:ins w:id="3622" w:author="Claude" w:date="2026-10-15T00:16:05Z">
        <w:r w:rsidRPr="00493E39">
          <w:rPr>
            <w:lang w:val="pt-BR"/>
          </w:rPr>
          <w:t xml:space="preserve">Nessa especificação, com subamostras separadas pelo anúncio de outubro de 2016, nenhum dos dois alcança o limiar convencional de 10; com a especificação do modelo principal, a margem do diesel o supera depois de 2017, a partir do primeiro mês, como mostra a seção 4.8.</w:t>
        </w:r>
      </w:ins>
      <w:r w:rsidRPr="00493E39">
        <w:rPr>
          <w:lang w:val="pt-BR"/>
        </w:rPr>
        <w:t xml:space="preserve"> O Apêndice G reporta as estatísticas. </w:t>
      </w:r>
      <w:del w:id="3623" w:author="Claude" w:date="2026-10-15T00:16:05Z">
        <w:r w:rsidRPr="00493E39">
          <w:rPr>
            <w:lang w:val="pt-BR"/>
          </w:rPr>
          <w:delText xml:space="preserve">A conclusão coincide com a do parágrafo anterior: nesta amostra não se dispõe de instrumento externo com potência suficiente para inferência por dois estágios,</w:delText>
        </w:r>
      </w:del>
      <w:ins w:id="3624" w:author="Claude" w:date="2026-10-15T00:16:05Z">
        <w:r w:rsidRPr="00493E39">
          <w:rPr>
            <w:lang w:val="pt-BR"/>
          </w:rPr>
          <w:t xml:space="preserve">Para o choque do petróleo, a conclusão coincide com a do parágrafo anterior: não se dispõe de instrumento externo com potência suficiente para inferência por dois estágios,</w:t>
        </w:r>
      </w:ins>
      <w:r w:rsidRPr="00493E39">
        <w:rPr>
          <w:lang w:val="pt-BR"/>
        </w:rPr>
        <w:t xml:space="preserve"> e por isso o choque é tratado como endógeno, com a leitura causal restrita ao contraste entre regimes sob a hipótese da seção 3.4.</w:t>
      </w:r>
    </w:p>
    <w:p w14:paraId="0814DF1D" w14:textId="79876439" w:rsidR="00D64459" w:rsidRPr="00493E39" w:rsidRDefault="008B2120">
      <w:pPr>
        <w:ind w:firstLine="709"/>
        <w:jc w:val="both"/>
        <w:rPr>
          <w:lang w:val="pt-BR"/>
        </w:rPr>
      </w:pPr>
      <w:commentRangeStart w:id="372"/>
      <w:commentRangeStart w:id="373"/>
      <w:r w:rsidRPr="00493E39">
        <w:rPr>
          <w:lang w:val="pt-BR"/>
        </w:rPr>
        <w:t xml:space="preserve">Convém registrar que a dificuldade encontrada aqui não é peculiaridade deste trabalho, e sim consequência do desenho amostral. Cardoso e Severnini (2023) instrumentam o preço da gasolina ao consumidor com o preço de produtor da Petrobras por estado, que incorpora os tributos federais, e com a qualidade da cana medida pelo açúcar total recuperável em três regiões produtoras, que desloca a oferta de etanol e, por substituição, a demanda por gasolina. Mesmo com um painel de 555 municípios entre 2005 e 2016, mais de setenta mil observações e efeitos fixos de município, de mês do ano e de estado por ano, a estatística F de primeiro estágio para o preço da gasolina é de cerca de 18 na amostra completa e fica abaixo de 10 nos subperíodos de 2005 a 2009 e de 2010 a 2016. As estatísticas F elevadas daquele trabalho, entre 84 e 422 na tabela de interações, referem-se a outra variável endógena, o volume de gasolina vendido, nas equações de internações. O resultado daquele painel ilustra que a força instrumental depende da variável, da amostra e da especificação; não permite antecipar a força de um instrumento em outra unidade de observação. Registre-se ainda que a pergunta daquele trabalho é de elasticidade da demanda e de externalidades de saúde, e não de inflação. </w:t>
      </w:r>
      <w:del w:id="3625" w:author="Claude" w:date="2026-10-15T00:16:05Z">
        <w:r w:rsidRPr="00493E39">
          <w:rPr>
            <w:lang w:val="pt-BR"/>
          </w:rPr>
          <w:delText xml:space="preserve">A implicação para a agenda futura é que a via instrumental exige mudança da unidade de observação, e mesmo assim não garante instrumento forte.</w:delText>
        </w:r>
      </w:del>
      <w:ins w:id="3626" w:author="Claude" w:date="2026-10-15T00:16:05Z">
        <w:r w:rsidRPr="00493E39">
          <w:rPr>
            <w:lang w:val="pt-BR"/>
          </w:rPr>
          <w:t xml:space="preserve">A experiência deste trabalho acrescenta que, em séries agregadas, a força de um instrumento pode depender do regime de preços: a margem do diesel só se torna forte sob a paridade (seção 4.8).</w:t>
        </w:r>
      </w:ins>
      <w:commentRangeEnd w:id="372"/>
      <w:r w:rsidRPr="00493E39">
        <w:rPr>
          <w:rStyle w:val="CommentReference"/>
          <w:sz w:val="24"/>
          <w:szCs w:val="24"/>
          <w:lang w:val="pt-BR"/>
        </w:rPr>
        <w:commentReference w:id="372"/>
      </w:r>
      <w:commentRangeEnd w:id="373"/>
      <w:r w:rsidR="00962AB9" w:rsidRPr="00493E39">
        <w:rPr>
          <w:rStyle w:val="CommentReference"/>
          <w:sz w:val="24"/>
          <w:szCs w:val="24"/>
          <w:lang w:val="pt-BR"/>
        </w:rPr>
        <w:commentReference w:id="373"/>
      </w:r>
    </w:p>
    <w:p w14:paraId="23C0098B" w14:textId="77777777" w:rsidR="00D64459" w:rsidRPr="00493E39" w:rsidRDefault="008B2120">
      <w:pPr>
        <w:pStyle w:val="Heading3"/>
        <w:spacing w:before="280" w:after="160"/>
        <w:rPr>
          <w:lang w:val="pt-BR"/>
        </w:rPr>
      </w:pPr>
      <w:bookmarkStart w:id="374" w:name="_Toc239713597"/>
      <w:bookmarkStart w:id="375" w:name="_TocReviewed_593"/>
      <w:r w:rsidRPr="00493E39">
        <w:rPr>
          <w:lang w:val="pt-BR"/>
        </w:rPr>
        <w:t>K.2 Defasagens e correção para choques subsequentes</w:t>
      </w:r>
      <w:bookmarkEnd w:id="374"/>
      <w:bookmarkEnd w:id="375"/>
    </w:p>
    <w:p w14:paraId="193AE135" w14:textId="77777777" w:rsidR="00D64459" w:rsidRPr="00493E39" w:rsidRDefault="008B2120">
      <w:pPr>
        <w:ind w:firstLine="709"/>
        <w:jc w:val="both"/>
        <w:rPr>
          <w:lang w:val="pt-BR"/>
        </w:rPr>
      </w:pPr>
      <w:r w:rsidRPr="00493E39">
        <w:rPr>
          <w:lang w:val="pt-BR"/>
        </w:rPr>
        <w:t>Quanto às defasagens, os critérios de informação indicam uma pelo bayesiano e duas pelo de Akaike, e adotam-se três seguindo o aumento de defasagem de Montiel Olea e Plagborg-Møller (2021). No impacto o resultado é invariante: o coeficiente do regime posterior para o IPCA Geral vai de 0,161 a 0,184 conforme a ordem, e o teste de igualdade rejeita a menos de 1% em todas. Em h = 3 a estabilidade não se mantém, com p-valores entre 0,079 e 0,236, o que reforça que a conclusão se apoia no impacto contemporâneo. Por fim, a correção de Teulings e Zubanov (2014), que inclui os choques subsequentes como controles, eleva de 35 para 47 o número de horizontes em que a igualdade entre regimes é rejeitada a 10%, e reduz o p-valor do IPCA Geral em três meses de 0,160 para 0,047. A correção reforça as conclusões.</w:t>
      </w:r>
    </w:p>
    <w:p w14:paraId="02DE5B37" w14:textId="77777777" w:rsidR="00D64459" w:rsidRPr="00493E39" w:rsidRDefault="008B2120">
      <w:pPr>
        <w:pStyle w:val="Heading3"/>
        <w:spacing w:before="280" w:after="160"/>
        <w:rPr>
          <w:lang w:val="pt-BR"/>
        </w:rPr>
      </w:pPr>
      <w:bookmarkStart w:id="376" w:name="_Toc239713598"/>
      <w:bookmarkStart w:id="377" w:name="_TocReviewed_595"/>
      <w:r w:rsidRPr="00493E39">
        <w:rPr>
          <w:lang w:val="pt-BR"/>
        </w:rPr>
        <w:t>K.3 Composição dos choques nos dois regimes</w:t>
      </w:r>
      <w:bookmarkEnd w:id="376"/>
      <w:bookmarkEnd w:id="377"/>
    </w:p>
    <w:p w14:paraId="275DFFDC" w14:textId="1E02A09A" w:rsidR="00D64459" w:rsidRPr="00493E39" w:rsidRDefault="008B2120">
      <w:pPr>
        <w:ind w:firstLine="709"/>
        <w:jc w:val="both"/>
        <w:rPr>
          <w:lang w:val="pt-BR"/>
        </w:rPr>
      </w:pPr>
      <w:r w:rsidRPr="00493E39">
        <w:rPr>
          <w:lang w:val="pt-BR"/>
        </w:rPr>
        <w:t>Esta subseção cumpre função dupla. Ela examina a explicação alternativa mais imediata para o contraste entre regimes, que é de composição da amostra, e avalia uma implicação parcial da comparabilidade discutida na seção 3.4, segundo a qual o viés de endogeneidade cancela-se na diferença entre regimes quando o processo gerador do choque não se altera na data de corte. A comparação por sinal examina uma dimensão da composição da amostra, sem testar integralmente a composição estrutural dos choques ou a igualdade do viés.</w:t>
      </w:r>
    </w:p>
    <w:p w14:paraId="5C2D5B36" w14:textId="77777777" w:rsidR="00D64459" w:rsidRPr="00493E39" w:rsidRDefault="008B2120">
      <w:pPr>
        <w:ind w:firstLine="709"/>
        <w:jc w:val="both"/>
        <w:rPr>
          <w:lang w:val="pt-BR"/>
        </w:rPr>
      </w:pPr>
      <w:r w:rsidRPr="00493E39">
        <w:rPr>
          <w:lang w:val="pt-BR"/>
        </w:rPr>
        <w:t>A hipótese alternativa é a seguinte. Se o repasse for assimétrico entre altas e quedas do preço internacional, hipótese que Hamilton (2003) documenta para a relação entre petróleo e atividade, e se o regime posterior tiver concentrado choques de alta, a diferença estimada refletiria a natureza dos choques e não a mudança da regra de preços.</w:t>
      </w:r>
    </w:p>
    <w:p w14:paraId="5311119D" w14:textId="290672B0" w:rsidR="00D64459" w:rsidRPr="00493E39" w:rsidRDefault="008B2120">
      <w:pPr>
        <w:ind w:firstLine="709"/>
        <w:jc w:val="both"/>
        <w:rPr>
          <w:lang w:val="pt-BR"/>
        </w:rPr>
      </w:pPr>
      <w:del w:id="3587" w:author="Claude" w:date="2026-10-15T00:16:05Z">
        <w:r w:rsidRPr="00493E39">
          <w:rPr>
            <w:lang w:val="pt-BR"/>
          </w:rPr>
          <w:delText xml:space="preserve">A Figura 14</w:delText>
        </w:r>
      </w:del>
      <w:ins w:id="3588" w:author="Claude" w:date="2026-10-15T00:16:05Z">
        <w:r w:rsidRPr="00493E39">
          <w:rPr>
            <w:lang w:val="pt-BR"/>
          </w:rPr>
          <w:t xml:space="preserve">A Figura 16</w:t>
        </w:r>
      </w:ins>
      <w:r w:rsidRPr="00493E39">
        <w:rPr>
          <w:lang w:val="pt-BR"/>
        </w:rPr>
        <w:t xml:space="preserve"> não mostra maior proporção de meses de alta no regime posterior. O painel da esquerda mostra o choque mês a mês e não há aglomeração de valores positivos após o corte: os dois regimes alternam altas e quedas com regularidade semelhante. O painel da direita quantifica: meses de alta representam 59,8% do regime anterior e 54,4% do posterior. A composição não apenas deixa de explicar o resultado, como opera contra ele, pois o regime em que o repasse é maior é justamente o que contém proporcionalmente menos choques de alta. Cabe, porém, ser preciso quanto ao alcance desta verificação. Contar meses de alta examina a parte da hipótese que diz respeito à composição da amostra, e não a que diz respeito à resposta ser assimétrica, que é uma afirmação sobre coeficientes e exige teste próprio. O Apêndice K.4 o conduz, estimando coeficientes distintos para altas e para quedas dentro de cada regime, e é ali que a hipótese de Hamilton (2003) é efetivamente enfrentada.</w:t>
      </w:r>
    </w:p>
    <w:p w14:paraId="50DD9C8F" w14:textId="51563840" w:rsidR="00D64459" w:rsidRPr="00493E39" w:rsidRDefault="008B2120">
      <w:pPr>
        <w:ind w:firstLine="709"/>
        <w:jc w:val="both"/>
        <w:rPr>
          <w:lang w:val="pt-BR"/>
        </w:rPr>
      </w:pPr>
      <w:commentRangeStart w:id="378"/>
      <w:commentRangeStart w:id="379"/>
      <w:r w:rsidRPr="00493E39">
        <w:rPr>
          <w:lang w:val="pt-BR"/>
        </w:rPr>
        <w:t>Cabe registrar uma diferença que a figura não exibe e que tem consequência distinta. A magnitude média dos choques é maior no regime posterior, de 0,723 desvio-padrão nas altas contra 0,570 no anterior, e de 0,817 contra 0,765 nas quedas. Sob uma relação linear corretamente especificada, essa diferença não altera mecanicamente a escala dos coeficientes, porque a projeção local mede resposta por unidade de choque e não por choque, mas contribui para que as estimativas do regime posterior sejam mais precisas, ao ampliar a variação que as identifica. Do conjunto resulta que a comparação por sinal e magnitude não revela a explicação específica de maior proporção de altas após o corte, mas não estabelece igualdade do processo gerador ou do viés entre regimes.</w:t>
      </w:r>
      <w:commentRangeEnd w:id="378"/>
      <w:r w:rsidRPr="00493E39">
        <w:rPr>
          <w:rStyle w:val="CommentReference"/>
          <w:sz w:val="24"/>
          <w:szCs w:val="24"/>
          <w:lang w:val="pt-BR"/>
        </w:rPr>
        <w:commentReference w:id="378"/>
      </w:r>
      <w:commentRangeEnd w:id="379"/>
      <w:r w:rsidR="00962AB9" w:rsidRPr="00493E39">
        <w:rPr>
          <w:rStyle w:val="CommentReference"/>
          <w:sz w:val="24"/>
          <w:szCs w:val="24"/>
          <w:lang w:val="pt-BR"/>
        </w:rPr>
        <w:commentReference w:id="379"/>
      </w:r>
    </w:p>
    <w:p w14:paraId="60CC02B3" w14:textId="77777777" w:rsidR="00D64459" w:rsidRPr="00493E39" w:rsidRDefault="008B2120">
      <w:pPr>
        <w:keepNext/>
        <w:spacing w:before="200" w:after="40" w:line="240" w:lineRule="auto"/>
        <w:jc w:val="center"/>
        <w:rPr>
          <w:sz w:val="20"/>
          <w:szCs w:val="20"/>
          <w:lang w:val="pt-BR"/>
        </w:rPr>
      </w:pPr>
      <w:del w:id="3583" w:author="Claude" w:date="2026-10-15T00:16:05Z">
        <w:r w:rsidRPr="00493E39">
          <w:rPr>
            <w:sz w:val="20"/>
            <w:szCs w:val="20"/>
            <w:lang w:val="pt-BR"/>
          </w:rPr>
          <w:delText xml:space="preserve">Figura 14</w:delText>
        </w:r>
      </w:del>
      <w:ins w:id="3584" w:author="Claude" w:date="2026-10-15T00:16:05Z">
        <w:r w:rsidRPr="00493E39">
          <w:rPr>
            <w:sz w:val="20"/>
            <w:szCs w:val="20"/>
            <w:lang w:val="pt-BR"/>
          </w:rPr>
          <w:t xml:space="preserve">Figura 16</w:t>
        </w:r>
      </w:ins>
      <w:r w:rsidRPr="00493E39">
        <w:rPr>
          <w:sz w:val="20"/>
          <w:szCs w:val="20"/>
          <w:lang w:val="pt-BR"/>
        </w:rPr>
        <w:t xml:space="preserve"> – Composição dos choques do petróleo nos dois regimes</w:t>
      </w:r>
    </w:p>
    <w:p w14:paraId="0D906452" w14:textId="77777777" w:rsidR="00D64459" w:rsidRPr="00493E39" w:rsidRDefault="008B2120">
      <w:pPr>
        <w:keepNext/>
        <w:spacing w:after="40"/>
        <w:jc w:val="center"/>
      </w:pPr>
      <w:r w:rsidRPr="00493E39">
        <w:rPr>
          <w:noProof/>
        </w:rPr>
        <w:drawing>
          <wp:inline distT="0" distB="0" distL="0" distR="0" wp14:anchorId="5B9FED14" wp14:editId="2156ED76">
            <wp:extent cx="5580000" cy="1971473"/>
            <wp:effectExtent l="0" t="0" r="0" b="0"/>
            <wp:docPr id="1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composicao_choques.png"/>
                    <pic:cNvPicPr/>
                  </pic:nvPicPr>
                  <pic:blipFill>
                    <a:blip r:embed="rId29"/>
                    <a:stretch>
                      <a:fillRect/>
                    </a:stretch>
                  </pic:blipFill>
                  <pic:spPr>
                    <a:xfrm>
                      <a:off x="0" y="0"/>
                      <a:ext cx="5580000" cy="1971473"/>
                    </a:xfrm>
                    <a:prstGeom prst="rect">
                      <a:avLst/>
                    </a:prstGeom>
                  </pic:spPr>
                </pic:pic>
              </a:graphicData>
            </a:graphic>
          </wp:inline>
        </w:drawing>
      </w:r>
    </w:p>
    <w:p w14:paraId="776568B7" w14:textId="77777777" w:rsidR="00D64459" w:rsidRPr="00493E39" w:rsidRDefault="008B2120">
      <w:pPr>
        <w:spacing w:line="240" w:lineRule="auto"/>
        <w:jc w:val="both"/>
        <w:rPr>
          <w:sz w:val="20"/>
          <w:szCs w:val="20"/>
          <w:lang w:val="pt-BR"/>
        </w:rPr>
      </w:pPr>
      <w:r w:rsidRPr="00493E39">
        <w:rPr>
          <w:sz w:val="20"/>
          <w:szCs w:val="20"/>
          <w:lang w:val="pt-BR"/>
        </w:rPr>
        <w:t>Nota: à esquerda, o choque padronizado mês a mês, com a cor indicando o regime e a linha pontilhada marcando março de 2017. À direita, a participação de meses de alta e de queda em cada regime. A contagem é a dos meses com choque observado, 169 no regime anterior e 103 no posterior; a amostra de estimação da Tabela 2 é menor no regime anterior porque as três defasagens do modelo consomem as observações iniciais.</w:t>
      </w:r>
    </w:p>
    <w:p w14:paraId="086F26E6" w14:textId="77777777" w:rsidR="00D64459" w:rsidRPr="00493E39" w:rsidRDefault="008B2120">
      <w:pPr>
        <w:spacing w:after="200" w:line="240" w:lineRule="auto"/>
        <w:jc w:val="center"/>
        <w:rPr>
          <w:sz w:val="20"/>
          <w:szCs w:val="20"/>
          <w:lang w:val="pt-BR"/>
        </w:rPr>
      </w:pPr>
      <w:r w:rsidRPr="00493E39">
        <w:rPr>
          <w:sz w:val="20"/>
          <w:szCs w:val="20"/>
          <w:lang w:val="pt-BR"/>
        </w:rPr>
        <w:t>Fonte: Elaboração própria.</w:t>
      </w:r>
    </w:p>
    <w:p w14:paraId="2B34071E" w14:textId="77777777" w:rsidR="00D64459" w:rsidRPr="00493E39" w:rsidRDefault="008B2120">
      <w:pPr>
        <w:pStyle w:val="Heading3"/>
        <w:spacing w:before="280" w:after="160"/>
        <w:rPr>
          <w:lang w:val="pt-BR"/>
        </w:rPr>
      </w:pPr>
      <w:bookmarkStart w:id="380" w:name="_Toc239713599"/>
      <w:bookmarkStart w:id="381" w:name="_TocReviewed_604"/>
      <w:r w:rsidRPr="00493E39">
        <w:rPr>
          <w:lang w:val="pt-BR"/>
        </w:rPr>
        <w:t>K.4 Assimetria entre altas e quedas</w:t>
      </w:r>
      <w:bookmarkEnd w:id="380"/>
      <w:bookmarkEnd w:id="381"/>
    </w:p>
    <w:p w14:paraId="0601E145" w14:textId="77777777" w:rsidR="00D64459" w:rsidRPr="00493E39" w:rsidRDefault="008B2120">
      <w:pPr>
        <w:ind w:firstLine="709"/>
        <w:jc w:val="both"/>
        <w:rPr>
          <w:lang w:val="pt-BR"/>
        </w:rPr>
      </w:pPr>
      <w:r w:rsidRPr="00493E39">
        <w:rPr>
          <w:lang w:val="pt-BR"/>
        </w:rPr>
        <w:t>A seção anterior afastou a hipótese de composição contando meses de alta. Essa contagem é necessária, mas não é o teste da hipótese que Hamilton (2003) levanta. Aquela hipótese não é sobre quantos choques de cada sinal ocorreram, e sim sobre a resposta a eles diferir conforme o sinal. Se o repasse for assimétrico e a proporção de altas mudar entre os regimes, o contraste documentado neste capítulo poderia refletir a natureza dos choques e não a mudança da regra. O teste correto, portanto, é permitir que o coeficiente difira entre altas e quedas dentro de cada regime, e é o que esta subseção faz, interagindo o choque com o sinal na mesma especificação do Capítulo 3.</w:t>
      </w:r>
    </w:p>
    <w:p w14:paraId="112BBF9A" w14:textId="11805A9E" w:rsidR="00D64459" w:rsidRPr="00493E39" w:rsidRDefault="008B2120">
      <w:pPr>
        <w:ind w:firstLine="709"/>
        <w:jc w:val="both"/>
        <w:rPr>
          <w:lang w:val="pt-BR"/>
        </w:rPr>
      </w:pPr>
      <w:commentRangeStart w:id="382"/>
      <w:commentRangeStart w:id="383"/>
      <w:r w:rsidRPr="00493E39">
        <w:rPr>
          <w:lang w:val="pt-BR"/>
        </w:rPr>
        <w:t>Para o desfecho que sustenta a conclusão do trabalho, a hipótese não se confirma, e é isso que importa em primeiro lugar. No regime posterior, o IPCA Geral responde 0,141 a altas e 0,207 a quedas no mês do choque, com p de 0,686 para a hipótese de simetria, e 0,370 contra 0,335 no mês seguinte, com p de 0,888. O teste conjunto dos horizontes de zero a seis não rejeita simetria, com p de 0,481. Não se detecta diferença entre as respostas do índice cheio a altas e a quedas na especificação examinada, de modo que o contraste entre regimes documentado na seção 4.3 não pode ser atribuído a resposta assimétrica combinada com composição da amostra. O teste não fornece evidência da assimetria específica necessária a essa explicação alternativa.</w:t>
      </w:r>
      <w:commentRangeEnd w:id="382"/>
      <w:r w:rsidRPr="00493E39">
        <w:rPr>
          <w:rStyle w:val="CommentReference"/>
          <w:sz w:val="24"/>
          <w:szCs w:val="24"/>
          <w:lang w:val="pt-BR"/>
        </w:rPr>
        <w:commentReference w:id="382"/>
      </w:r>
      <w:commentRangeEnd w:id="383"/>
      <w:r w:rsidR="00962AB9" w:rsidRPr="00493E39">
        <w:rPr>
          <w:rStyle w:val="CommentReference"/>
          <w:sz w:val="24"/>
          <w:szCs w:val="24"/>
          <w:lang w:val="pt-BR"/>
        </w:rPr>
        <w:commentReference w:id="383"/>
      </w:r>
    </w:p>
    <w:p w14:paraId="56623EE0" w14:textId="042129F5" w:rsidR="00D64459" w:rsidRPr="00493E39" w:rsidRDefault="008B2120">
      <w:pPr>
        <w:ind w:firstLine="709"/>
        <w:jc w:val="both"/>
        <w:rPr>
          <w:lang w:val="pt-BR"/>
        </w:rPr>
      </w:pPr>
      <w:commentRangeStart w:id="384"/>
      <w:commentRangeStart w:id="385"/>
      <w:r w:rsidRPr="00493E39">
        <w:rPr>
          <w:lang w:val="pt-BR"/>
        </w:rPr>
        <w:t>Os preços de combustíveis, porém, apresentam resultado diferente, e ela é um resultado próprio deste trabalho. Sob a regra de paridade a resposta é fortemente assimétrica: o diesel sobe 4,118 pontos diante de uma alta e apenas 0,623 diante de uma queda de mesma magnitude no mês do choque, com p de 0,002, e 7,289 contra 2,039 no mês seguinte, com p de 0,004. Na gasolina na refinaria o teste conjunto também rejeita simetria, com p de 0,018, mas sem sentido único: a resposta estimada a quedas supera a resposta a altas no mês do choque, 5,383 contra 4,335, e a relação se inverte no mês seguinte, 8,932 contra 7,619. No regime anterior nenhuma das seis séries apresenta assimetria detectável, e o teste conjunto não rejeita em série alguma.</w:t>
      </w:r>
      <w:commentRangeEnd w:id="384"/>
      <w:r w:rsidRPr="00493E39">
        <w:rPr>
          <w:rStyle w:val="CommentReference"/>
          <w:sz w:val="24"/>
          <w:szCs w:val="24"/>
          <w:lang w:val="pt-BR"/>
        </w:rPr>
        <w:commentReference w:id="384"/>
      </w:r>
      <w:commentRangeEnd w:id="385"/>
      <w:r w:rsidR="00962AB9" w:rsidRPr="00493E39">
        <w:rPr>
          <w:rStyle w:val="CommentReference"/>
          <w:sz w:val="24"/>
          <w:szCs w:val="24"/>
          <w:lang w:val="pt-BR"/>
        </w:rPr>
        <w:commentReference w:id="385"/>
      </w:r>
    </w:p>
    <w:p w14:paraId="1212FF9A" w14:textId="20932513" w:rsidR="00D64459" w:rsidRPr="00493E39" w:rsidRDefault="008B2120">
      <w:pPr>
        <w:ind w:firstLine="709"/>
        <w:jc w:val="both"/>
        <w:rPr>
          <w:lang w:val="pt-BR"/>
        </w:rPr>
      </w:pPr>
      <w:commentRangeStart w:id="386"/>
      <w:commentRangeStart w:id="387"/>
      <w:r w:rsidRPr="00493E39">
        <w:rPr>
          <w:lang w:val="pt-BR"/>
        </w:rPr>
        <w:t xml:space="preserve">Registre-se, antes de interpretar, que esse achado é sensível ao tratamento da pandemia, e em direção adversa a ele. Devolvendo à amostra os dez meses de 2020, a assimetria do diesel no impacto atenua-se de 4,118 contra 0,623 para 2,117 contra 0,266 sob o índice de rigor, e o p do teste de simetria passa de 0,002 para 0,038 e, sem controle algum de pandemia, para 0,188. A assimetria sobrevive à construção adotada e à intermediária, e não à mais permissiva, de modo que o resultado desta subseção deve ser lido como indicativo e não como estabelecido. É o padrão que a literatura de preços de combustíveis designa por foguetes e penas, e o achado é que ele aparece </w:t>
      </w:r>
      <w:r w:rsidRPr="00493E39">
        <w:rPr>
          <w:i/>
          <w:lang w:val="pt-BR"/>
        </w:rPr>
        <w:t>com</w:t>
      </w:r>
      <w:r w:rsidRPr="00493E39">
        <w:rPr>
          <w:lang w:val="pt-BR"/>
        </w:rPr>
        <w:t xml:space="preserve"> a regra mecânica, e não sem ela. A leitura mais direta é que a paridade de importação define uma referência, e não um preço: ela cria incentivo para que o preço doméstico acompanhe a cotação externa quando esta sobe, sob pena de prejuízo na importação, mas não obriga simetricamente a devolvê-la quando esta cai, momento em que a margem de refino e de distribuição absorve parte do movimento. Regra e discricionariedade, portanto, não são excludentes; a regra pode deslocar a discricionariedade da decisão de reajustar para a decisão de não reajustar.</w:t>
      </w:r>
      <w:commentRangeEnd w:id="386"/>
      <w:r w:rsidRPr="00493E39">
        <w:rPr>
          <w:rStyle w:val="CommentReference"/>
          <w:sz w:val="24"/>
          <w:szCs w:val="24"/>
          <w:lang w:val="pt-BR"/>
        </w:rPr>
        <w:commentReference w:id="386"/>
      </w:r>
      <w:commentRangeEnd w:id="387"/>
      <w:r w:rsidR="00962AB9" w:rsidRPr="00493E39">
        <w:rPr>
          <w:rStyle w:val="CommentReference"/>
          <w:sz w:val="24"/>
          <w:szCs w:val="24"/>
          <w:lang w:val="pt-BR"/>
        </w:rPr>
        <w:commentReference w:id="387"/>
      </w:r>
    </w:p>
    <w:p w14:paraId="7DE483D1" w14:textId="4802186D" w:rsidR="00D64459" w:rsidRPr="00493E39" w:rsidRDefault="008B2120">
      <w:pPr>
        <w:ind w:firstLine="709"/>
        <w:jc w:val="both"/>
        <w:rPr>
          <w:lang w:val="pt-BR"/>
        </w:rPr>
      </w:pPr>
      <w:commentRangeStart w:id="388"/>
      <w:commentRangeStart w:id="389"/>
      <w:r w:rsidRPr="00493E39">
        <w:rPr>
          <w:lang w:val="pt-BR"/>
        </w:rPr>
        <w:t>Duas consequências decorrem. A primeira é que o coeficiente único reportado na Tabela 2 para o regime posterior deve ser lido, nos preços de combustível, como média entre respostas distintas a altas e a quedas, ainda que não no índice cheio. A segunda é que o exercício contrafactual da seção 4.7.5, que aplica coeficientes simétricos a choques de ambos os sinais, pode distorcer a contribuição dos choques de alta e de queda nos preços de combustíveis, o que reforça a recomendação de lê-lo como ordem de grandeza. A assimetria no índice cheio, que seria a que importaria para a política monetária, não é detectável nesta amostra.</w:t>
      </w:r>
      <w:commentRangeEnd w:id="388"/>
      <w:r w:rsidRPr="00493E39">
        <w:rPr>
          <w:rStyle w:val="CommentReference"/>
          <w:sz w:val="24"/>
          <w:szCs w:val="24"/>
          <w:lang w:val="pt-BR"/>
        </w:rPr>
        <w:commentReference w:id="388"/>
      </w:r>
      <w:commentRangeEnd w:id="389"/>
      <w:r w:rsidR="00962AB9" w:rsidRPr="00493E39">
        <w:rPr>
          <w:rStyle w:val="CommentReference"/>
          <w:sz w:val="24"/>
          <w:szCs w:val="24"/>
          <w:lang w:val="pt-BR"/>
        </w:rPr>
        <w:commentReference w:id="389"/>
      </w:r>
    </w:p>
    <w:p w14:paraId="42A1F711" w14:textId="77777777" w:rsidR="00D64459" w:rsidRPr="00493E39" w:rsidRDefault="008B2120">
      <w:pPr>
        <w:pStyle w:val="Heading3"/>
        <w:spacing w:before="280" w:after="160"/>
        <w:rPr>
          <w:lang w:val="pt-BR"/>
        </w:rPr>
      </w:pPr>
      <w:bookmarkStart w:id="390" w:name="_TocReviewed_610"/>
      <w:r w:rsidRPr="00493E39">
        <w:rPr>
          <w:lang w:val="pt-BR"/>
        </w:rPr>
        <w:t>K.5 Quatro verificações de especificação</w:t>
      </w:r>
      <w:bookmarkEnd w:id="390"/>
    </w:p>
    <w:p w14:paraId="5A9010AE" w14:textId="136FF53A" w:rsidR="00D64459" w:rsidRPr="00493E39" w:rsidRDefault="008B2120">
      <w:pPr>
        <w:ind w:firstLine="709"/>
        <w:jc w:val="both"/>
        <w:rPr>
          <w:lang w:val="pt-BR"/>
        </w:rPr>
      </w:pPr>
      <w:r w:rsidRPr="00493E39">
        <w:rPr>
          <w:lang w:val="pt-BR"/>
        </w:rPr>
        <w:t>As verificações anteriores tratam do tratamento da amostra e da datação. Esta subseção reúne quatro que incidem sobre a especificação, e avaliam possíveis limitações do desenho apresentado no Capítulo 3. Nenhuma altera a conclusão qualitativa; três delas indicam que a estimativa reportada é conservadora, e a quarta delimita um horizonte em que ela não é robusta.</w:t>
      </w:r>
    </w:p>
    <w:p w14:paraId="63DCC451" w14:textId="55BB0FB1" w:rsidR="00D64459" w:rsidRPr="00493E39" w:rsidRDefault="008B2120">
      <w:pPr>
        <w:ind w:firstLine="709"/>
        <w:jc w:val="both"/>
        <w:rPr>
          <w:lang w:val="pt-BR"/>
        </w:rPr>
      </w:pPr>
      <w:commentRangeStart w:id="391"/>
      <w:commentRangeStart w:id="392"/>
      <w:r w:rsidRPr="00493E39">
        <w:rPr>
          <w:lang w:val="pt-BR"/>
        </w:rPr>
        <w:t>A primeira acrescenta um controle global. O vetor de controles do Capítulo 3 é inteiramente doméstico, ao passo que o tratamento é um preço internacional e o regime posterior contém 2021 e 2022, quando petróleo, alimentos, fretes e bens comercializáveis globais subiram juntos. A objeção é que a diferença entre regimes poderia refletir um fator inflacionário global comum, e não a mudança da regra. Reestimou-se com dois controles globais defasados, alternadamente: o índice de preços ao consumidor dos Estados Unidos, já presente na base, e o índice de preços de commodities não energéticas do Fundo Monetário Internacional, que exclui combustível por construção e é, portanto, um controle que reduz a sobreposição direta com os combustíveis. O contraste sobrevive aos dois. Com o índice não energético, o repasse ao IPCA Geral no impacto passa de 0,005 para 0,170, contra 0,005 e 0,176 na especificação adotada, e os dezoito coeficientes do regime posterior permanecem significativos nos horizontes de zero a três meses sob ambos os controles. Com o controle não energético, os coeficientes do regime anterior aproximam-se ainda mais de zero, com a gasolina ao consumidor em três meses passando de 0,118 para −0,136 e o IPCA Transportes de 0,115 para 0,006, de modo que o contraste fica mais nítido, e não menos. A data de quebra também resiste: o supremo da estatística permanece em março de 2017 nos dois conjuntos multivariados, com o mesmo intervalo compatível.</w:t>
      </w:r>
      <w:commentRangeEnd w:id="391"/>
      <w:r w:rsidRPr="00493E39">
        <w:rPr>
          <w:rStyle w:val="CommentReference"/>
          <w:sz w:val="24"/>
          <w:szCs w:val="24"/>
          <w:lang w:val="pt-BR"/>
        </w:rPr>
        <w:commentReference w:id="391"/>
      </w:r>
      <w:commentRangeEnd w:id="392"/>
      <w:r w:rsidR="00962AB9" w:rsidRPr="00493E39">
        <w:rPr>
          <w:rStyle w:val="CommentReference"/>
          <w:sz w:val="24"/>
          <w:szCs w:val="24"/>
          <w:lang w:val="pt-BR"/>
        </w:rPr>
        <w:commentReference w:id="392"/>
      </w:r>
    </w:p>
    <w:p w14:paraId="276440DA" w14:textId="6E691D07" w:rsidR="00D64459" w:rsidRPr="00493E39" w:rsidRDefault="008B2120">
      <w:pPr>
        <w:ind w:firstLine="709"/>
        <w:jc w:val="both"/>
        <w:rPr>
          <w:lang w:val="pt-BR"/>
        </w:rPr>
      </w:pPr>
      <w:commentRangeStart w:id="393"/>
      <w:commentRangeStart w:id="394"/>
      <w:r w:rsidRPr="00493E39">
        <w:rPr>
          <w:lang w:val="pt-BR"/>
        </w:rPr>
        <w:t>A segunda registra os episódios tributários. O regime posterior contém intervenções de primeira ordem sobre os preços que servem de dependente e de mediador: a elevação de PIS/Cofins em julho de 2017, a subvenção ao óleo diesel instituída após a paralisação de maio de 2018 e vigente até dezembro daquele ano, as desonerações federal e estadual de 2022 e a reoneração parcial de março de 2023. Todas rompem temporariamente o vínculo entre cotação externa e preço final, e todas se concentram no regime posterior, o que as torna contaminação assimétrica entre os períodos, precisamente o que a hipótese de identificação da seção 3.4 exige que não ocorra. Reestimou-se com indicadoras para esses meses. Na especificação com essas indicadoras, o repasse ao IPCA Geral no impacto sobe de 0,176 para 0,185, o do IPCA Transportes de 0,675 para 0,726 e o da gasolina ao consumidor de 2,031 para 2,212, ao passo que o do óleo diesel recua de 2,308 para 2,058, o que é coerente com a subvenção de 2018 e as desonerações de 2022 terem incidido sobre aquele combustível de forma concentrada. Os coeficientes do regime anterior praticamente não se movem e o teste de igualdade entre regimes rejeita nos dois desenhos. A inclusão dessas indicadoras altera os coeficientes de modo diferente entre séries e preserva a rejeição de igualdade no contraste informado.</w:t>
      </w:r>
      <w:commentRangeEnd w:id="393"/>
      <w:r w:rsidRPr="00493E39">
        <w:rPr>
          <w:rStyle w:val="CommentReference"/>
          <w:sz w:val="24"/>
          <w:szCs w:val="24"/>
          <w:lang w:val="pt-BR"/>
        </w:rPr>
        <w:commentReference w:id="393"/>
      </w:r>
      <w:commentRangeEnd w:id="394"/>
      <w:r w:rsidR="00962AB9" w:rsidRPr="00493E39">
        <w:rPr>
          <w:rStyle w:val="CommentReference"/>
          <w:sz w:val="24"/>
          <w:szCs w:val="24"/>
          <w:lang w:val="pt-BR"/>
        </w:rPr>
        <w:commentReference w:id="394"/>
      </w:r>
    </w:p>
    <w:p w14:paraId="4C18B47A" w14:textId="71E5BEC0" w:rsidR="00D64459" w:rsidRPr="00493E39" w:rsidRDefault="008B2120">
      <w:pPr>
        <w:ind w:firstLine="709"/>
        <w:jc w:val="both"/>
        <w:rPr>
          <w:lang w:val="pt-BR"/>
        </w:rPr>
      </w:pPr>
      <w:commentRangeStart w:id="395"/>
      <w:commentRangeStart w:id="396"/>
      <w:r w:rsidRPr="00493E39">
        <w:rPr>
          <w:lang w:val="pt-BR"/>
        </w:rPr>
        <w:t>A terceira procura uma segunda quebra. A especificação impõe uma única mudança de regime, ao passo que a cronologia institucional reconstruída no Capítulo 2 tem pelo menos três fases: alinhamento parcial até cerca de 2010, contenção deliberada entre 2011 e 2014 e paridade a partir de 2016. Se o repasse na primeira fase não fosse nulo, o zero estimado para o regime anterior seria média de um período com repasse e outro sem, e o contraste reportado estaria subestimado. Aplicou-se o procedimento sequencial usual, buscando uma segunda quebra dentro de cada segmento, com comprimento mínimo de trinta e seis meses. Não se detecta uma segunda quebra pelos testes reportados, e o valor crítico vem do mesmo procedimento da seção 3.6, e não de comparação informal: bootstrap selvagem em blocos com regressores fixos, em que cada uma das 299 réplicas refaz a busca inteira sob a hipótese nula de dois regimes e a estatística é avaliada no argmax daquela réplica, de modo que o crítico é o quantil da distribuição do máximo e já incorpora a correção para inferência após seleção. No segmento anterior a soma das estatísticas das quatro séries principais atinge 19,90, em maio de 2006, contra valor crítico de 21,61 a 5%, com p de 0,107; no segmento posterior, 17,04 em dezembro de 2021, contra crítico de 34,23, com p de 0,615. Nenhum dos dois rejeita, ainda que o do segmento anterior fique próximo do limiar de 10%, e convém registrar que os máximos sequer recaem em 2011 ou 2014, que é onde a cronologia institucional situaria uma segunda mudança. A referência de magnitude é a quebra principal, que pelo mesmo procedimento alcança 58,1 contra crítico de 42,9. Os testes não rejeitam uma especificação sem quebra adicional, mas não demonstram igualdade de repasse em todos os subperíodos.</w:t>
      </w:r>
      <w:commentRangeEnd w:id="395"/>
      <w:r w:rsidRPr="00493E39">
        <w:rPr>
          <w:rStyle w:val="CommentReference"/>
          <w:sz w:val="24"/>
          <w:szCs w:val="24"/>
          <w:lang w:val="pt-BR"/>
        </w:rPr>
        <w:commentReference w:id="395"/>
      </w:r>
      <w:commentRangeEnd w:id="396"/>
      <w:r w:rsidR="00962AB9" w:rsidRPr="00493E39">
        <w:rPr>
          <w:rStyle w:val="CommentReference"/>
          <w:sz w:val="24"/>
          <w:szCs w:val="24"/>
          <w:lang w:val="pt-BR"/>
        </w:rPr>
        <w:commentReference w:id="396"/>
      </w:r>
    </w:p>
    <w:p w14:paraId="6AD07885" w14:textId="15D3C330" w:rsidR="00D64459" w:rsidRPr="00493E39" w:rsidRDefault="008B2120">
      <w:pPr>
        <w:ind w:firstLine="709"/>
        <w:jc w:val="both"/>
        <w:rPr>
          <w:lang w:val="pt-BR"/>
        </w:rPr>
      </w:pPr>
      <w:commentRangeStart w:id="397"/>
      <w:commentRangeStart w:id="398"/>
      <w:r w:rsidRPr="00493E39">
        <w:rPr>
          <w:lang w:val="pt-BR"/>
        </w:rPr>
        <w:t>A quarta mede o choque em reais. Sob a paridade de importação, o preço doméstico acompanha o Brent multiplicado pelo câmbio, ao passo que o choque do trabalho é a variação do Brent em dólares e o câmbio entra apenas defasado, com coeficiente comum aos dois regimes. Reestimou-se com o choque construído sobre o Brent em reais, padronizado da mesma forma. O contraste entre regimes sobrevive nos horizontes de impacto e de um mês, com p de 0,006 e 0,004, e deixa de rejeitar em três meses, com p de 0,391 contra 0,160 na especificação adotada. É a verificação menos favorável das quatro, e delimita um horizonte: a afirmação de mudança de regime apoia-se no impacto e no mês seguinte, o que já era a leitura sustentada pela seção 4.4 e pela lista de limitações. Cabe registrar, quanto à hipótese de identificação, que a correlação entre o choque do Brent em dólares e a variação cambial é semelhante nos dois períodos, de −0,368 no regime anterior e −0,314 no posterior, de modo que essa correlação descritiva é semelhante nos dois períodos.</w:t>
      </w:r>
      <w:commentRangeEnd w:id="397"/>
      <w:r w:rsidRPr="00493E39">
        <w:rPr>
          <w:rStyle w:val="CommentReference"/>
          <w:sz w:val="24"/>
          <w:szCs w:val="24"/>
          <w:lang w:val="pt-BR"/>
        </w:rPr>
        <w:commentReference w:id="397"/>
      </w:r>
      <w:commentRangeEnd w:id="398"/>
      <w:r w:rsidR="00962AB9" w:rsidRPr="00493E39">
        <w:rPr>
          <w:rStyle w:val="CommentReference"/>
          <w:sz w:val="24"/>
          <w:szCs w:val="24"/>
          <w:lang w:val="pt-BR"/>
        </w:rPr>
        <w:commentReference w:id="398"/>
      </w:r>
    </w:p>
    <w:p w14:paraId="5CC91001" w14:textId="77777777" w:rsidR="00D64459" w:rsidRPr="00493E39" w:rsidRDefault="008B2120">
      <w:pPr>
        <w:pStyle w:val="Heading3"/>
        <w:spacing w:before="280" w:after="160"/>
        <w:rPr>
          <w:lang w:val="pt-BR"/>
        </w:rPr>
      </w:pPr>
      <w:bookmarkStart w:id="399" w:name="_TocCompactK6"/>
      <w:bookmarkStart w:id="400" w:name="_TocReviewed_616"/>
      <w:r w:rsidRPr="00493E39">
        <w:rPr>
          <w:lang w:val="pt-BR"/>
        </w:rPr>
        <w:t>K.6 Dinâmica específica a cada regime</w:t>
      </w:r>
      <w:bookmarkEnd w:id="399"/>
      <w:bookmarkEnd w:id="400"/>
    </w:p>
    <w:p w14:paraId="2877E0D7" w14:textId="77777777" w:rsidR="00D64459" w:rsidRPr="00493E39" w:rsidRDefault="008B2120">
      <w:pPr>
        <w:ind w:firstLine="709"/>
        <w:jc w:val="both"/>
        <w:rPr>
          <w:lang w:val="pt-BR"/>
        </w:rPr>
      </w:pPr>
      <w:commentRangeStart w:id="401"/>
      <w:commentRangeStart w:id="402"/>
      <w:r w:rsidRPr="00493E39">
        <w:rPr>
          <w:lang w:val="pt-BR"/>
        </w:rPr>
        <w:t>A especificação do Capítulo 3 permite que apenas o coeficiente do choque e o intercepto difiram entre regimes, mantendo comuns as defasagens, os controles, a sazonalidade e as indicadoras de pandemia. A restrição foi testada estimando a versão em que todos os regressores interagem com o regime, equivalente a estimar cada período separadamente numa única regressão com covariância HAC conjunta, com 72 parâmetros em vez de 43. A hipótese de dinâmica comum é rejeitada a 5% em 56 das 78 equações, seis séries em treze horizontes, e em cinco das seis no horizonte de impacto. Liberada a dinâmica, a mudança de regime persiste: no impacto, o teste de igualdade rejeita a menos de 1% em cinco das seis séries, exceto o etanol, e o coeficiente posterior é de 6,0 a 10,6 vezes o anterior nos três combustíveis em que ele rejeita. O que deixa de valer é o zero anterior nos combustíveis: nos horizontes de impacto, de um e de três meses, seis dos dezoito coeficientes do regime anterior tornam-se significativos a 10%, todos de preços de combustíveis, entre eles a gasolina na refinaria no impacto, com 0,431 contra 4,575 no regime posterior, e a gasolina ao consumidor, com 0,351 contra 2,115. O índice cheio permanece sem resposta antes da paridade, com 0,004 e p de 0,857, contra 0,203 depois. A versão interagida não substitui a principal, porque estima quase o dobro de parâmetros com 103 observações no regime posterior; ela indica que, nos combustíveis, a leitura defensável é a de repasse pequeno que se tornou grande, e não a de repasse nulo que se tornou positivo.</w:t>
      </w:r>
      <w:commentRangeEnd w:id="401"/>
      <w:r w:rsidRPr="00493E39">
        <w:rPr>
          <w:rStyle w:val="CommentReference"/>
          <w:sz w:val="24"/>
          <w:szCs w:val="24"/>
          <w:lang w:val="pt-BR"/>
        </w:rPr>
        <w:commentReference w:id="401"/>
      </w:r>
      <w:commentRangeEnd w:id="402"/>
      <w:r w:rsidR="00962AB9" w:rsidRPr="00493E39">
        <w:rPr>
          <w:rStyle w:val="CommentReference"/>
          <w:sz w:val="24"/>
          <w:szCs w:val="24"/>
          <w:lang w:val="pt-BR"/>
        </w:rPr>
        <w:commentReference w:id="402"/>
      </w:r>
    </w:p>
    <w:p w14:paraId="369B6C62" w14:textId="77777777" w:rsidR="00D64459" w:rsidRPr="00493E39" w:rsidRDefault="008B2120">
      <w:pPr>
        <w:pStyle w:val="Heading3"/>
        <w:spacing w:before="280" w:after="160"/>
        <w:rPr>
          <w:lang w:val="pt-BR"/>
        </w:rPr>
      </w:pPr>
      <w:bookmarkStart w:id="403" w:name="_Toc239713600"/>
      <w:bookmarkStart w:id="404" w:name="_TocReviewed_618"/>
      <w:r w:rsidRPr="00493E39">
        <w:rPr>
          <w:lang w:val="pt-BR"/>
        </w:rPr>
        <w:t>K.7 Vetor autorregressivo com identificação recursiva</w:t>
      </w:r>
      <w:bookmarkEnd w:id="403"/>
      <w:bookmarkEnd w:id="404"/>
    </w:p>
    <w:p w14:paraId="0399C90B" w14:textId="5F962DFC" w:rsidR="00D64459" w:rsidRPr="00493E39" w:rsidRDefault="008B2120">
      <w:pPr>
        <w:ind w:firstLine="709"/>
        <w:jc w:val="both"/>
        <w:rPr>
          <w:lang w:val="pt-BR"/>
        </w:rPr>
      </w:pPr>
      <w:commentRangeStart w:id="405"/>
      <w:commentRangeStart w:id="406"/>
      <w:r w:rsidRPr="00493E39">
        <w:rPr>
          <w:lang w:val="pt-BR"/>
        </w:rPr>
        <w:t>Como verificação de método, estimou-se um vetor autorregressivo em cada regime, com as mesmas variáveis do modelo principal, ordenadas como choque do petróleo, câmbio, atividade, preço de interesse, Selic e expectativa de inflação, as mesmas três defasagens e identificação recursiva com o petróleo em primeiro. A resposta é a acumulada a um choque de um desvio-padrão, com banda de 90% por bootstrap selvagem de resíduos com pesos de Rademacher e 400 réplicas. O exercício apresenta um contraste qualitativamente semelhante entre regimes. No IPCA Geral, a resposta no mês do choque é de &lt;0,001 no regime anterior e de 0,094 no posterior, com banda de 0,061 a 0,110; em três meses, de 0,028 e de 0,335, com banda de 0,156 a 0,418 no posterior. A banda do regime anterior inclui o zero em todos os horizontes, e a do posterior o exclui em todos. Nos preços de combustíveis o contraste se repete: no impacto, a gasolina na refinaria passa de 0,271 para 4,756, e a gasolina ao consumidor, de 0,253 para 1,137.</w:t>
      </w:r>
      <w:commentRangeEnd w:id="405"/>
      <w:r w:rsidRPr="00493E39">
        <w:rPr>
          <w:rStyle w:val="CommentReference"/>
          <w:sz w:val="24"/>
          <w:szCs w:val="24"/>
          <w:lang w:val="pt-BR"/>
        </w:rPr>
        <w:commentReference w:id="405"/>
      </w:r>
      <w:commentRangeEnd w:id="406"/>
      <w:r w:rsidR="00962AB9" w:rsidRPr="00493E39">
        <w:rPr>
          <w:rStyle w:val="CommentReference"/>
          <w:sz w:val="24"/>
          <w:szCs w:val="24"/>
          <w:lang w:val="pt-BR"/>
        </w:rPr>
        <w:commentReference w:id="406"/>
      </w:r>
    </w:p>
    <w:p w14:paraId="3DC24B84" w14:textId="1F6F0393" w:rsidR="00D64459" w:rsidRPr="00493E39" w:rsidRDefault="008B2120">
      <w:pPr>
        <w:ind w:firstLine="709"/>
        <w:jc w:val="both"/>
        <w:rPr>
          <w:lang w:val="pt-BR"/>
        </w:rPr>
      </w:pPr>
      <w:commentRangeStart w:id="407"/>
      <w:commentRangeStart w:id="408"/>
      <w:r w:rsidRPr="00493E39">
        <w:rPr>
          <w:lang w:val="pt-BR"/>
        </w:rPr>
        <w:t>Duas diferenças em relação à especificação principal limitam a comparação de magnitudes. O vetor autorregressivo não inclui as indicadoras de sazonalidade nem as de pandemia, e o choque de identificação recursiva tem o tamanho do desvio-padrão do resíduo da equação do petróleo em cada regime, de 0,789 no anterior e de 1,136 no posterior. Por unidade de choque, a resposta do IPCA Geral no regime posterior é de 0,083 no impacto e de 0,295 em três meses, contra 0,036 em três meses no anterior, de modo que o contraste não decorre do tamanho do choque. No impacto, a resposta é menor que a da projeção local, 0,094 contra 0,176, e mais persistente, chegando a 0,380 em seis meses, o que reflete a dinâmica imposta pelas defasagens do sistema. O exercício apresenta padrão semelhante entre regimes, com magnitudes diferentes, que permanece a da projeção local.</w:t>
      </w:r>
      <w:commentRangeEnd w:id="407"/>
      <w:r w:rsidRPr="00493E39">
        <w:rPr>
          <w:rStyle w:val="CommentReference"/>
          <w:sz w:val="24"/>
          <w:szCs w:val="24"/>
          <w:lang w:val="pt-BR"/>
        </w:rPr>
        <w:commentReference w:id="407"/>
      </w:r>
      <w:commentRangeEnd w:id="408"/>
      <w:r w:rsidR="00962AB9" w:rsidRPr="00493E39">
        <w:rPr>
          <w:rStyle w:val="CommentReference"/>
          <w:sz w:val="24"/>
          <w:szCs w:val="24"/>
          <w:lang w:val="pt-BR"/>
        </w:rPr>
        <w:commentReference w:id="408"/>
      </w:r>
    </w:p>
    <w:p w14:paraId="5AAC7C1A" w14:textId="77777777" w:rsidR="00D64459" w:rsidRPr="00493E39" w:rsidRDefault="008B2120">
      <w:pPr>
        <w:rPr>
          <w:lang w:val="pt-BR"/>
        </w:rPr>
      </w:pPr>
      <w:r w:rsidRPr="00493E39">
        <w:rPr>
          <w:lang w:val="pt-BR"/>
        </w:rPr>
        <w:br w:type="page"/>
      </w:r>
    </w:p>
    <w:p w14:paraId="2621DFF7" w14:textId="77777777" w:rsidR="00D64459" w:rsidRPr="00493E39" w:rsidRDefault="008B2120">
      <w:pPr>
        <w:pStyle w:val="Heading1"/>
        <w:spacing w:before="280" w:after="280"/>
        <w:jc w:val="center"/>
        <w:rPr>
          <w:lang w:val="pt-BR"/>
        </w:rPr>
      </w:pPr>
      <w:bookmarkStart w:id="409" w:name="_Toc239713601"/>
      <w:bookmarkStart w:id="410" w:name="_TocReviewed_622"/>
      <w:r w:rsidRPr="00493E39">
        <w:rPr>
          <w:lang w:val="pt-BR"/>
        </w:rPr>
        <w:t>APÊNDICE L – TABELAS E FIGURAS COMPLEMENTARES</w:t>
      </w:r>
      <w:bookmarkEnd w:id="409"/>
      <w:bookmarkEnd w:id="410"/>
    </w:p>
    <w:p w14:paraId="7C99DD7E" w14:textId="0320E45D" w:rsidR="00D64459" w:rsidRPr="00493E39" w:rsidRDefault="008B2120">
      <w:pPr>
        <w:ind w:firstLine="709"/>
        <w:jc w:val="both"/>
        <w:rPr>
          <w:lang w:val="pt-BR"/>
        </w:rPr>
      </w:pPr>
      <w:r w:rsidRPr="00493E39">
        <w:rPr>
          <w:lang w:val="pt-BR"/>
        </w:rPr>
        <w:t>As tabelas e figuras reunidas aqui são citadas no corpo do trabalho e mantêm a numeração da ordem de primeira citação, mantendo a numeração utilizada nas citações do texto. Constam do apêndice por economia de espaço: cada uma detalha um resultado cujos números o corpo já reporta no texto.</w:t>
      </w:r>
    </w:p>
    <w:p w14:paraId="35D33804" w14:textId="77777777" w:rsidR="00D64459" w:rsidRPr="00493E39" w:rsidRDefault="008B2120">
      <w:pPr>
        <w:keepNext/>
        <w:spacing w:before="200" w:after="40" w:line="240" w:lineRule="auto"/>
        <w:rPr>
          <w:sz w:val="20"/>
          <w:szCs w:val="20"/>
          <w:lang w:val="pt-BR"/>
        </w:rPr>
      </w:pPr>
      <w:r w:rsidRPr="00493E39">
        <w:rPr>
          <w:sz w:val="20"/>
          <w:szCs w:val="20"/>
          <w:lang w:val="pt-BR"/>
        </w:rPr>
        <w:t>Tabela 1 – Resposta acumulada a um choque de um desvio-padrão no preço do petróleo, amostra completa</w:t>
      </w:r>
    </w:p>
    <w:tbl>
      <w:tblPr>
        <w:tblW w:w="0" w:type="auto"/>
        <w:jc w:val="center"/>
        <w:tblLook w:val="04A0" w:firstRow="1" w:lastRow="0" w:firstColumn="1" w:lastColumn="0" w:noHBand="0" w:noVBand="1"/>
      </w:tblPr>
      <w:tblGrid>
        <w:gridCol w:w="2721"/>
        <w:gridCol w:w="1134"/>
        <w:gridCol w:w="1134"/>
        <w:gridCol w:w="1134"/>
        <w:gridCol w:w="1134"/>
        <w:gridCol w:w="1134"/>
      </w:tblGrid>
      <w:tr w:rsidR="00D64459" w:rsidRPr="00493E39" w14:paraId="69C650EF" w14:textId="77777777">
        <w:trPr>
          <w:cantSplit/>
          <w:tblHeader/>
          <w:jc w:val="center"/>
        </w:trPr>
        <w:tc>
          <w:tcPr>
            <w:tcW w:w="2721" w:type="dxa"/>
            <w:tcBorders>
              <w:top w:val="single" w:sz="12" w:space="0" w:color="000000"/>
              <w:left w:val="nil"/>
              <w:bottom w:val="single" w:sz="6" w:space="0" w:color="000000"/>
              <w:right w:val="nil"/>
            </w:tcBorders>
          </w:tcPr>
          <w:p w14:paraId="0318B412" w14:textId="77777777" w:rsidR="00D64459" w:rsidRPr="00493E39" w:rsidRDefault="008B2120">
            <w:pPr>
              <w:spacing w:after="20" w:line="240" w:lineRule="auto"/>
              <w:rPr>
                <w:sz w:val="20"/>
                <w:szCs w:val="20"/>
              </w:rPr>
            </w:pPr>
            <w:r w:rsidRPr="00493E39">
              <w:rPr>
                <w:b/>
                <w:sz w:val="20"/>
                <w:szCs w:val="20"/>
              </w:rPr>
              <w:t>Variável</w:t>
            </w:r>
          </w:p>
        </w:tc>
        <w:tc>
          <w:tcPr>
            <w:tcW w:w="1134" w:type="dxa"/>
            <w:tcBorders>
              <w:top w:val="single" w:sz="12" w:space="0" w:color="000000"/>
              <w:left w:val="nil"/>
              <w:bottom w:val="single" w:sz="6" w:space="0" w:color="000000"/>
              <w:right w:val="nil"/>
            </w:tcBorders>
          </w:tcPr>
          <w:p w14:paraId="65C0B602" w14:textId="77777777" w:rsidR="00D64459" w:rsidRPr="00493E39" w:rsidRDefault="008B2120">
            <w:pPr>
              <w:spacing w:after="20" w:line="240" w:lineRule="auto"/>
              <w:jc w:val="center"/>
              <w:rPr>
                <w:sz w:val="20"/>
                <w:szCs w:val="20"/>
              </w:rPr>
            </w:pPr>
            <w:r w:rsidRPr="00493E39">
              <w:rPr>
                <w:b/>
                <w:sz w:val="20"/>
                <w:szCs w:val="20"/>
              </w:rPr>
              <w:t>h = 0</w:t>
            </w:r>
          </w:p>
        </w:tc>
        <w:tc>
          <w:tcPr>
            <w:tcW w:w="1134" w:type="dxa"/>
            <w:tcBorders>
              <w:top w:val="single" w:sz="12" w:space="0" w:color="000000"/>
              <w:left w:val="nil"/>
              <w:bottom w:val="single" w:sz="6" w:space="0" w:color="000000"/>
              <w:right w:val="nil"/>
            </w:tcBorders>
          </w:tcPr>
          <w:p w14:paraId="2D134FA9" w14:textId="77777777" w:rsidR="00D64459" w:rsidRPr="00493E39" w:rsidRDefault="008B2120">
            <w:pPr>
              <w:spacing w:after="20" w:line="240" w:lineRule="auto"/>
              <w:jc w:val="center"/>
              <w:rPr>
                <w:sz w:val="20"/>
                <w:szCs w:val="20"/>
              </w:rPr>
            </w:pPr>
            <w:r w:rsidRPr="00493E39">
              <w:rPr>
                <w:b/>
                <w:sz w:val="20"/>
                <w:szCs w:val="20"/>
              </w:rPr>
              <w:t>h = 1</w:t>
            </w:r>
          </w:p>
        </w:tc>
        <w:tc>
          <w:tcPr>
            <w:tcW w:w="1134" w:type="dxa"/>
            <w:tcBorders>
              <w:top w:val="single" w:sz="12" w:space="0" w:color="000000"/>
              <w:left w:val="nil"/>
              <w:bottom w:val="single" w:sz="6" w:space="0" w:color="000000"/>
              <w:right w:val="nil"/>
            </w:tcBorders>
          </w:tcPr>
          <w:p w14:paraId="58E3C436" w14:textId="77777777" w:rsidR="00D64459" w:rsidRPr="00493E39" w:rsidRDefault="008B2120">
            <w:pPr>
              <w:spacing w:after="20" w:line="240" w:lineRule="auto"/>
              <w:jc w:val="center"/>
              <w:rPr>
                <w:sz w:val="20"/>
                <w:szCs w:val="20"/>
              </w:rPr>
            </w:pPr>
            <w:r w:rsidRPr="00493E39">
              <w:rPr>
                <w:b/>
                <w:sz w:val="20"/>
                <w:szCs w:val="20"/>
              </w:rPr>
              <w:t>h = 3</w:t>
            </w:r>
          </w:p>
        </w:tc>
        <w:tc>
          <w:tcPr>
            <w:tcW w:w="1134" w:type="dxa"/>
            <w:tcBorders>
              <w:top w:val="single" w:sz="12" w:space="0" w:color="000000"/>
              <w:left w:val="nil"/>
              <w:bottom w:val="single" w:sz="6" w:space="0" w:color="000000"/>
              <w:right w:val="nil"/>
            </w:tcBorders>
          </w:tcPr>
          <w:p w14:paraId="34EB1FD6" w14:textId="77777777" w:rsidR="00D64459" w:rsidRPr="00493E39" w:rsidRDefault="008B2120">
            <w:pPr>
              <w:spacing w:after="20" w:line="240" w:lineRule="auto"/>
              <w:jc w:val="center"/>
              <w:rPr>
                <w:sz w:val="20"/>
                <w:szCs w:val="20"/>
              </w:rPr>
            </w:pPr>
            <w:r w:rsidRPr="00493E39">
              <w:rPr>
                <w:b/>
                <w:sz w:val="20"/>
                <w:szCs w:val="20"/>
              </w:rPr>
              <w:t>h = 6</w:t>
            </w:r>
          </w:p>
        </w:tc>
        <w:tc>
          <w:tcPr>
            <w:tcW w:w="1134" w:type="dxa"/>
            <w:tcBorders>
              <w:top w:val="single" w:sz="12" w:space="0" w:color="000000"/>
              <w:left w:val="nil"/>
              <w:bottom w:val="single" w:sz="6" w:space="0" w:color="000000"/>
              <w:right w:val="nil"/>
            </w:tcBorders>
          </w:tcPr>
          <w:p w14:paraId="3B3134E0" w14:textId="77777777" w:rsidR="00D64459" w:rsidRPr="00493E39" w:rsidRDefault="008B2120">
            <w:pPr>
              <w:spacing w:after="20" w:line="240" w:lineRule="auto"/>
              <w:jc w:val="center"/>
              <w:rPr>
                <w:sz w:val="20"/>
                <w:szCs w:val="20"/>
              </w:rPr>
            </w:pPr>
            <w:r w:rsidRPr="00493E39">
              <w:rPr>
                <w:b/>
                <w:sz w:val="20"/>
                <w:szCs w:val="20"/>
              </w:rPr>
              <w:t>h = 12</w:t>
            </w:r>
          </w:p>
        </w:tc>
      </w:tr>
      <w:tr w:rsidR="00D64459" w:rsidRPr="00493E39" w14:paraId="3F1C02EE" w14:textId="77777777">
        <w:trPr>
          <w:cantSplit/>
          <w:jc w:val="center"/>
        </w:trPr>
        <w:tc>
          <w:tcPr>
            <w:tcW w:w="2721" w:type="dxa"/>
            <w:tcBorders>
              <w:top w:val="nil"/>
              <w:left w:val="nil"/>
              <w:bottom w:val="nil"/>
              <w:right w:val="nil"/>
            </w:tcBorders>
          </w:tcPr>
          <w:p w14:paraId="781BDFAD" w14:textId="77777777" w:rsidR="00D64459" w:rsidRPr="00493E39" w:rsidRDefault="008B2120">
            <w:pPr>
              <w:spacing w:line="240" w:lineRule="auto"/>
              <w:rPr>
                <w:sz w:val="20"/>
                <w:szCs w:val="20"/>
              </w:rPr>
            </w:pPr>
            <w:r w:rsidRPr="00493E39">
              <w:rPr>
                <w:sz w:val="20"/>
                <w:szCs w:val="20"/>
              </w:rPr>
              <w:t>IPCA Geral</w:t>
            </w:r>
          </w:p>
        </w:tc>
        <w:tc>
          <w:tcPr>
            <w:tcW w:w="1134" w:type="dxa"/>
            <w:tcBorders>
              <w:top w:val="nil"/>
              <w:left w:val="nil"/>
              <w:bottom w:val="nil"/>
              <w:right w:val="nil"/>
            </w:tcBorders>
          </w:tcPr>
          <w:p w14:paraId="6060DD8B" w14:textId="77777777" w:rsidR="00D64459" w:rsidRPr="00493E39" w:rsidRDefault="008B2120">
            <w:pPr>
              <w:spacing w:line="240" w:lineRule="auto"/>
              <w:jc w:val="center"/>
              <w:rPr>
                <w:sz w:val="20"/>
                <w:szCs w:val="20"/>
              </w:rPr>
            </w:pPr>
            <w:r w:rsidRPr="00493E39">
              <w:rPr>
                <w:sz w:val="20"/>
                <w:szCs w:val="20"/>
              </w:rPr>
              <w:t>0,057**</w:t>
            </w:r>
          </w:p>
        </w:tc>
        <w:tc>
          <w:tcPr>
            <w:tcW w:w="1134" w:type="dxa"/>
            <w:tcBorders>
              <w:top w:val="nil"/>
              <w:left w:val="nil"/>
              <w:bottom w:val="nil"/>
              <w:right w:val="nil"/>
            </w:tcBorders>
          </w:tcPr>
          <w:p w14:paraId="7F1FF456" w14:textId="77777777" w:rsidR="00D64459" w:rsidRPr="00493E39" w:rsidRDefault="008B2120">
            <w:pPr>
              <w:spacing w:line="240" w:lineRule="auto"/>
              <w:jc w:val="center"/>
              <w:rPr>
                <w:sz w:val="20"/>
                <w:szCs w:val="20"/>
              </w:rPr>
            </w:pPr>
            <w:r w:rsidRPr="00493E39">
              <w:rPr>
                <w:sz w:val="20"/>
                <w:szCs w:val="20"/>
              </w:rPr>
              <w:t>0,129***</w:t>
            </w:r>
          </w:p>
        </w:tc>
        <w:tc>
          <w:tcPr>
            <w:tcW w:w="1134" w:type="dxa"/>
            <w:tcBorders>
              <w:top w:val="nil"/>
              <w:left w:val="nil"/>
              <w:bottom w:val="nil"/>
              <w:right w:val="nil"/>
            </w:tcBorders>
          </w:tcPr>
          <w:p w14:paraId="07ED7517" w14:textId="77777777" w:rsidR="00D64459" w:rsidRPr="00493E39" w:rsidRDefault="008B2120">
            <w:pPr>
              <w:spacing w:line="240" w:lineRule="auto"/>
              <w:jc w:val="center"/>
              <w:rPr>
                <w:sz w:val="20"/>
                <w:szCs w:val="20"/>
              </w:rPr>
            </w:pPr>
            <w:r w:rsidRPr="00493E39">
              <w:rPr>
                <w:sz w:val="20"/>
                <w:szCs w:val="20"/>
              </w:rPr>
              <w:t>0,172**</w:t>
            </w:r>
          </w:p>
        </w:tc>
        <w:tc>
          <w:tcPr>
            <w:tcW w:w="1134" w:type="dxa"/>
            <w:tcBorders>
              <w:top w:val="nil"/>
              <w:left w:val="nil"/>
              <w:bottom w:val="nil"/>
              <w:right w:val="nil"/>
            </w:tcBorders>
          </w:tcPr>
          <w:p w14:paraId="3BB1B1EC" w14:textId="77777777" w:rsidR="00D64459" w:rsidRPr="00493E39" w:rsidRDefault="008B2120">
            <w:pPr>
              <w:spacing w:line="240" w:lineRule="auto"/>
              <w:jc w:val="center"/>
              <w:rPr>
                <w:sz w:val="20"/>
                <w:szCs w:val="20"/>
              </w:rPr>
            </w:pPr>
            <w:r w:rsidRPr="00493E39">
              <w:rPr>
                <w:sz w:val="20"/>
                <w:szCs w:val="20"/>
              </w:rPr>
              <w:t>0,122</w:t>
            </w:r>
          </w:p>
        </w:tc>
        <w:tc>
          <w:tcPr>
            <w:tcW w:w="1134" w:type="dxa"/>
            <w:tcBorders>
              <w:top w:val="nil"/>
              <w:left w:val="nil"/>
              <w:bottom w:val="nil"/>
              <w:right w:val="nil"/>
            </w:tcBorders>
          </w:tcPr>
          <w:p w14:paraId="2B0377EA" w14:textId="77777777" w:rsidR="00D64459" w:rsidRPr="00493E39" w:rsidRDefault="008B2120">
            <w:pPr>
              <w:spacing w:line="240" w:lineRule="auto"/>
              <w:jc w:val="center"/>
              <w:rPr>
                <w:sz w:val="20"/>
                <w:szCs w:val="20"/>
              </w:rPr>
            </w:pPr>
            <w:r w:rsidRPr="00493E39">
              <w:rPr>
                <w:sz w:val="20"/>
                <w:szCs w:val="20"/>
              </w:rPr>
              <w:t>0,107</w:t>
            </w:r>
          </w:p>
        </w:tc>
      </w:tr>
      <w:tr w:rsidR="00D64459" w:rsidRPr="00493E39" w14:paraId="302AE2EF" w14:textId="77777777">
        <w:trPr>
          <w:cantSplit/>
          <w:jc w:val="center"/>
        </w:trPr>
        <w:tc>
          <w:tcPr>
            <w:tcW w:w="2721" w:type="dxa"/>
            <w:tcBorders>
              <w:top w:val="nil"/>
              <w:left w:val="nil"/>
              <w:bottom w:val="nil"/>
              <w:right w:val="nil"/>
            </w:tcBorders>
          </w:tcPr>
          <w:p w14:paraId="30A943C5" w14:textId="77777777" w:rsidR="00D64459" w:rsidRPr="00493E39" w:rsidRDefault="00D64459">
            <w:pPr>
              <w:spacing w:line="240" w:lineRule="auto"/>
              <w:rPr>
                <w:sz w:val="20"/>
                <w:szCs w:val="20"/>
              </w:rPr>
            </w:pPr>
          </w:p>
        </w:tc>
        <w:tc>
          <w:tcPr>
            <w:tcW w:w="1134" w:type="dxa"/>
            <w:tcBorders>
              <w:top w:val="nil"/>
              <w:left w:val="nil"/>
              <w:bottom w:val="nil"/>
              <w:right w:val="nil"/>
            </w:tcBorders>
          </w:tcPr>
          <w:p w14:paraId="6899B834" w14:textId="77777777" w:rsidR="00D64459" w:rsidRPr="00493E39" w:rsidRDefault="008B2120">
            <w:pPr>
              <w:spacing w:line="240" w:lineRule="auto"/>
              <w:jc w:val="center"/>
              <w:rPr>
                <w:sz w:val="20"/>
                <w:szCs w:val="20"/>
              </w:rPr>
            </w:pPr>
            <w:r w:rsidRPr="00493E39">
              <w:rPr>
                <w:sz w:val="20"/>
                <w:szCs w:val="20"/>
              </w:rPr>
              <w:t>(0,025)</w:t>
            </w:r>
          </w:p>
        </w:tc>
        <w:tc>
          <w:tcPr>
            <w:tcW w:w="1134" w:type="dxa"/>
            <w:tcBorders>
              <w:top w:val="nil"/>
              <w:left w:val="nil"/>
              <w:bottom w:val="nil"/>
              <w:right w:val="nil"/>
            </w:tcBorders>
          </w:tcPr>
          <w:p w14:paraId="6C3C8259" w14:textId="77777777" w:rsidR="00D64459" w:rsidRPr="00493E39" w:rsidRDefault="008B2120">
            <w:pPr>
              <w:spacing w:line="240" w:lineRule="auto"/>
              <w:jc w:val="center"/>
              <w:rPr>
                <w:sz w:val="20"/>
                <w:szCs w:val="20"/>
              </w:rPr>
            </w:pPr>
            <w:r w:rsidRPr="00493E39">
              <w:rPr>
                <w:sz w:val="20"/>
                <w:szCs w:val="20"/>
              </w:rPr>
              <w:t>(0,044)</w:t>
            </w:r>
          </w:p>
        </w:tc>
        <w:tc>
          <w:tcPr>
            <w:tcW w:w="1134" w:type="dxa"/>
            <w:tcBorders>
              <w:top w:val="nil"/>
              <w:left w:val="nil"/>
              <w:bottom w:val="nil"/>
              <w:right w:val="nil"/>
            </w:tcBorders>
          </w:tcPr>
          <w:p w14:paraId="686179E7" w14:textId="77777777" w:rsidR="00D64459" w:rsidRPr="00493E39" w:rsidRDefault="008B2120">
            <w:pPr>
              <w:spacing w:line="240" w:lineRule="auto"/>
              <w:jc w:val="center"/>
              <w:rPr>
                <w:sz w:val="20"/>
                <w:szCs w:val="20"/>
              </w:rPr>
            </w:pPr>
            <w:r w:rsidRPr="00493E39">
              <w:rPr>
                <w:sz w:val="20"/>
                <w:szCs w:val="20"/>
              </w:rPr>
              <w:t>(0,069)</w:t>
            </w:r>
          </w:p>
        </w:tc>
        <w:tc>
          <w:tcPr>
            <w:tcW w:w="1134" w:type="dxa"/>
            <w:tcBorders>
              <w:top w:val="nil"/>
              <w:left w:val="nil"/>
              <w:bottom w:val="nil"/>
              <w:right w:val="nil"/>
            </w:tcBorders>
          </w:tcPr>
          <w:p w14:paraId="7E8E9092" w14:textId="77777777" w:rsidR="00D64459" w:rsidRPr="00493E39" w:rsidRDefault="008B2120">
            <w:pPr>
              <w:spacing w:line="240" w:lineRule="auto"/>
              <w:jc w:val="center"/>
              <w:rPr>
                <w:sz w:val="20"/>
                <w:szCs w:val="20"/>
              </w:rPr>
            </w:pPr>
            <w:r w:rsidRPr="00493E39">
              <w:rPr>
                <w:sz w:val="20"/>
                <w:szCs w:val="20"/>
              </w:rPr>
              <w:t>(0,090)</w:t>
            </w:r>
          </w:p>
        </w:tc>
        <w:tc>
          <w:tcPr>
            <w:tcW w:w="1134" w:type="dxa"/>
            <w:tcBorders>
              <w:top w:val="nil"/>
              <w:left w:val="nil"/>
              <w:bottom w:val="nil"/>
              <w:right w:val="nil"/>
            </w:tcBorders>
          </w:tcPr>
          <w:p w14:paraId="3E4D2255" w14:textId="77777777" w:rsidR="00D64459" w:rsidRPr="00493E39" w:rsidRDefault="008B2120">
            <w:pPr>
              <w:spacing w:line="240" w:lineRule="auto"/>
              <w:jc w:val="center"/>
              <w:rPr>
                <w:sz w:val="20"/>
                <w:szCs w:val="20"/>
              </w:rPr>
            </w:pPr>
            <w:r w:rsidRPr="00493E39">
              <w:rPr>
                <w:sz w:val="20"/>
                <w:szCs w:val="20"/>
              </w:rPr>
              <w:t>(0,117)</w:t>
            </w:r>
          </w:p>
        </w:tc>
      </w:tr>
      <w:tr w:rsidR="00D64459" w:rsidRPr="00493E39" w14:paraId="751B4204" w14:textId="77777777">
        <w:trPr>
          <w:cantSplit/>
          <w:jc w:val="center"/>
        </w:trPr>
        <w:tc>
          <w:tcPr>
            <w:tcW w:w="2721" w:type="dxa"/>
            <w:tcBorders>
              <w:top w:val="nil"/>
              <w:left w:val="nil"/>
              <w:bottom w:val="nil"/>
              <w:right w:val="nil"/>
            </w:tcBorders>
          </w:tcPr>
          <w:p w14:paraId="7850AC4F" w14:textId="77777777" w:rsidR="00D64459" w:rsidRPr="00493E39" w:rsidRDefault="008B2120">
            <w:pPr>
              <w:spacing w:line="240" w:lineRule="auto"/>
              <w:rPr>
                <w:sz w:val="20"/>
                <w:szCs w:val="20"/>
              </w:rPr>
            </w:pPr>
            <w:r w:rsidRPr="00493E39">
              <w:rPr>
                <w:sz w:val="20"/>
                <w:szCs w:val="20"/>
              </w:rPr>
              <w:t>IPCA Transportes</w:t>
            </w:r>
          </w:p>
        </w:tc>
        <w:tc>
          <w:tcPr>
            <w:tcW w:w="1134" w:type="dxa"/>
            <w:tcBorders>
              <w:top w:val="nil"/>
              <w:left w:val="nil"/>
              <w:bottom w:val="nil"/>
              <w:right w:val="nil"/>
            </w:tcBorders>
          </w:tcPr>
          <w:p w14:paraId="49EF4976" w14:textId="77777777" w:rsidR="00D64459" w:rsidRPr="00493E39" w:rsidRDefault="008B2120">
            <w:pPr>
              <w:spacing w:line="240" w:lineRule="auto"/>
              <w:jc w:val="center"/>
              <w:rPr>
                <w:sz w:val="20"/>
                <w:szCs w:val="20"/>
              </w:rPr>
            </w:pPr>
            <w:r w:rsidRPr="00493E39">
              <w:rPr>
                <w:sz w:val="20"/>
                <w:szCs w:val="20"/>
              </w:rPr>
              <w:t>0,249***</w:t>
            </w:r>
          </w:p>
        </w:tc>
        <w:tc>
          <w:tcPr>
            <w:tcW w:w="1134" w:type="dxa"/>
            <w:tcBorders>
              <w:top w:val="nil"/>
              <w:left w:val="nil"/>
              <w:bottom w:val="nil"/>
              <w:right w:val="nil"/>
            </w:tcBorders>
          </w:tcPr>
          <w:p w14:paraId="7BE209F5" w14:textId="77777777" w:rsidR="00D64459" w:rsidRPr="00493E39" w:rsidRDefault="008B2120">
            <w:pPr>
              <w:spacing w:line="240" w:lineRule="auto"/>
              <w:jc w:val="center"/>
              <w:rPr>
                <w:sz w:val="20"/>
                <w:szCs w:val="20"/>
              </w:rPr>
            </w:pPr>
            <w:r w:rsidRPr="00493E39">
              <w:rPr>
                <w:sz w:val="20"/>
                <w:szCs w:val="20"/>
              </w:rPr>
              <w:t>0,461***</w:t>
            </w:r>
          </w:p>
        </w:tc>
        <w:tc>
          <w:tcPr>
            <w:tcW w:w="1134" w:type="dxa"/>
            <w:tcBorders>
              <w:top w:val="nil"/>
              <w:left w:val="nil"/>
              <w:bottom w:val="nil"/>
              <w:right w:val="nil"/>
            </w:tcBorders>
          </w:tcPr>
          <w:p w14:paraId="29A4F0E5" w14:textId="77777777" w:rsidR="00D64459" w:rsidRPr="00493E39" w:rsidRDefault="008B2120">
            <w:pPr>
              <w:spacing w:line="240" w:lineRule="auto"/>
              <w:jc w:val="center"/>
              <w:rPr>
                <w:sz w:val="20"/>
                <w:szCs w:val="20"/>
              </w:rPr>
            </w:pPr>
            <w:r w:rsidRPr="00493E39">
              <w:rPr>
                <w:sz w:val="20"/>
                <w:szCs w:val="20"/>
              </w:rPr>
              <w:t>0,449**</w:t>
            </w:r>
          </w:p>
        </w:tc>
        <w:tc>
          <w:tcPr>
            <w:tcW w:w="1134" w:type="dxa"/>
            <w:tcBorders>
              <w:top w:val="nil"/>
              <w:left w:val="nil"/>
              <w:bottom w:val="nil"/>
              <w:right w:val="nil"/>
            </w:tcBorders>
          </w:tcPr>
          <w:p w14:paraId="37BA4274" w14:textId="77777777" w:rsidR="00D64459" w:rsidRPr="00493E39" w:rsidRDefault="008B2120">
            <w:pPr>
              <w:spacing w:line="240" w:lineRule="auto"/>
              <w:jc w:val="center"/>
              <w:rPr>
                <w:sz w:val="20"/>
                <w:szCs w:val="20"/>
              </w:rPr>
            </w:pPr>
            <w:r w:rsidRPr="00493E39">
              <w:rPr>
                <w:sz w:val="20"/>
                <w:szCs w:val="20"/>
              </w:rPr>
              <w:t>0,401*</w:t>
            </w:r>
          </w:p>
        </w:tc>
        <w:tc>
          <w:tcPr>
            <w:tcW w:w="1134" w:type="dxa"/>
            <w:tcBorders>
              <w:top w:val="nil"/>
              <w:left w:val="nil"/>
              <w:bottom w:val="nil"/>
              <w:right w:val="nil"/>
            </w:tcBorders>
          </w:tcPr>
          <w:p w14:paraId="7F943DFE" w14:textId="77777777" w:rsidR="00D64459" w:rsidRPr="00493E39" w:rsidRDefault="008B2120">
            <w:pPr>
              <w:spacing w:line="240" w:lineRule="auto"/>
              <w:jc w:val="center"/>
              <w:rPr>
                <w:sz w:val="20"/>
                <w:szCs w:val="20"/>
              </w:rPr>
            </w:pPr>
            <w:r w:rsidRPr="00493E39">
              <w:rPr>
                <w:sz w:val="20"/>
                <w:szCs w:val="20"/>
              </w:rPr>
              <w:t>0,342</w:t>
            </w:r>
          </w:p>
        </w:tc>
      </w:tr>
      <w:tr w:rsidR="00D64459" w:rsidRPr="00493E39" w14:paraId="53644E73" w14:textId="77777777">
        <w:trPr>
          <w:cantSplit/>
          <w:jc w:val="center"/>
        </w:trPr>
        <w:tc>
          <w:tcPr>
            <w:tcW w:w="2721" w:type="dxa"/>
            <w:tcBorders>
              <w:top w:val="nil"/>
              <w:left w:val="nil"/>
              <w:bottom w:val="nil"/>
              <w:right w:val="nil"/>
            </w:tcBorders>
          </w:tcPr>
          <w:p w14:paraId="31C08053" w14:textId="77777777" w:rsidR="00D64459" w:rsidRPr="00493E39" w:rsidRDefault="00D64459">
            <w:pPr>
              <w:spacing w:line="240" w:lineRule="auto"/>
              <w:rPr>
                <w:sz w:val="20"/>
                <w:szCs w:val="20"/>
              </w:rPr>
            </w:pPr>
          </w:p>
        </w:tc>
        <w:tc>
          <w:tcPr>
            <w:tcW w:w="1134" w:type="dxa"/>
            <w:tcBorders>
              <w:top w:val="nil"/>
              <w:left w:val="nil"/>
              <w:bottom w:val="nil"/>
              <w:right w:val="nil"/>
            </w:tcBorders>
          </w:tcPr>
          <w:p w14:paraId="4107C725" w14:textId="77777777" w:rsidR="00D64459" w:rsidRPr="00493E39" w:rsidRDefault="008B2120">
            <w:pPr>
              <w:spacing w:line="240" w:lineRule="auto"/>
              <w:jc w:val="center"/>
              <w:rPr>
                <w:sz w:val="20"/>
                <w:szCs w:val="20"/>
              </w:rPr>
            </w:pPr>
            <w:r w:rsidRPr="00493E39">
              <w:rPr>
                <w:sz w:val="20"/>
                <w:szCs w:val="20"/>
              </w:rPr>
              <w:t>(0,073)</w:t>
            </w:r>
          </w:p>
        </w:tc>
        <w:tc>
          <w:tcPr>
            <w:tcW w:w="1134" w:type="dxa"/>
            <w:tcBorders>
              <w:top w:val="nil"/>
              <w:left w:val="nil"/>
              <w:bottom w:val="nil"/>
              <w:right w:val="nil"/>
            </w:tcBorders>
          </w:tcPr>
          <w:p w14:paraId="626FABDC" w14:textId="77777777" w:rsidR="00D64459" w:rsidRPr="00493E39" w:rsidRDefault="008B2120">
            <w:pPr>
              <w:spacing w:line="240" w:lineRule="auto"/>
              <w:jc w:val="center"/>
              <w:rPr>
                <w:sz w:val="20"/>
                <w:szCs w:val="20"/>
              </w:rPr>
            </w:pPr>
            <w:r w:rsidRPr="00493E39">
              <w:rPr>
                <w:sz w:val="20"/>
                <w:szCs w:val="20"/>
              </w:rPr>
              <w:t>(0,145)</w:t>
            </w:r>
          </w:p>
        </w:tc>
        <w:tc>
          <w:tcPr>
            <w:tcW w:w="1134" w:type="dxa"/>
            <w:tcBorders>
              <w:top w:val="nil"/>
              <w:left w:val="nil"/>
              <w:bottom w:val="nil"/>
              <w:right w:val="nil"/>
            </w:tcBorders>
          </w:tcPr>
          <w:p w14:paraId="7120F375" w14:textId="77777777" w:rsidR="00D64459" w:rsidRPr="00493E39" w:rsidRDefault="008B2120">
            <w:pPr>
              <w:spacing w:line="240" w:lineRule="auto"/>
              <w:jc w:val="center"/>
              <w:rPr>
                <w:sz w:val="20"/>
                <w:szCs w:val="20"/>
              </w:rPr>
            </w:pPr>
            <w:r w:rsidRPr="00493E39">
              <w:rPr>
                <w:sz w:val="20"/>
                <w:szCs w:val="20"/>
              </w:rPr>
              <w:t>(0,183)</w:t>
            </w:r>
          </w:p>
        </w:tc>
        <w:tc>
          <w:tcPr>
            <w:tcW w:w="1134" w:type="dxa"/>
            <w:tcBorders>
              <w:top w:val="nil"/>
              <w:left w:val="nil"/>
              <w:bottom w:val="nil"/>
              <w:right w:val="nil"/>
            </w:tcBorders>
          </w:tcPr>
          <w:p w14:paraId="1828B5DC" w14:textId="77777777" w:rsidR="00D64459" w:rsidRPr="00493E39" w:rsidRDefault="008B2120">
            <w:pPr>
              <w:spacing w:line="240" w:lineRule="auto"/>
              <w:jc w:val="center"/>
              <w:rPr>
                <w:sz w:val="20"/>
                <w:szCs w:val="20"/>
              </w:rPr>
            </w:pPr>
            <w:r w:rsidRPr="00493E39">
              <w:rPr>
                <w:sz w:val="20"/>
                <w:szCs w:val="20"/>
              </w:rPr>
              <w:t>(0,223)</w:t>
            </w:r>
          </w:p>
        </w:tc>
        <w:tc>
          <w:tcPr>
            <w:tcW w:w="1134" w:type="dxa"/>
            <w:tcBorders>
              <w:top w:val="nil"/>
              <w:left w:val="nil"/>
              <w:bottom w:val="nil"/>
              <w:right w:val="nil"/>
            </w:tcBorders>
          </w:tcPr>
          <w:p w14:paraId="6CD57131" w14:textId="77777777" w:rsidR="00D64459" w:rsidRPr="00493E39" w:rsidRDefault="008B2120">
            <w:pPr>
              <w:spacing w:line="240" w:lineRule="auto"/>
              <w:jc w:val="center"/>
              <w:rPr>
                <w:sz w:val="20"/>
                <w:szCs w:val="20"/>
              </w:rPr>
            </w:pPr>
            <w:r w:rsidRPr="00493E39">
              <w:rPr>
                <w:sz w:val="20"/>
                <w:szCs w:val="20"/>
              </w:rPr>
              <w:t>(0,281)</w:t>
            </w:r>
          </w:p>
        </w:tc>
      </w:tr>
      <w:tr w:rsidR="00D64459" w:rsidRPr="00493E39" w14:paraId="0A92F3F2" w14:textId="77777777">
        <w:trPr>
          <w:cantSplit/>
          <w:jc w:val="center"/>
        </w:trPr>
        <w:tc>
          <w:tcPr>
            <w:tcW w:w="2721" w:type="dxa"/>
            <w:tcBorders>
              <w:top w:val="nil"/>
              <w:left w:val="nil"/>
              <w:bottom w:val="nil"/>
              <w:right w:val="nil"/>
            </w:tcBorders>
          </w:tcPr>
          <w:p w14:paraId="4A22701D" w14:textId="77777777" w:rsidR="00D64459" w:rsidRPr="00493E39" w:rsidRDefault="008B2120">
            <w:pPr>
              <w:spacing w:line="240" w:lineRule="auto"/>
              <w:rPr>
                <w:sz w:val="20"/>
                <w:szCs w:val="20"/>
              </w:rPr>
            </w:pPr>
            <w:r w:rsidRPr="00493E39">
              <w:rPr>
                <w:sz w:val="20"/>
                <w:szCs w:val="20"/>
              </w:rPr>
              <w:t>Gasolina ao consumidor</w:t>
            </w:r>
          </w:p>
        </w:tc>
        <w:tc>
          <w:tcPr>
            <w:tcW w:w="1134" w:type="dxa"/>
            <w:tcBorders>
              <w:top w:val="nil"/>
              <w:left w:val="nil"/>
              <w:bottom w:val="nil"/>
              <w:right w:val="nil"/>
            </w:tcBorders>
          </w:tcPr>
          <w:p w14:paraId="2633D650" w14:textId="77777777" w:rsidR="00D64459" w:rsidRPr="00493E39" w:rsidRDefault="008B2120">
            <w:pPr>
              <w:spacing w:line="240" w:lineRule="auto"/>
              <w:jc w:val="center"/>
              <w:rPr>
                <w:sz w:val="20"/>
                <w:szCs w:val="20"/>
              </w:rPr>
            </w:pPr>
            <w:r w:rsidRPr="00493E39">
              <w:rPr>
                <w:sz w:val="20"/>
                <w:szCs w:val="20"/>
              </w:rPr>
              <w:t>0,786***</w:t>
            </w:r>
          </w:p>
        </w:tc>
        <w:tc>
          <w:tcPr>
            <w:tcW w:w="1134" w:type="dxa"/>
            <w:tcBorders>
              <w:top w:val="nil"/>
              <w:left w:val="nil"/>
              <w:bottom w:val="nil"/>
              <w:right w:val="nil"/>
            </w:tcBorders>
          </w:tcPr>
          <w:p w14:paraId="2DB1835F" w14:textId="77777777" w:rsidR="00D64459" w:rsidRPr="00493E39" w:rsidRDefault="008B2120">
            <w:pPr>
              <w:spacing w:line="240" w:lineRule="auto"/>
              <w:jc w:val="center"/>
              <w:rPr>
                <w:sz w:val="20"/>
                <w:szCs w:val="20"/>
              </w:rPr>
            </w:pPr>
            <w:r w:rsidRPr="00493E39">
              <w:rPr>
                <w:sz w:val="20"/>
                <w:szCs w:val="20"/>
              </w:rPr>
              <w:t>1,331***</w:t>
            </w:r>
          </w:p>
        </w:tc>
        <w:tc>
          <w:tcPr>
            <w:tcW w:w="1134" w:type="dxa"/>
            <w:tcBorders>
              <w:top w:val="nil"/>
              <w:left w:val="nil"/>
              <w:bottom w:val="nil"/>
              <w:right w:val="nil"/>
            </w:tcBorders>
          </w:tcPr>
          <w:p w14:paraId="0E0991DB" w14:textId="77777777" w:rsidR="00D64459" w:rsidRPr="00493E39" w:rsidRDefault="008B2120">
            <w:pPr>
              <w:spacing w:line="240" w:lineRule="auto"/>
              <w:jc w:val="center"/>
              <w:rPr>
                <w:sz w:val="20"/>
                <w:szCs w:val="20"/>
              </w:rPr>
            </w:pPr>
            <w:r w:rsidRPr="00493E39">
              <w:rPr>
                <w:sz w:val="20"/>
                <w:szCs w:val="20"/>
              </w:rPr>
              <w:t>0,952**</w:t>
            </w:r>
          </w:p>
        </w:tc>
        <w:tc>
          <w:tcPr>
            <w:tcW w:w="1134" w:type="dxa"/>
            <w:tcBorders>
              <w:top w:val="nil"/>
              <w:left w:val="nil"/>
              <w:bottom w:val="nil"/>
              <w:right w:val="nil"/>
            </w:tcBorders>
          </w:tcPr>
          <w:p w14:paraId="202D36D5" w14:textId="77777777" w:rsidR="00D64459" w:rsidRPr="00493E39" w:rsidRDefault="008B2120">
            <w:pPr>
              <w:spacing w:line="240" w:lineRule="auto"/>
              <w:jc w:val="center"/>
              <w:rPr>
                <w:sz w:val="20"/>
                <w:szCs w:val="20"/>
              </w:rPr>
            </w:pPr>
            <w:r w:rsidRPr="00493E39">
              <w:rPr>
                <w:sz w:val="20"/>
                <w:szCs w:val="20"/>
              </w:rPr>
              <w:t>0,470</w:t>
            </w:r>
          </w:p>
        </w:tc>
        <w:tc>
          <w:tcPr>
            <w:tcW w:w="1134" w:type="dxa"/>
            <w:tcBorders>
              <w:top w:val="nil"/>
              <w:left w:val="nil"/>
              <w:bottom w:val="nil"/>
              <w:right w:val="nil"/>
            </w:tcBorders>
          </w:tcPr>
          <w:p w14:paraId="019D4CAB" w14:textId="77777777" w:rsidR="00D64459" w:rsidRPr="00493E39" w:rsidRDefault="008B2120">
            <w:pPr>
              <w:spacing w:line="240" w:lineRule="auto"/>
              <w:jc w:val="center"/>
              <w:rPr>
                <w:sz w:val="20"/>
                <w:szCs w:val="20"/>
              </w:rPr>
            </w:pPr>
            <w:r w:rsidRPr="00493E39">
              <w:rPr>
                <w:sz w:val="20"/>
                <w:szCs w:val="20"/>
              </w:rPr>
              <w:t>−0,069</w:t>
            </w:r>
          </w:p>
        </w:tc>
      </w:tr>
      <w:tr w:rsidR="00D64459" w:rsidRPr="00493E39" w14:paraId="4B9CC352" w14:textId="77777777">
        <w:trPr>
          <w:cantSplit/>
          <w:jc w:val="center"/>
        </w:trPr>
        <w:tc>
          <w:tcPr>
            <w:tcW w:w="2721" w:type="dxa"/>
            <w:tcBorders>
              <w:top w:val="nil"/>
              <w:left w:val="nil"/>
              <w:bottom w:val="nil"/>
              <w:right w:val="nil"/>
            </w:tcBorders>
          </w:tcPr>
          <w:p w14:paraId="42A54AC1" w14:textId="77777777" w:rsidR="00D64459" w:rsidRPr="00493E39" w:rsidRDefault="00D64459">
            <w:pPr>
              <w:spacing w:line="240" w:lineRule="auto"/>
              <w:rPr>
                <w:sz w:val="20"/>
                <w:szCs w:val="20"/>
              </w:rPr>
            </w:pPr>
          </w:p>
        </w:tc>
        <w:tc>
          <w:tcPr>
            <w:tcW w:w="1134" w:type="dxa"/>
            <w:tcBorders>
              <w:top w:val="nil"/>
              <w:left w:val="nil"/>
              <w:bottom w:val="nil"/>
              <w:right w:val="nil"/>
            </w:tcBorders>
          </w:tcPr>
          <w:p w14:paraId="5A31AA29" w14:textId="77777777" w:rsidR="00D64459" w:rsidRPr="00493E39" w:rsidRDefault="008B2120">
            <w:pPr>
              <w:spacing w:line="240" w:lineRule="auto"/>
              <w:jc w:val="center"/>
              <w:rPr>
                <w:sz w:val="20"/>
                <w:szCs w:val="20"/>
              </w:rPr>
            </w:pPr>
            <w:r w:rsidRPr="00493E39">
              <w:rPr>
                <w:sz w:val="20"/>
                <w:szCs w:val="20"/>
              </w:rPr>
              <w:t>(0,201)</w:t>
            </w:r>
          </w:p>
        </w:tc>
        <w:tc>
          <w:tcPr>
            <w:tcW w:w="1134" w:type="dxa"/>
            <w:tcBorders>
              <w:top w:val="nil"/>
              <w:left w:val="nil"/>
              <w:bottom w:val="nil"/>
              <w:right w:val="nil"/>
            </w:tcBorders>
          </w:tcPr>
          <w:p w14:paraId="3E59D989" w14:textId="77777777" w:rsidR="00D64459" w:rsidRPr="00493E39" w:rsidRDefault="008B2120">
            <w:pPr>
              <w:spacing w:line="240" w:lineRule="auto"/>
              <w:jc w:val="center"/>
              <w:rPr>
                <w:sz w:val="20"/>
                <w:szCs w:val="20"/>
              </w:rPr>
            </w:pPr>
            <w:r w:rsidRPr="00493E39">
              <w:rPr>
                <w:sz w:val="20"/>
                <w:szCs w:val="20"/>
              </w:rPr>
              <w:t>(0,389)</w:t>
            </w:r>
          </w:p>
        </w:tc>
        <w:tc>
          <w:tcPr>
            <w:tcW w:w="1134" w:type="dxa"/>
            <w:tcBorders>
              <w:top w:val="nil"/>
              <w:left w:val="nil"/>
              <w:bottom w:val="nil"/>
              <w:right w:val="nil"/>
            </w:tcBorders>
          </w:tcPr>
          <w:p w14:paraId="17FB332A" w14:textId="77777777" w:rsidR="00D64459" w:rsidRPr="00493E39" w:rsidRDefault="008B2120">
            <w:pPr>
              <w:spacing w:line="240" w:lineRule="auto"/>
              <w:jc w:val="center"/>
              <w:rPr>
                <w:sz w:val="20"/>
                <w:szCs w:val="20"/>
              </w:rPr>
            </w:pPr>
            <w:r w:rsidRPr="00493E39">
              <w:rPr>
                <w:sz w:val="20"/>
                <w:szCs w:val="20"/>
              </w:rPr>
              <w:t>(0,474)</w:t>
            </w:r>
          </w:p>
        </w:tc>
        <w:tc>
          <w:tcPr>
            <w:tcW w:w="1134" w:type="dxa"/>
            <w:tcBorders>
              <w:top w:val="nil"/>
              <w:left w:val="nil"/>
              <w:bottom w:val="nil"/>
              <w:right w:val="nil"/>
            </w:tcBorders>
          </w:tcPr>
          <w:p w14:paraId="1AE6964C" w14:textId="77777777" w:rsidR="00D64459" w:rsidRPr="00493E39" w:rsidRDefault="008B2120">
            <w:pPr>
              <w:spacing w:line="240" w:lineRule="auto"/>
              <w:jc w:val="center"/>
              <w:rPr>
                <w:sz w:val="20"/>
                <w:szCs w:val="20"/>
              </w:rPr>
            </w:pPr>
            <w:r w:rsidRPr="00493E39">
              <w:rPr>
                <w:sz w:val="20"/>
                <w:szCs w:val="20"/>
              </w:rPr>
              <w:t>(0,574)</w:t>
            </w:r>
          </w:p>
        </w:tc>
        <w:tc>
          <w:tcPr>
            <w:tcW w:w="1134" w:type="dxa"/>
            <w:tcBorders>
              <w:top w:val="nil"/>
              <w:left w:val="nil"/>
              <w:bottom w:val="nil"/>
              <w:right w:val="nil"/>
            </w:tcBorders>
          </w:tcPr>
          <w:p w14:paraId="1B209264" w14:textId="77777777" w:rsidR="00D64459" w:rsidRPr="00493E39" w:rsidRDefault="008B2120">
            <w:pPr>
              <w:spacing w:line="240" w:lineRule="auto"/>
              <w:jc w:val="center"/>
              <w:rPr>
                <w:sz w:val="20"/>
                <w:szCs w:val="20"/>
              </w:rPr>
            </w:pPr>
            <w:r w:rsidRPr="00493E39">
              <w:rPr>
                <w:sz w:val="20"/>
                <w:szCs w:val="20"/>
              </w:rPr>
              <w:t>(0,804)</w:t>
            </w:r>
          </w:p>
        </w:tc>
      </w:tr>
      <w:tr w:rsidR="00D64459" w:rsidRPr="00493E39" w14:paraId="0CE8C68B" w14:textId="77777777">
        <w:trPr>
          <w:cantSplit/>
          <w:jc w:val="center"/>
        </w:trPr>
        <w:tc>
          <w:tcPr>
            <w:tcW w:w="2721" w:type="dxa"/>
            <w:tcBorders>
              <w:top w:val="nil"/>
              <w:left w:val="nil"/>
              <w:bottom w:val="nil"/>
              <w:right w:val="nil"/>
            </w:tcBorders>
          </w:tcPr>
          <w:p w14:paraId="57FDF515" w14:textId="77777777" w:rsidR="00D64459" w:rsidRPr="00493E39" w:rsidRDefault="008B2120">
            <w:pPr>
              <w:spacing w:line="240" w:lineRule="auto"/>
              <w:rPr>
                <w:sz w:val="20"/>
                <w:szCs w:val="20"/>
              </w:rPr>
            </w:pPr>
            <w:r w:rsidRPr="00493E39">
              <w:rPr>
                <w:sz w:val="20"/>
                <w:szCs w:val="20"/>
              </w:rPr>
              <w:t>Diesel</w:t>
            </w:r>
          </w:p>
        </w:tc>
        <w:tc>
          <w:tcPr>
            <w:tcW w:w="1134" w:type="dxa"/>
            <w:tcBorders>
              <w:top w:val="nil"/>
              <w:left w:val="nil"/>
              <w:bottom w:val="nil"/>
              <w:right w:val="nil"/>
            </w:tcBorders>
          </w:tcPr>
          <w:p w14:paraId="44B00DBB" w14:textId="77777777" w:rsidR="00D64459" w:rsidRPr="00493E39" w:rsidRDefault="008B2120">
            <w:pPr>
              <w:spacing w:line="240" w:lineRule="auto"/>
              <w:jc w:val="center"/>
              <w:rPr>
                <w:sz w:val="20"/>
                <w:szCs w:val="20"/>
              </w:rPr>
            </w:pPr>
            <w:r w:rsidRPr="00493E39">
              <w:rPr>
                <w:sz w:val="20"/>
                <w:szCs w:val="20"/>
              </w:rPr>
              <w:t>0,845***</w:t>
            </w:r>
          </w:p>
        </w:tc>
        <w:tc>
          <w:tcPr>
            <w:tcW w:w="1134" w:type="dxa"/>
            <w:tcBorders>
              <w:top w:val="nil"/>
              <w:left w:val="nil"/>
              <w:bottom w:val="nil"/>
              <w:right w:val="nil"/>
            </w:tcBorders>
          </w:tcPr>
          <w:p w14:paraId="310B9660" w14:textId="77777777" w:rsidR="00D64459" w:rsidRPr="00493E39" w:rsidRDefault="008B2120">
            <w:pPr>
              <w:spacing w:line="240" w:lineRule="auto"/>
              <w:jc w:val="center"/>
              <w:rPr>
                <w:sz w:val="20"/>
                <w:szCs w:val="20"/>
              </w:rPr>
            </w:pPr>
            <w:r w:rsidRPr="00493E39">
              <w:rPr>
                <w:sz w:val="20"/>
                <w:szCs w:val="20"/>
              </w:rPr>
              <w:t>1,468***</w:t>
            </w:r>
          </w:p>
        </w:tc>
        <w:tc>
          <w:tcPr>
            <w:tcW w:w="1134" w:type="dxa"/>
            <w:tcBorders>
              <w:top w:val="nil"/>
              <w:left w:val="nil"/>
              <w:bottom w:val="nil"/>
              <w:right w:val="nil"/>
            </w:tcBorders>
          </w:tcPr>
          <w:p w14:paraId="2494B9BE" w14:textId="77777777" w:rsidR="00D64459" w:rsidRPr="00493E39" w:rsidRDefault="008B2120">
            <w:pPr>
              <w:spacing w:line="240" w:lineRule="auto"/>
              <w:jc w:val="center"/>
              <w:rPr>
                <w:sz w:val="20"/>
                <w:szCs w:val="20"/>
              </w:rPr>
            </w:pPr>
            <w:r w:rsidRPr="00493E39">
              <w:rPr>
                <w:sz w:val="20"/>
                <w:szCs w:val="20"/>
              </w:rPr>
              <w:t>1,418***</w:t>
            </w:r>
          </w:p>
        </w:tc>
        <w:tc>
          <w:tcPr>
            <w:tcW w:w="1134" w:type="dxa"/>
            <w:tcBorders>
              <w:top w:val="nil"/>
              <w:left w:val="nil"/>
              <w:bottom w:val="nil"/>
              <w:right w:val="nil"/>
            </w:tcBorders>
          </w:tcPr>
          <w:p w14:paraId="78A671D5" w14:textId="77777777" w:rsidR="00D64459" w:rsidRPr="00493E39" w:rsidRDefault="008B2120">
            <w:pPr>
              <w:spacing w:line="240" w:lineRule="auto"/>
              <w:jc w:val="center"/>
              <w:rPr>
                <w:sz w:val="20"/>
                <w:szCs w:val="20"/>
              </w:rPr>
            </w:pPr>
            <w:r w:rsidRPr="00493E39">
              <w:rPr>
                <w:sz w:val="20"/>
                <w:szCs w:val="20"/>
              </w:rPr>
              <w:t>1,857**</w:t>
            </w:r>
          </w:p>
        </w:tc>
        <w:tc>
          <w:tcPr>
            <w:tcW w:w="1134" w:type="dxa"/>
            <w:tcBorders>
              <w:top w:val="nil"/>
              <w:left w:val="nil"/>
              <w:bottom w:val="nil"/>
              <w:right w:val="nil"/>
            </w:tcBorders>
          </w:tcPr>
          <w:p w14:paraId="2469E0FB" w14:textId="77777777" w:rsidR="00D64459" w:rsidRPr="00493E39" w:rsidRDefault="008B2120">
            <w:pPr>
              <w:spacing w:line="240" w:lineRule="auto"/>
              <w:jc w:val="center"/>
              <w:rPr>
                <w:sz w:val="20"/>
                <w:szCs w:val="20"/>
              </w:rPr>
            </w:pPr>
            <w:r w:rsidRPr="00493E39">
              <w:rPr>
                <w:sz w:val="20"/>
                <w:szCs w:val="20"/>
              </w:rPr>
              <w:t>1,662**</w:t>
            </w:r>
          </w:p>
        </w:tc>
      </w:tr>
      <w:tr w:rsidR="00D64459" w:rsidRPr="00493E39" w14:paraId="3AEC0FD1" w14:textId="77777777">
        <w:trPr>
          <w:cantSplit/>
          <w:jc w:val="center"/>
        </w:trPr>
        <w:tc>
          <w:tcPr>
            <w:tcW w:w="2721" w:type="dxa"/>
            <w:tcBorders>
              <w:top w:val="nil"/>
              <w:left w:val="nil"/>
              <w:bottom w:val="nil"/>
              <w:right w:val="nil"/>
            </w:tcBorders>
          </w:tcPr>
          <w:p w14:paraId="59156F4D" w14:textId="77777777" w:rsidR="00D64459" w:rsidRPr="00493E39" w:rsidRDefault="00D64459">
            <w:pPr>
              <w:spacing w:line="240" w:lineRule="auto"/>
              <w:rPr>
                <w:sz w:val="20"/>
                <w:szCs w:val="20"/>
              </w:rPr>
            </w:pPr>
          </w:p>
        </w:tc>
        <w:tc>
          <w:tcPr>
            <w:tcW w:w="1134" w:type="dxa"/>
            <w:tcBorders>
              <w:top w:val="nil"/>
              <w:left w:val="nil"/>
              <w:bottom w:val="nil"/>
              <w:right w:val="nil"/>
            </w:tcBorders>
          </w:tcPr>
          <w:p w14:paraId="265BCEA4" w14:textId="77777777" w:rsidR="00D64459" w:rsidRPr="00493E39" w:rsidRDefault="008B2120">
            <w:pPr>
              <w:spacing w:line="240" w:lineRule="auto"/>
              <w:jc w:val="center"/>
              <w:rPr>
                <w:sz w:val="20"/>
                <w:szCs w:val="20"/>
              </w:rPr>
            </w:pPr>
            <w:r w:rsidRPr="00493E39">
              <w:rPr>
                <w:sz w:val="20"/>
                <w:szCs w:val="20"/>
              </w:rPr>
              <w:t>(0,180)</w:t>
            </w:r>
          </w:p>
        </w:tc>
        <w:tc>
          <w:tcPr>
            <w:tcW w:w="1134" w:type="dxa"/>
            <w:tcBorders>
              <w:top w:val="nil"/>
              <w:left w:val="nil"/>
              <w:bottom w:val="nil"/>
              <w:right w:val="nil"/>
            </w:tcBorders>
          </w:tcPr>
          <w:p w14:paraId="2B13321C" w14:textId="77777777" w:rsidR="00D64459" w:rsidRPr="00493E39" w:rsidRDefault="008B2120">
            <w:pPr>
              <w:spacing w:line="240" w:lineRule="auto"/>
              <w:jc w:val="center"/>
              <w:rPr>
                <w:sz w:val="20"/>
                <w:szCs w:val="20"/>
              </w:rPr>
            </w:pPr>
            <w:r w:rsidRPr="00493E39">
              <w:rPr>
                <w:sz w:val="20"/>
                <w:szCs w:val="20"/>
              </w:rPr>
              <w:t>(0,348)</w:t>
            </w:r>
          </w:p>
        </w:tc>
        <w:tc>
          <w:tcPr>
            <w:tcW w:w="1134" w:type="dxa"/>
            <w:tcBorders>
              <w:top w:val="nil"/>
              <w:left w:val="nil"/>
              <w:bottom w:val="nil"/>
              <w:right w:val="nil"/>
            </w:tcBorders>
          </w:tcPr>
          <w:p w14:paraId="1A762F6B" w14:textId="77777777" w:rsidR="00D64459" w:rsidRPr="00493E39" w:rsidRDefault="008B2120">
            <w:pPr>
              <w:spacing w:line="240" w:lineRule="auto"/>
              <w:jc w:val="center"/>
              <w:rPr>
                <w:sz w:val="20"/>
                <w:szCs w:val="20"/>
              </w:rPr>
            </w:pPr>
            <w:r w:rsidRPr="00493E39">
              <w:rPr>
                <w:sz w:val="20"/>
                <w:szCs w:val="20"/>
              </w:rPr>
              <w:t>(0,504)</w:t>
            </w:r>
          </w:p>
        </w:tc>
        <w:tc>
          <w:tcPr>
            <w:tcW w:w="1134" w:type="dxa"/>
            <w:tcBorders>
              <w:top w:val="nil"/>
              <w:left w:val="nil"/>
              <w:bottom w:val="nil"/>
              <w:right w:val="nil"/>
            </w:tcBorders>
          </w:tcPr>
          <w:p w14:paraId="4305EE24" w14:textId="77777777" w:rsidR="00D64459" w:rsidRPr="00493E39" w:rsidRDefault="008B2120">
            <w:pPr>
              <w:spacing w:line="240" w:lineRule="auto"/>
              <w:jc w:val="center"/>
              <w:rPr>
                <w:sz w:val="20"/>
                <w:szCs w:val="20"/>
              </w:rPr>
            </w:pPr>
            <w:r w:rsidRPr="00493E39">
              <w:rPr>
                <w:sz w:val="20"/>
                <w:szCs w:val="20"/>
              </w:rPr>
              <w:t>(0,748)</w:t>
            </w:r>
          </w:p>
        </w:tc>
        <w:tc>
          <w:tcPr>
            <w:tcW w:w="1134" w:type="dxa"/>
            <w:tcBorders>
              <w:top w:val="nil"/>
              <w:left w:val="nil"/>
              <w:bottom w:val="nil"/>
              <w:right w:val="nil"/>
            </w:tcBorders>
          </w:tcPr>
          <w:p w14:paraId="558DC5DA" w14:textId="77777777" w:rsidR="00D64459" w:rsidRPr="00493E39" w:rsidRDefault="008B2120">
            <w:pPr>
              <w:spacing w:line="240" w:lineRule="auto"/>
              <w:jc w:val="center"/>
              <w:rPr>
                <w:sz w:val="20"/>
                <w:szCs w:val="20"/>
              </w:rPr>
            </w:pPr>
            <w:r w:rsidRPr="00493E39">
              <w:rPr>
                <w:sz w:val="20"/>
                <w:szCs w:val="20"/>
              </w:rPr>
              <w:t>(0,695)</w:t>
            </w:r>
          </w:p>
        </w:tc>
      </w:tr>
      <w:tr w:rsidR="00D64459" w:rsidRPr="00493E39" w14:paraId="2985B287" w14:textId="77777777">
        <w:trPr>
          <w:cantSplit/>
          <w:jc w:val="center"/>
        </w:trPr>
        <w:tc>
          <w:tcPr>
            <w:tcW w:w="2721" w:type="dxa"/>
            <w:tcBorders>
              <w:top w:val="nil"/>
              <w:left w:val="nil"/>
              <w:bottom w:val="nil"/>
              <w:right w:val="nil"/>
            </w:tcBorders>
          </w:tcPr>
          <w:p w14:paraId="0D2793AE" w14:textId="77777777" w:rsidR="00D64459" w:rsidRPr="00493E39" w:rsidRDefault="008B2120">
            <w:pPr>
              <w:spacing w:line="240" w:lineRule="auto"/>
              <w:rPr>
                <w:sz w:val="20"/>
                <w:szCs w:val="20"/>
              </w:rPr>
            </w:pPr>
            <w:r w:rsidRPr="00493E39">
              <w:rPr>
                <w:sz w:val="20"/>
                <w:szCs w:val="20"/>
              </w:rPr>
              <w:t>Gasolina na refinaria</w:t>
            </w:r>
          </w:p>
        </w:tc>
        <w:tc>
          <w:tcPr>
            <w:tcW w:w="1134" w:type="dxa"/>
            <w:tcBorders>
              <w:top w:val="nil"/>
              <w:left w:val="nil"/>
              <w:bottom w:val="nil"/>
              <w:right w:val="nil"/>
            </w:tcBorders>
          </w:tcPr>
          <w:p w14:paraId="42592A04" w14:textId="77777777" w:rsidR="00D64459" w:rsidRPr="00493E39" w:rsidRDefault="008B2120">
            <w:pPr>
              <w:spacing w:line="240" w:lineRule="auto"/>
              <w:jc w:val="center"/>
              <w:rPr>
                <w:sz w:val="20"/>
                <w:szCs w:val="20"/>
              </w:rPr>
            </w:pPr>
            <w:r w:rsidRPr="00493E39">
              <w:rPr>
                <w:sz w:val="20"/>
                <w:szCs w:val="20"/>
              </w:rPr>
              <w:t>1,586***</w:t>
            </w:r>
          </w:p>
        </w:tc>
        <w:tc>
          <w:tcPr>
            <w:tcW w:w="1134" w:type="dxa"/>
            <w:tcBorders>
              <w:top w:val="nil"/>
              <w:left w:val="nil"/>
              <w:bottom w:val="nil"/>
              <w:right w:val="nil"/>
            </w:tcBorders>
          </w:tcPr>
          <w:p w14:paraId="71ADB0F2" w14:textId="77777777" w:rsidR="00D64459" w:rsidRPr="00493E39" w:rsidRDefault="008B2120">
            <w:pPr>
              <w:spacing w:line="240" w:lineRule="auto"/>
              <w:jc w:val="center"/>
              <w:rPr>
                <w:sz w:val="20"/>
                <w:szCs w:val="20"/>
              </w:rPr>
            </w:pPr>
            <w:r w:rsidRPr="00493E39">
              <w:rPr>
                <w:sz w:val="20"/>
                <w:szCs w:val="20"/>
              </w:rPr>
              <w:t>2,350***</w:t>
            </w:r>
          </w:p>
        </w:tc>
        <w:tc>
          <w:tcPr>
            <w:tcW w:w="1134" w:type="dxa"/>
            <w:tcBorders>
              <w:top w:val="nil"/>
              <w:left w:val="nil"/>
              <w:bottom w:val="nil"/>
              <w:right w:val="nil"/>
            </w:tcBorders>
          </w:tcPr>
          <w:p w14:paraId="2F6A176C" w14:textId="77777777" w:rsidR="00D64459" w:rsidRPr="00493E39" w:rsidRDefault="008B2120">
            <w:pPr>
              <w:spacing w:line="240" w:lineRule="auto"/>
              <w:jc w:val="center"/>
              <w:rPr>
                <w:sz w:val="20"/>
                <w:szCs w:val="20"/>
              </w:rPr>
            </w:pPr>
            <w:r w:rsidRPr="00493E39">
              <w:rPr>
                <w:sz w:val="20"/>
                <w:szCs w:val="20"/>
              </w:rPr>
              <w:t>1,503**</w:t>
            </w:r>
          </w:p>
        </w:tc>
        <w:tc>
          <w:tcPr>
            <w:tcW w:w="1134" w:type="dxa"/>
            <w:tcBorders>
              <w:top w:val="nil"/>
              <w:left w:val="nil"/>
              <w:bottom w:val="nil"/>
              <w:right w:val="nil"/>
            </w:tcBorders>
          </w:tcPr>
          <w:p w14:paraId="1411461B" w14:textId="77777777" w:rsidR="00D64459" w:rsidRPr="00493E39" w:rsidRDefault="008B2120">
            <w:pPr>
              <w:spacing w:line="240" w:lineRule="auto"/>
              <w:jc w:val="center"/>
              <w:rPr>
                <w:sz w:val="20"/>
                <w:szCs w:val="20"/>
              </w:rPr>
            </w:pPr>
            <w:r w:rsidRPr="00493E39">
              <w:rPr>
                <w:sz w:val="20"/>
                <w:szCs w:val="20"/>
              </w:rPr>
              <w:t>1,558*</w:t>
            </w:r>
          </w:p>
        </w:tc>
        <w:tc>
          <w:tcPr>
            <w:tcW w:w="1134" w:type="dxa"/>
            <w:tcBorders>
              <w:top w:val="nil"/>
              <w:left w:val="nil"/>
              <w:bottom w:val="nil"/>
              <w:right w:val="nil"/>
            </w:tcBorders>
          </w:tcPr>
          <w:p w14:paraId="75BB324D" w14:textId="77777777" w:rsidR="00D64459" w:rsidRPr="00493E39" w:rsidRDefault="008B2120">
            <w:pPr>
              <w:spacing w:line="240" w:lineRule="auto"/>
              <w:jc w:val="center"/>
              <w:rPr>
                <w:sz w:val="20"/>
                <w:szCs w:val="20"/>
              </w:rPr>
            </w:pPr>
            <w:r w:rsidRPr="00493E39">
              <w:rPr>
                <w:sz w:val="20"/>
                <w:szCs w:val="20"/>
              </w:rPr>
              <w:t>1,373</w:t>
            </w:r>
          </w:p>
        </w:tc>
      </w:tr>
      <w:tr w:rsidR="00D64459" w:rsidRPr="00493E39" w14:paraId="5B0A0C25" w14:textId="77777777">
        <w:trPr>
          <w:cantSplit/>
          <w:jc w:val="center"/>
        </w:trPr>
        <w:tc>
          <w:tcPr>
            <w:tcW w:w="2721" w:type="dxa"/>
            <w:tcBorders>
              <w:top w:val="nil"/>
              <w:left w:val="nil"/>
              <w:bottom w:val="nil"/>
              <w:right w:val="nil"/>
            </w:tcBorders>
          </w:tcPr>
          <w:p w14:paraId="091EB6F1" w14:textId="77777777" w:rsidR="00D64459" w:rsidRPr="00493E39" w:rsidRDefault="00D64459">
            <w:pPr>
              <w:spacing w:line="240" w:lineRule="auto"/>
              <w:rPr>
                <w:sz w:val="20"/>
                <w:szCs w:val="20"/>
              </w:rPr>
            </w:pPr>
          </w:p>
        </w:tc>
        <w:tc>
          <w:tcPr>
            <w:tcW w:w="1134" w:type="dxa"/>
            <w:tcBorders>
              <w:top w:val="nil"/>
              <w:left w:val="nil"/>
              <w:bottom w:val="nil"/>
              <w:right w:val="nil"/>
            </w:tcBorders>
          </w:tcPr>
          <w:p w14:paraId="7A5D037B" w14:textId="77777777" w:rsidR="00D64459" w:rsidRPr="00493E39" w:rsidRDefault="008B2120">
            <w:pPr>
              <w:spacing w:line="240" w:lineRule="auto"/>
              <w:jc w:val="center"/>
              <w:rPr>
                <w:sz w:val="20"/>
                <w:szCs w:val="20"/>
              </w:rPr>
            </w:pPr>
            <w:r w:rsidRPr="00493E39">
              <w:rPr>
                <w:sz w:val="20"/>
                <w:szCs w:val="20"/>
              </w:rPr>
              <w:t>(0,360)</w:t>
            </w:r>
          </w:p>
        </w:tc>
        <w:tc>
          <w:tcPr>
            <w:tcW w:w="1134" w:type="dxa"/>
            <w:tcBorders>
              <w:top w:val="nil"/>
              <w:left w:val="nil"/>
              <w:bottom w:val="nil"/>
              <w:right w:val="nil"/>
            </w:tcBorders>
          </w:tcPr>
          <w:p w14:paraId="5D5B6DE8" w14:textId="77777777" w:rsidR="00D64459" w:rsidRPr="00493E39" w:rsidRDefault="008B2120">
            <w:pPr>
              <w:spacing w:line="240" w:lineRule="auto"/>
              <w:jc w:val="center"/>
              <w:rPr>
                <w:sz w:val="20"/>
                <w:szCs w:val="20"/>
              </w:rPr>
            </w:pPr>
            <w:r w:rsidRPr="00493E39">
              <w:rPr>
                <w:sz w:val="20"/>
                <w:szCs w:val="20"/>
              </w:rPr>
              <w:t>(0,580)</w:t>
            </w:r>
          </w:p>
        </w:tc>
        <w:tc>
          <w:tcPr>
            <w:tcW w:w="1134" w:type="dxa"/>
            <w:tcBorders>
              <w:top w:val="nil"/>
              <w:left w:val="nil"/>
              <w:bottom w:val="nil"/>
              <w:right w:val="nil"/>
            </w:tcBorders>
          </w:tcPr>
          <w:p w14:paraId="17945099" w14:textId="77777777" w:rsidR="00D64459" w:rsidRPr="00493E39" w:rsidRDefault="008B2120">
            <w:pPr>
              <w:spacing w:line="240" w:lineRule="auto"/>
              <w:jc w:val="center"/>
              <w:rPr>
                <w:sz w:val="20"/>
                <w:szCs w:val="20"/>
              </w:rPr>
            </w:pPr>
            <w:r w:rsidRPr="00493E39">
              <w:rPr>
                <w:sz w:val="20"/>
                <w:szCs w:val="20"/>
              </w:rPr>
              <w:t>(0,710)</w:t>
            </w:r>
          </w:p>
        </w:tc>
        <w:tc>
          <w:tcPr>
            <w:tcW w:w="1134" w:type="dxa"/>
            <w:tcBorders>
              <w:top w:val="nil"/>
              <w:left w:val="nil"/>
              <w:bottom w:val="nil"/>
              <w:right w:val="nil"/>
            </w:tcBorders>
          </w:tcPr>
          <w:p w14:paraId="2FE4C5F7" w14:textId="77777777" w:rsidR="00D64459" w:rsidRPr="00493E39" w:rsidRDefault="008B2120">
            <w:pPr>
              <w:spacing w:line="240" w:lineRule="auto"/>
              <w:jc w:val="center"/>
              <w:rPr>
                <w:sz w:val="20"/>
                <w:szCs w:val="20"/>
              </w:rPr>
            </w:pPr>
            <w:r w:rsidRPr="00493E39">
              <w:rPr>
                <w:sz w:val="20"/>
                <w:szCs w:val="20"/>
              </w:rPr>
              <w:t>(0,803)</w:t>
            </w:r>
          </w:p>
        </w:tc>
        <w:tc>
          <w:tcPr>
            <w:tcW w:w="1134" w:type="dxa"/>
            <w:tcBorders>
              <w:top w:val="nil"/>
              <w:left w:val="nil"/>
              <w:bottom w:val="nil"/>
              <w:right w:val="nil"/>
            </w:tcBorders>
          </w:tcPr>
          <w:p w14:paraId="768B5A09" w14:textId="77777777" w:rsidR="00D64459" w:rsidRPr="00493E39" w:rsidRDefault="008B2120">
            <w:pPr>
              <w:spacing w:line="240" w:lineRule="auto"/>
              <w:jc w:val="center"/>
              <w:rPr>
                <w:sz w:val="20"/>
                <w:szCs w:val="20"/>
              </w:rPr>
            </w:pPr>
            <w:r w:rsidRPr="00493E39">
              <w:rPr>
                <w:sz w:val="20"/>
                <w:szCs w:val="20"/>
              </w:rPr>
              <w:t>(1,062)</w:t>
            </w:r>
          </w:p>
        </w:tc>
      </w:tr>
      <w:tr w:rsidR="00D64459" w:rsidRPr="00493E39" w14:paraId="2C5A89A4" w14:textId="77777777">
        <w:trPr>
          <w:cantSplit/>
          <w:jc w:val="center"/>
        </w:trPr>
        <w:tc>
          <w:tcPr>
            <w:tcW w:w="2721" w:type="dxa"/>
            <w:tcBorders>
              <w:top w:val="nil"/>
              <w:left w:val="nil"/>
              <w:bottom w:val="nil"/>
              <w:right w:val="nil"/>
            </w:tcBorders>
          </w:tcPr>
          <w:p w14:paraId="2B80D177" w14:textId="77777777" w:rsidR="00D64459" w:rsidRPr="00493E39" w:rsidRDefault="008B2120">
            <w:pPr>
              <w:spacing w:line="240" w:lineRule="auto"/>
              <w:rPr>
                <w:sz w:val="20"/>
                <w:szCs w:val="20"/>
              </w:rPr>
            </w:pPr>
            <w:r w:rsidRPr="00493E39">
              <w:rPr>
                <w:sz w:val="20"/>
                <w:szCs w:val="20"/>
              </w:rPr>
              <w:t>Etanol</w:t>
            </w:r>
          </w:p>
        </w:tc>
        <w:tc>
          <w:tcPr>
            <w:tcW w:w="1134" w:type="dxa"/>
            <w:tcBorders>
              <w:top w:val="nil"/>
              <w:left w:val="nil"/>
              <w:bottom w:val="nil"/>
              <w:right w:val="nil"/>
            </w:tcBorders>
          </w:tcPr>
          <w:p w14:paraId="07F09CE6" w14:textId="77777777" w:rsidR="00D64459" w:rsidRPr="00493E39" w:rsidRDefault="008B2120">
            <w:pPr>
              <w:spacing w:line="240" w:lineRule="auto"/>
              <w:jc w:val="center"/>
              <w:rPr>
                <w:sz w:val="20"/>
                <w:szCs w:val="20"/>
              </w:rPr>
            </w:pPr>
            <w:r w:rsidRPr="00493E39">
              <w:rPr>
                <w:sz w:val="20"/>
                <w:szCs w:val="20"/>
              </w:rPr>
              <w:t>0,710**</w:t>
            </w:r>
          </w:p>
        </w:tc>
        <w:tc>
          <w:tcPr>
            <w:tcW w:w="1134" w:type="dxa"/>
            <w:tcBorders>
              <w:top w:val="nil"/>
              <w:left w:val="nil"/>
              <w:bottom w:val="nil"/>
              <w:right w:val="nil"/>
            </w:tcBorders>
          </w:tcPr>
          <w:p w14:paraId="34BFCECA" w14:textId="77777777" w:rsidR="00D64459" w:rsidRPr="00493E39" w:rsidRDefault="008B2120">
            <w:pPr>
              <w:spacing w:line="240" w:lineRule="auto"/>
              <w:jc w:val="center"/>
              <w:rPr>
                <w:sz w:val="20"/>
                <w:szCs w:val="20"/>
              </w:rPr>
            </w:pPr>
            <w:r w:rsidRPr="00493E39">
              <w:rPr>
                <w:sz w:val="20"/>
                <w:szCs w:val="20"/>
              </w:rPr>
              <w:t>1,726***</w:t>
            </w:r>
          </w:p>
        </w:tc>
        <w:tc>
          <w:tcPr>
            <w:tcW w:w="1134" w:type="dxa"/>
            <w:tcBorders>
              <w:top w:val="nil"/>
              <w:left w:val="nil"/>
              <w:bottom w:val="nil"/>
              <w:right w:val="nil"/>
            </w:tcBorders>
          </w:tcPr>
          <w:p w14:paraId="3D6CEDCE" w14:textId="77777777" w:rsidR="00D64459" w:rsidRPr="00493E39" w:rsidRDefault="008B2120">
            <w:pPr>
              <w:spacing w:line="240" w:lineRule="auto"/>
              <w:jc w:val="center"/>
              <w:rPr>
                <w:sz w:val="20"/>
                <w:szCs w:val="20"/>
              </w:rPr>
            </w:pPr>
            <w:r w:rsidRPr="00493E39">
              <w:rPr>
                <w:sz w:val="20"/>
                <w:szCs w:val="20"/>
              </w:rPr>
              <w:t>1,486*</w:t>
            </w:r>
          </w:p>
        </w:tc>
        <w:tc>
          <w:tcPr>
            <w:tcW w:w="1134" w:type="dxa"/>
            <w:tcBorders>
              <w:top w:val="nil"/>
              <w:left w:val="nil"/>
              <w:bottom w:val="nil"/>
              <w:right w:val="nil"/>
            </w:tcBorders>
          </w:tcPr>
          <w:p w14:paraId="16EBCA2F" w14:textId="77777777" w:rsidR="00D64459" w:rsidRPr="00493E39" w:rsidRDefault="008B2120">
            <w:pPr>
              <w:spacing w:line="240" w:lineRule="auto"/>
              <w:jc w:val="center"/>
              <w:rPr>
                <w:sz w:val="20"/>
                <w:szCs w:val="20"/>
              </w:rPr>
            </w:pPr>
            <w:r w:rsidRPr="00493E39">
              <w:rPr>
                <w:sz w:val="20"/>
                <w:szCs w:val="20"/>
              </w:rPr>
              <w:t>1,690</w:t>
            </w:r>
          </w:p>
        </w:tc>
        <w:tc>
          <w:tcPr>
            <w:tcW w:w="1134" w:type="dxa"/>
            <w:tcBorders>
              <w:top w:val="nil"/>
              <w:left w:val="nil"/>
              <w:bottom w:val="nil"/>
              <w:right w:val="nil"/>
            </w:tcBorders>
          </w:tcPr>
          <w:p w14:paraId="6EB83873" w14:textId="77777777" w:rsidR="00D64459" w:rsidRPr="00493E39" w:rsidRDefault="008B2120">
            <w:pPr>
              <w:spacing w:line="240" w:lineRule="auto"/>
              <w:jc w:val="center"/>
              <w:rPr>
                <w:sz w:val="20"/>
                <w:szCs w:val="20"/>
              </w:rPr>
            </w:pPr>
            <w:r w:rsidRPr="00493E39">
              <w:rPr>
                <w:sz w:val="20"/>
                <w:szCs w:val="20"/>
              </w:rPr>
              <w:t>0,790</w:t>
            </w:r>
          </w:p>
        </w:tc>
      </w:tr>
      <w:tr w:rsidR="00D64459" w:rsidRPr="00493E39" w14:paraId="262A4EC4" w14:textId="77777777">
        <w:trPr>
          <w:cantSplit/>
          <w:jc w:val="center"/>
        </w:trPr>
        <w:tc>
          <w:tcPr>
            <w:tcW w:w="2721" w:type="dxa"/>
            <w:tcBorders>
              <w:top w:val="nil"/>
              <w:left w:val="nil"/>
              <w:bottom w:val="single" w:sz="12" w:space="0" w:color="000000"/>
              <w:right w:val="nil"/>
            </w:tcBorders>
          </w:tcPr>
          <w:p w14:paraId="285F27C7" w14:textId="77777777" w:rsidR="00D64459" w:rsidRPr="00493E39" w:rsidRDefault="00D64459">
            <w:pPr>
              <w:spacing w:line="240" w:lineRule="auto"/>
              <w:rPr>
                <w:sz w:val="20"/>
                <w:szCs w:val="20"/>
              </w:rPr>
            </w:pPr>
          </w:p>
        </w:tc>
        <w:tc>
          <w:tcPr>
            <w:tcW w:w="1134" w:type="dxa"/>
            <w:tcBorders>
              <w:top w:val="nil"/>
              <w:left w:val="nil"/>
              <w:bottom w:val="single" w:sz="12" w:space="0" w:color="000000"/>
              <w:right w:val="nil"/>
            </w:tcBorders>
          </w:tcPr>
          <w:p w14:paraId="6585D6E8" w14:textId="77777777" w:rsidR="00D64459" w:rsidRPr="00493E39" w:rsidRDefault="008B2120">
            <w:pPr>
              <w:spacing w:line="240" w:lineRule="auto"/>
              <w:jc w:val="center"/>
              <w:rPr>
                <w:sz w:val="20"/>
                <w:szCs w:val="20"/>
              </w:rPr>
            </w:pPr>
            <w:r w:rsidRPr="00493E39">
              <w:rPr>
                <w:sz w:val="20"/>
                <w:szCs w:val="20"/>
              </w:rPr>
              <w:t>(0,356)</w:t>
            </w:r>
          </w:p>
        </w:tc>
        <w:tc>
          <w:tcPr>
            <w:tcW w:w="1134" w:type="dxa"/>
            <w:tcBorders>
              <w:top w:val="nil"/>
              <w:left w:val="nil"/>
              <w:bottom w:val="single" w:sz="12" w:space="0" w:color="000000"/>
              <w:right w:val="nil"/>
            </w:tcBorders>
          </w:tcPr>
          <w:p w14:paraId="5A926569" w14:textId="77777777" w:rsidR="00D64459" w:rsidRPr="00493E39" w:rsidRDefault="008B2120">
            <w:pPr>
              <w:spacing w:line="240" w:lineRule="auto"/>
              <w:jc w:val="center"/>
              <w:rPr>
                <w:sz w:val="20"/>
                <w:szCs w:val="20"/>
              </w:rPr>
            </w:pPr>
            <w:r w:rsidRPr="00493E39">
              <w:rPr>
                <w:sz w:val="20"/>
                <w:szCs w:val="20"/>
              </w:rPr>
              <w:t>(0,626)</w:t>
            </w:r>
          </w:p>
        </w:tc>
        <w:tc>
          <w:tcPr>
            <w:tcW w:w="1134" w:type="dxa"/>
            <w:tcBorders>
              <w:top w:val="nil"/>
              <w:left w:val="nil"/>
              <w:bottom w:val="single" w:sz="12" w:space="0" w:color="000000"/>
              <w:right w:val="nil"/>
            </w:tcBorders>
          </w:tcPr>
          <w:p w14:paraId="3D4952E6" w14:textId="77777777" w:rsidR="00D64459" w:rsidRPr="00493E39" w:rsidRDefault="008B2120">
            <w:pPr>
              <w:spacing w:line="240" w:lineRule="auto"/>
              <w:jc w:val="center"/>
              <w:rPr>
                <w:sz w:val="20"/>
                <w:szCs w:val="20"/>
              </w:rPr>
            </w:pPr>
            <w:r w:rsidRPr="00493E39">
              <w:rPr>
                <w:sz w:val="20"/>
                <w:szCs w:val="20"/>
              </w:rPr>
              <w:t>(0,821)</w:t>
            </w:r>
          </w:p>
        </w:tc>
        <w:tc>
          <w:tcPr>
            <w:tcW w:w="1134" w:type="dxa"/>
            <w:tcBorders>
              <w:top w:val="nil"/>
              <w:left w:val="nil"/>
              <w:bottom w:val="single" w:sz="12" w:space="0" w:color="000000"/>
              <w:right w:val="nil"/>
            </w:tcBorders>
          </w:tcPr>
          <w:p w14:paraId="40FE0EA8" w14:textId="77777777" w:rsidR="00D64459" w:rsidRPr="00493E39" w:rsidRDefault="008B2120">
            <w:pPr>
              <w:spacing w:line="240" w:lineRule="auto"/>
              <w:jc w:val="center"/>
              <w:rPr>
                <w:sz w:val="20"/>
                <w:szCs w:val="20"/>
              </w:rPr>
            </w:pPr>
            <w:r w:rsidRPr="00493E39">
              <w:rPr>
                <w:sz w:val="20"/>
                <w:szCs w:val="20"/>
              </w:rPr>
              <w:t>(1,057)</w:t>
            </w:r>
          </w:p>
        </w:tc>
        <w:tc>
          <w:tcPr>
            <w:tcW w:w="1134" w:type="dxa"/>
            <w:tcBorders>
              <w:top w:val="nil"/>
              <w:left w:val="nil"/>
              <w:bottom w:val="single" w:sz="12" w:space="0" w:color="000000"/>
              <w:right w:val="nil"/>
            </w:tcBorders>
          </w:tcPr>
          <w:p w14:paraId="6D851959" w14:textId="77777777" w:rsidR="00D64459" w:rsidRPr="00493E39" w:rsidRDefault="008B2120">
            <w:pPr>
              <w:spacing w:line="240" w:lineRule="auto"/>
              <w:jc w:val="center"/>
              <w:rPr>
                <w:sz w:val="20"/>
                <w:szCs w:val="20"/>
              </w:rPr>
            </w:pPr>
            <w:r w:rsidRPr="00493E39">
              <w:rPr>
                <w:sz w:val="20"/>
                <w:szCs w:val="20"/>
              </w:rPr>
              <w:t>(1,162)</w:t>
            </w:r>
          </w:p>
        </w:tc>
      </w:tr>
    </w:tbl>
    <w:p w14:paraId="401C6A2E" w14:textId="77777777" w:rsidR="00D64459" w:rsidRPr="00493E39" w:rsidRDefault="008B2120">
      <w:pPr>
        <w:spacing w:before="40" w:line="240" w:lineRule="auto"/>
        <w:jc w:val="both"/>
        <w:rPr>
          <w:sz w:val="20"/>
          <w:szCs w:val="20"/>
          <w:lang w:val="pt-BR"/>
        </w:rPr>
      </w:pPr>
      <w:r w:rsidRPr="00493E39">
        <w:rPr>
          <w:sz w:val="20"/>
          <w:szCs w:val="20"/>
          <w:lang w:val="pt-BR"/>
        </w:rPr>
        <w:t>Nota: coeficientes em pontos percentuais, resposta acumulada do nível de preços; erros-padrão de Newey-West entre parênteses. Das 78 respostas estimadas, 51 são significativas a 10% pelo critério pontual e 34 pelo critério uniforme. *** p &lt; 0,01; ** p &lt; 0,05; * p &lt; 0,10.</w:t>
      </w:r>
    </w:p>
    <w:p w14:paraId="1D222A4C" w14:textId="77777777" w:rsidR="00D64459" w:rsidRPr="00493E39" w:rsidRDefault="008B2120">
      <w:pPr>
        <w:spacing w:before="20" w:after="200" w:line="240" w:lineRule="auto"/>
        <w:jc w:val="both"/>
        <w:rPr>
          <w:sz w:val="20"/>
          <w:szCs w:val="20"/>
          <w:lang w:val="pt-BR"/>
        </w:rPr>
      </w:pPr>
      <w:r w:rsidRPr="00493E39">
        <w:rPr>
          <w:sz w:val="20"/>
          <w:szCs w:val="20"/>
          <w:lang w:val="pt-BR"/>
        </w:rPr>
        <w:t>Fonte: Elaboração própria.</w:t>
      </w:r>
    </w:p>
    <w:p w14:paraId="42BD794E" w14:textId="77777777" w:rsidR="00D64459" w:rsidRPr="00493E39" w:rsidRDefault="008B2120">
      <w:pPr>
        <w:keepNext/>
        <w:spacing w:before="200" w:after="40" w:line="240" w:lineRule="auto"/>
        <w:rPr>
          <w:sz w:val="20"/>
          <w:szCs w:val="20"/>
          <w:lang w:val="pt-BR"/>
        </w:rPr>
      </w:pPr>
      <w:r w:rsidRPr="00493E39">
        <w:rPr>
          <w:sz w:val="20"/>
          <w:szCs w:val="20"/>
          <w:lang w:val="pt-BR"/>
        </w:rPr>
        <w:t>Tabela 3 – Decomposição da resposta acumulada em três meses, por mês de ocorrência, regime posterior</w:t>
      </w:r>
    </w:p>
    <w:tbl>
      <w:tblPr>
        <w:tblW w:w="0" w:type="auto"/>
        <w:jc w:val="center"/>
        <w:tblLook w:val="04A0" w:firstRow="1" w:lastRow="0" w:firstColumn="1" w:lastColumn="0" w:noHBand="0" w:noVBand="1"/>
      </w:tblPr>
      <w:tblGrid>
        <w:gridCol w:w="2494"/>
        <w:gridCol w:w="1305"/>
        <w:gridCol w:w="964"/>
        <w:gridCol w:w="964"/>
        <w:gridCol w:w="964"/>
        <w:gridCol w:w="1067"/>
        <w:gridCol w:w="1361"/>
      </w:tblGrid>
      <w:tr w:rsidR="00D64459" w:rsidRPr="00493E39" w14:paraId="01609B3D" w14:textId="77777777">
        <w:trPr>
          <w:cantSplit/>
          <w:tblHeader/>
          <w:jc w:val="center"/>
        </w:trPr>
        <w:tc>
          <w:tcPr>
            <w:tcW w:w="2494" w:type="dxa"/>
            <w:tcBorders>
              <w:top w:val="single" w:sz="12" w:space="0" w:color="000000"/>
              <w:left w:val="nil"/>
              <w:bottom w:val="single" w:sz="6" w:space="0" w:color="000000"/>
              <w:right w:val="nil"/>
            </w:tcBorders>
          </w:tcPr>
          <w:p w14:paraId="79E37B0D" w14:textId="77777777" w:rsidR="00D64459" w:rsidRPr="00493E39" w:rsidRDefault="008B2120">
            <w:pPr>
              <w:spacing w:after="20" w:line="240" w:lineRule="auto"/>
              <w:rPr>
                <w:sz w:val="20"/>
                <w:szCs w:val="20"/>
              </w:rPr>
            </w:pPr>
            <w:r w:rsidRPr="00493E39">
              <w:rPr>
                <w:b/>
                <w:sz w:val="20"/>
                <w:szCs w:val="20"/>
              </w:rPr>
              <w:t>Variável</w:t>
            </w:r>
          </w:p>
        </w:tc>
        <w:tc>
          <w:tcPr>
            <w:tcW w:w="1247" w:type="dxa"/>
            <w:tcBorders>
              <w:top w:val="single" w:sz="12" w:space="0" w:color="000000"/>
              <w:left w:val="nil"/>
              <w:bottom w:val="single" w:sz="6" w:space="0" w:color="000000"/>
              <w:right w:val="nil"/>
            </w:tcBorders>
          </w:tcPr>
          <w:p w14:paraId="26F49A22" w14:textId="77777777" w:rsidR="00D64459" w:rsidRPr="00493E39" w:rsidRDefault="008B2120">
            <w:pPr>
              <w:spacing w:after="20" w:line="240" w:lineRule="auto"/>
              <w:jc w:val="center"/>
              <w:rPr>
                <w:sz w:val="20"/>
                <w:szCs w:val="20"/>
              </w:rPr>
            </w:pPr>
            <w:r w:rsidRPr="00493E39">
              <w:rPr>
                <w:b/>
                <w:sz w:val="20"/>
                <w:szCs w:val="20"/>
              </w:rPr>
              <w:t>Acumulado</w:t>
            </w:r>
          </w:p>
        </w:tc>
        <w:tc>
          <w:tcPr>
            <w:tcW w:w="964" w:type="dxa"/>
            <w:tcBorders>
              <w:top w:val="single" w:sz="12" w:space="0" w:color="000000"/>
              <w:left w:val="nil"/>
              <w:bottom w:val="single" w:sz="6" w:space="0" w:color="000000"/>
              <w:right w:val="nil"/>
            </w:tcBorders>
          </w:tcPr>
          <w:p w14:paraId="10C9E04C" w14:textId="77777777" w:rsidR="00D64459" w:rsidRPr="00493E39" w:rsidRDefault="008B2120">
            <w:pPr>
              <w:spacing w:after="20" w:line="240" w:lineRule="auto"/>
              <w:jc w:val="center"/>
              <w:rPr>
                <w:sz w:val="20"/>
                <w:szCs w:val="20"/>
              </w:rPr>
            </w:pPr>
            <w:r w:rsidRPr="00493E39">
              <w:rPr>
                <w:b/>
                <w:sz w:val="20"/>
                <w:szCs w:val="20"/>
              </w:rPr>
              <w:t>Mês 0</w:t>
            </w:r>
          </w:p>
        </w:tc>
        <w:tc>
          <w:tcPr>
            <w:tcW w:w="964" w:type="dxa"/>
            <w:tcBorders>
              <w:top w:val="single" w:sz="12" w:space="0" w:color="000000"/>
              <w:left w:val="nil"/>
              <w:bottom w:val="single" w:sz="6" w:space="0" w:color="000000"/>
              <w:right w:val="nil"/>
            </w:tcBorders>
          </w:tcPr>
          <w:p w14:paraId="2BAE8433" w14:textId="77777777" w:rsidR="00D64459" w:rsidRPr="00493E39" w:rsidRDefault="008B2120">
            <w:pPr>
              <w:spacing w:after="20" w:line="240" w:lineRule="auto"/>
              <w:jc w:val="center"/>
              <w:rPr>
                <w:sz w:val="20"/>
                <w:szCs w:val="20"/>
              </w:rPr>
            </w:pPr>
            <w:r w:rsidRPr="00493E39">
              <w:rPr>
                <w:b/>
                <w:sz w:val="20"/>
                <w:szCs w:val="20"/>
              </w:rPr>
              <w:t>Mês 1</w:t>
            </w:r>
          </w:p>
        </w:tc>
        <w:tc>
          <w:tcPr>
            <w:tcW w:w="964" w:type="dxa"/>
            <w:tcBorders>
              <w:top w:val="single" w:sz="12" w:space="0" w:color="000000"/>
              <w:left w:val="nil"/>
              <w:bottom w:val="single" w:sz="6" w:space="0" w:color="000000"/>
              <w:right w:val="nil"/>
            </w:tcBorders>
          </w:tcPr>
          <w:p w14:paraId="61126208" w14:textId="77777777" w:rsidR="00D64459" w:rsidRPr="00493E39" w:rsidRDefault="008B2120">
            <w:pPr>
              <w:spacing w:after="20" w:line="240" w:lineRule="auto"/>
              <w:jc w:val="center"/>
              <w:rPr>
                <w:sz w:val="20"/>
                <w:szCs w:val="20"/>
              </w:rPr>
            </w:pPr>
            <w:r w:rsidRPr="00493E39">
              <w:rPr>
                <w:b/>
                <w:sz w:val="20"/>
                <w:szCs w:val="20"/>
              </w:rPr>
              <w:t>Mês 2</w:t>
            </w:r>
          </w:p>
        </w:tc>
        <w:tc>
          <w:tcPr>
            <w:tcW w:w="964" w:type="dxa"/>
            <w:tcBorders>
              <w:top w:val="single" w:sz="12" w:space="0" w:color="000000"/>
              <w:left w:val="nil"/>
              <w:bottom w:val="single" w:sz="6" w:space="0" w:color="000000"/>
              <w:right w:val="nil"/>
            </w:tcBorders>
          </w:tcPr>
          <w:p w14:paraId="1947AE04" w14:textId="77777777" w:rsidR="00D64459" w:rsidRPr="00493E39" w:rsidRDefault="008B2120">
            <w:pPr>
              <w:spacing w:after="20" w:line="240" w:lineRule="auto"/>
              <w:jc w:val="center"/>
              <w:rPr>
                <w:sz w:val="20"/>
                <w:szCs w:val="20"/>
              </w:rPr>
            </w:pPr>
            <w:r w:rsidRPr="00493E39">
              <w:rPr>
                <w:b/>
                <w:sz w:val="20"/>
                <w:szCs w:val="20"/>
              </w:rPr>
              <w:t>Mês 3</w:t>
            </w:r>
          </w:p>
        </w:tc>
        <w:tc>
          <w:tcPr>
            <w:tcW w:w="1361" w:type="dxa"/>
            <w:tcBorders>
              <w:top w:val="single" w:sz="12" w:space="0" w:color="000000"/>
              <w:left w:val="nil"/>
              <w:bottom w:val="single" w:sz="6" w:space="0" w:color="000000"/>
              <w:right w:val="nil"/>
            </w:tcBorders>
          </w:tcPr>
          <w:p w14:paraId="6DEB9283" w14:textId="77777777" w:rsidR="00D64459" w:rsidRPr="00493E39" w:rsidRDefault="008B2120">
            <w:pPr>
              <w:spacing w:after="20" w:line="240" w:lineRule="auto"/>
              <w:jc w:val="center"/>
              <w:rPr>
                <w:sz w:val="20"/>
                <w:szCs w:val="20"/>
              </w:rPr>
            </w:pPr>
            <w:r w:rsidRPr="00493E39">
              <w:rPr>
                <w:b/>
                <w:sz w:val="20"/>
                <w:szCs w:val="20"/>
              </w:rPr>
              <w:t>Meses 0 e 1</w:t>
            </w:r>
          </w:p>
        </w:tc>
      </w:tr>
      <w:tr w:rsidR="00D64459" w:rsidRPr="00493E39" w14:paraId="053F4BA6" w14:textId="77777777">
        <w:trPr>
          <w:cantSplit/>
          <w:jc w:val="center"/>
        </w:trPr>
        <w:tc>
          <w:tcPr>
            <w:tcW w:w="2494" w:type="dxa"/>
            <w:tcBorders>
              <w:top w:val="nil"/>
              <w:left w:val="nil"/>
              <w:bottom w:val="nil"/>
              <w:right w:val="nil"/>
            </w:tcBorders>
          </w:tcPr>
          <w:p w14:paraId="72301925" w14:textId="77777777" w:rsidR="00D64459" w:rsidRPr="00493E39" w:rsidRDefault="008B2120">
            <w:pPr>
              <w:spacing w:line="240" w:lineRule="auto"/>
              <w:rPr>
                <w:sz w:val="20"/>
                <w:szCs w:val="20"/>
              </w:rPr>
            </w:pPr>
            <w:r w:rsidRPr="00493E39">
              <w:rPr>
                <w:sz w:val="20"/>
                <w:szCs w:val="20"/>
              </w:rPr>
              <w:t>IPCA Geral</w:t>
            </w:r>
          </w:p>
        </w:tc>
        <w:tc>
          <w:tcPr>
            <w:tcW w:w="1247" w:type="dxa"/>
            <w:tcBorders>
              <w:top w:val="nil"/>
              <w:left w:val="nil"/>
              <w:bottom w:val="nil"/>
              <w:right w:val="nil"/>
            </w:tcBorders>
          </w:tcPr>
          <w:p w14:paraId="3A41A42B" w14:textId="77777777" w:rsidR="00D64459" w:rsidRPr="00493E39" w:rsidRDefault="008B2120">
            <w:pPr>
              <w:spacing w:line="240" w:lineRule="auto"/>
              <w:jc w:val="center"/>
              <w:rPr>
                <w:sz w:val="20"/>
                <w:szCs w:val="20"/>
              </w:rPr>
            </w:pPr>
            <w:r w:rsidRPr="00493E39">
              <w:rPr>
                <w:sz w:val="20"/>
                <w:szCs w:val="20"/>
              </w:rPr>
              <w:t>0,314**</w:t>
            </w:r>
          </w:p>
        </w:tc>
        <w:tc>
          <w:tcPr>
            <w:tcW w:w="964" w:type="dxa"/>
            <w:tcBorders>
              <w:top w:val="nil"/>
              <w:left w:val="nil"/>
              <w:bottom w:val="nil"/>
              <w:right w:val="nil"/>
            </w:tcBorders>
          </w:tcPr>
          <w:p w14:paraId="0343D114" w14:textId="77777777" w:rsidR="00D64459" w:rsidRPr="00493E39" w:rsidRDefault="008B2120">
            <w:pPr>
              <w:spacing w:line="240" w:lineRule="auto"/>
              <w:jc w:val="center"/>
              <w:rPr>
                <w:sz w:val="20"/>
                <w:szCs w:val="20"/>
              </w:rPr>
            </w:pPr>
            <w:r w:rsidRPr="00493E39">
              <w:rPr>
                <w:sz w:val="20"/>
                <w:szCs w:val="20"/>
              </w:rPr>
              <w:t>0,127***</w:t>
            </w:r>
          </w:p>
        </w:tc>
        <w:tc>
          <w:tcPr>
            <w:tcW w:w="964" w:type="dxa"/>
            <w:tcBorders>
              <w:top w:val="nil"/>
              <w:left w:val="nil"/>
              <w:bottom w:val="nil"/>
              <w:right w:val="nil"/>
            </w:tcBorders>
          </w:tcPr>
          <w:p w14:paraId="5BB89C5E" w14:textId="77777777" w:rsidR="00D64459" w:rsidRPr="00493E39" w:rsidRDefault="008B2120">
            <w:pPr>
              <w:spacing w:line="240" w:lineRule="auto"/>
              <w:jc w:val="center"/>
              <w:rPr>
                <w:sz w:val="20"/>
                <w:szCs w:val="20"/>
              </w:rPr>
            </w:pPr>
            <w:r w:rsidRPr="00493E39">
              <w:rPr>
                <w:sz w:val="20"/>
                <w:szCs w:val="20"/>
              </w:rPr>
              <w:t>0,182***</w:t>
            </w:r>
          </w:p>
        </w:tc>
        <w:tc>
          <w:tcPr>
            <w:tcW w:w="964" w:type="dxa"/>
            <w:tcBorders>
              <w:top w:val="nil"/>
              <w:left w:val="nil"/>
              <w:bottom w:val="nil"/>
              <w:right w:val="nil"/>
            </w:tcBorders>
          </w:tcPr>
          <w:p w14:paraId="5453B384" w14:textId="77777777" w:rsidR="00D64459" w:rsidRPr="00493E39" w:rsidRDefault="008B2120">
            <w:pPr>
              <w:spacing w:line="240" w:lineRule="auto"/>
              <w:jc w:val="center"/>
              <w:rPr>
                <w:sz w:val="20"/>
                <w:szCs w:val="20"/>
              </w:rPr>
            </w:pPr>
            <w:r w:rsidRPr="00493E39">
              <w:rPr>
                <w:sz w:val="20"/>
                <w:szCs w:val="20"/>
              </w:rPr>
              <w:t>0,020</w:t>
            </w:r>
          </w:p>
        </w:tc>
        <w:tc>
          <w:tcPr>
            <w:tcW w:w="964" w:type="dxa"/>
            <w:tcBorders>
              <w:top w:val="nil"/>
              <w:left w:val="nil"/>
              <w:bottom w:val="nil"/>
              <w:right w:val="nil"/>
            </w:tcBorders>
          </w:tcPr>
          <w:p w14:paraId="2A1AB8FA" w14:textId="77777777" w:rsidR="00D64459" w:rsidRPr="00493E39" w:rsidRDefault="008B2120">
            <w:pPr>
              <w:spacing w:line="240" w:lineRule="auto"/>
              <w:jc w:val="center"/>
              <w:rPr>
                <w:sz w:val="20"/>
                <w:szCs w:val="20"/>
              </w:rPr>
            </w:pPr>
            <w:r w:rsidRPr="00493E39">
              <w:rPr>
                <w:sz w:val="20"/>
                <w:szCs w:val="20"/>
              </w:rPr>
              <w:t>−0,016</w:t>
            </w:r>
          </w:p>
        </w:tc>
        <w:tc>
          <w:tcPr>
            <w:tcW w:w="1361" w:type="dxa"/>
            <w:tcBorders>
              <w:top w:val="nil"/>
              <w:left w:val="nil"/>
              <w:bottom w:val="nil"/>
              <w:right w:val="nil"/>
            </w:tcBorders>
          </w:tcPr>
          <w:p w14:paraId="5E37297B" w14:textId="77777777" w:rsidR="00D64459" w:rsidRPr="00493E39" w:rsidRDefault="008B2120">
            <w:pPr>
              <w:spacing w:line="240" w:lineRule="auto"/>
              <w:jc w:val="center"/>
              <w:rPr>
                <w:sz w:val="20"/>
                <w:szCs w:val="20"/>
              </w:rPr>
            </w:pPr>
            <w:r w:rsidRPr="00493E39">
              <w:rPr>
                <w:sz w:val="20"/>
                <w:szCs w:val="20"/>
              </w:rPr>
              <w:t>99%</w:t>
            </w:r>
          </w:p>
        </w:tc>
      </w:tr>
      <w:tr w:rsidR="00D64459" w:rsidRPr="00493E39" w14:paraId="58A6506C" w14:textId="77777777">
        <w:trPr>
          <w:cantSplit/>
          <w:jc w:val="center"/>
        </w:trPr>
        <w:tc>
          <w:tcPr>
            <w:tcW w:w="2494" w:type="dxa"/>
            <w:tcBorders>
              <w:top w:val="nil"/>
              <w:left w:val="nil"/>
              <w:bottom w:val="nil"/>
              <w:right w:val="nil"/>
            </w:tcBorders>
          </w:tcPr>
          <w:p w14:paraId="6845CB5C" w14:textId="77777777" w:rsidR="00D64459" w:rsidRPr="00493E39" w:rsidRDefault="008B2120">
            <w:pPr>
              <w:spacing w:line="240" w:lineRule="auto"/>
              <w:rPr>
                <w:sz w:val="20"/>
                <w:szCs w:val="20"/>
              </w:rPr>
            </w:pPr>
            <w:r w:rsidRPr="00493E39">
              <w:rPr>
                <w:sz w:val="20"/>
                <w:szCs w:val="20"/>
              </w:rPr>
              <w:t>IPCA Transportes</w:t>
            </w:r>
          </w:p>
        </w:tc>
        <w:tc>
          <w:tcPr>
            <w:tcW w:w="1247" w:type="dxa"/>
            <w:tcBorders>
              <w:top w:val="nil"/>
              <w:left w:val="nil"/>
              <w:bottom w:val="nil"/>
              <w:right w:val="nil"/>
            </w:tcBorders>
          </w:tcPr>
          <w:p w14:paraId="58978121" w14:textId="77777777" w:rsidR="00D64459" w:rsidRPr="00493E39" w:rsidRDefault="008B2120">
            <w:pPr>
              <w:spacing w:line="240" w:lineRule="auto"/>
              <w:jc w:val="center"/>
              <w:rPr>
                <w:sz w:val="20"/>
                <w:szCs w:val="20"/>
              </w:rPr>
            </w:pPr>
            <w:r w:rsidRPr="00493E39">
              <w:rPr>
                <w:sz w:val="20"/>
                <w:szCs w:val="20"/>
              </w:rPr>
              <w:t>1,194***</w:t>
            </w:r>
          </w:p>
        </w:tc>
        <w:tc>
          <w:tcPr>
            <w:tcW w:w="964" w:type="dxa"/>
            <w:tcBorders>
              <w:top w:val="nil"/>
              <w:left w:val="nil"/>
              <w:bottom w:val="nil"/>
              <w:right w:val="nil"/>
            </w:tcBorders>
          </w:tcPr>
          <w:p w14:paraId="4741C0BB" w14:textId="77777777" w:rsidR="00D64459" w:rsidRPr="00493E39" w:rsidRDefault="008B2120">
            <w:pPr>
              <w:spacing w:line="240" w:lineRule="auto"/>
              <w:jc w:val="center"/>
              <w:rPr>
                <w:sz w:val="20"/>
                <w:szCs w:val="20"/>
              </w:rPr>
            </w:pPr>
            <w:r w:rsidRPr="00493E39">
              <w:rPr>
                <w:sz w:val="20"/>
                <w:szCs w:val="20"/>
              </w:rPr>
              <w:t>0,586***</w:t>
            </w:r>
          </w:p>
        </w:tc>
        <w:tc>
          <w:tcPr>
            <w:tcW w:w="964" w:type="dxa"/>
            <w:tcBorders>
              <w:top w:val="nil"/>
              <w:left w:val="nil"/>
              <w:bottom w:val="nil"/>
              <w:right w:val="nil"/>
            </w:tcBorders>
          </w:tcPr>
          <w:p w14:paraId="408B956F" w14:textId="77777777" w:rsidR="00D64459" w:rsidRPr="00493E39" w:rsidRDefault="008B2120">
            <w:pPr>
              <w:spacing w:line="240" w:lineRule="auto"/>
              <w:jc w:val="center"/>
              <w:rPr>
                <w:sz w:val="20"/>
                <w:szCs w:val="20"/>
              </w:rPr>
            </w:pPr>
            <w:r w:rsidRPr="00493E39">
              <w:rPr>
                <w:sz w:val="20"/>
                <w:szCs w:val="20"/>
              </w:rPr>
              <w:t>0,672***</w:t>
            </w:r>
          </w:p>
        </w:tc>
        <w:tc>
          <w:tcPr>
            <w:tcW w:w="964" w:type="dxa"/>
            <w:tcBorders>
              <w:top w:val="nil"/>
              <w:left w:val="nil"/>
              <w:bottom w:val="nil"/>
              <w:right w:val="nil"/>
            </w:tcBorders>
          </w:tcPr>
          <w:p w14:paraId="45F09273" w14:textId="77777777" w:rsidR="00D64459" w:rsidRPr="00493E39" w:rsidRDefault="008B2120">
            <w:pPr>
              <w:spacing w:line="240" w:lineRule="auto"/>
              <w:jc w:val="center"/>
              <w:rPr>
                <w:sz w:val="20"/>
                <w:szCs w:val="20"/>
              </w:rPr>
            </w:pPr>
            <w:r w:rsidRPr="00493E39">
              <w:rPr>
                <w:sz w:val="20"/>
                <w:szCs w:val="20"/>
              </w:rPr>
              <w:t>0,062</w:t>
            </w:r>
          </w:p>
        </w:tc>
        <w:tc>
          <w:tcPr>
            <w:tcW w:w="964" w:type="dxa"/>
            <w:tcBorders>
              <w:top w:val="nil"/>
              <w:left w:val="nil"/>
              <w:bottom w:val="nil"/>
              <w:right w:val="nil"/>
            </w:tcBorders>
          </w:tcPr>
          <w:p w14:paraId="392F186D" w14:textId="77777777" w:rsidR="00D64459" w:rsidRPr="00493E39" w:rsidRDefault="008B2120">
            <w:pPr>
              <w:spacing w:line="240" w:lineRule="auto"/>
              <w:jc w:val="center"/>
              <w:rPr>
                <w:sz w:val="20"/>
                <w:szCs w:val="20"/>
              </w:rPr>
            </w:pPr>
            <w:r w:rsidRPr="00493E39">
              <w:rPr>
                <w:sz w:val="20"/>
                <w:szCs w:val="20"/>
              </w:rPr>
              <w:t>−0,125</w:t>
            </w:r>
          </w:p>
        </w:tc>
        <w:tc>
          <w:tcPr>
            <w:tcW w:w="1361" w:type="dxa"/>
            <w:tcBorders>
              <w:top w:val="nil"/>
              <w:left w:val="nil"/>
              <w:bottom w:val="nil"/>
              <w:right w:val="nil"/>
            </w:tcBorders>
          </w:tcPr>
          <w:p w14:paraId="5EC8CE7C" w14:textId="77777777" w:rsidR="00D64459" w:rsidRPr="00493E39" w:rsidRDefault="008B2120">
            <w:pPr>
              <w:spacing w:line="240" w:lineRule="auto"/>
              <w:jc w:val="center"/>
              <w:rPr>
                <w:sz w:val="20"/>
                <w:szCs w:val="20"/>
              </w:rPr>
            </w:pPr>
            <w:r w:rsidRPr="00493E39">
              <w:rPr>
                <w:sz w:val="20"/>
                <w:szCs w:val="20"/>
              </w:rPr>
              <w:t>105%</w:t>
            </w:r>
          </w:p>
        </w:tc>
      </w:tr>
      <w:tr w:rsidR="00D64459" w:rsidRPr="00493E39" w14:paraId="58EF1EF5" w14:textId="77777777">
        <w:trPr>
          <w:cantSplit/>
          <w:jc w:val="center"/>
        </w:trPr>
        <w:tc>
          <w:tcPr>
            <w:tcW w:w="2494" w:type="dxa"/>
            <w:tcBorders>
              <w:top w:val="nil"/>
              <w:left w:val="nil"/>
              <w:bottom w:val="nil"/>
              <w:right w:val="nil"/>
            </w:tcBorders>
          </w:tcPr>
          <w:p w14:paraId="7F683638" w14:textId="77777777" w:rsidR="00D64459" w:rsidRPr="00493E39" w:rsidRDefault="008B2120">
            <w:pPr>
              <w:spacing w:line="240" w:lineRule="auto"/>
              <w:rPr>
                <w:sz w:val="20"/>
                <w:szCs w:val="20"/>
              </w:rPr>
            </w:pPr>
            <w:r w:rsidRPr="00493E39">
              <w:rPr>
                <w:sz w:val="20"/>
                <w:szCs w:val="20"/>
              </w:rPr>
              <w:t>Gasolina ao consumidor</w:t>
            </w:r>
          </w:p>
        </w:tc>
        <w:tc>
          <w:tcPr>
            <w:tcW w:w="1247" w:type="dxa"/>
            <w:tcBorders>
              <w:top w:val="nil"/>
              <w:left w:val="nil"/>
              <w:bottom w:val="nil"/>
              <w:right w:val="nil"/>
            </w:tcBorders>
          </w:tcPr>
          <w:p w14:paraId="5BF4ED44" w14:textId="77777777" w:rsidR="00D64459" w:rsidRPr="00493E39" w:rsidRDefault="008B2120">
            <w:pPr>
              <w:spacing w:line="240" w:lineRule="auto"/>
              <w:jc w:val="center"/>
              <w:rPr>
                <w:sz w:val="20"/>
                <w:szCs w:val="20"/>
              </w:rPr>
            </w:pPr>
            <w:r w:rsidRPr="00493E39">
              <w:rPr>
                <w:sz w:val="20"/>
                <w:szCs w:val="20"/>
              </w:rPr>
              <w:t>2,732**</w:t>
            </w:r>
          </w:p>
        </w:tc>
        <w:tc>
          <w:tcPr>
            <w:tcW w:w="964" w:type="dxa"/>
            <w:tcBorders>
              <w:top w:val="nil"/>
              <w:left w:val="nil"/>
              <w:bottom w:val="nil"/>
              <w:right w:val="nil"/>
            </w:tcBorders>
          </w:tcPr>
          <w:p w14:paraId="5E3F2B55" w14:textId="77777777" w:rsidR="00D64459" w:rsidRPr="00493E39" w:rsidRDefault="008B2120">
            <w:pPr>
              <w:spacing w:line="240" w:lineRule="auto"/>
              <w:jc w:val="center"/>
              <w:rPr>
                <w:sz w:val="20"/>
                <w:szCs w:val="20"/>
              </w:rPr>
            </w:pPr>
            <w:r w:rsidRPr="00493E39">
              <w:rPr>
                <w:sz w:val="20"/>
                <w:szCs w:val="20"/>
              </w:rPr>
              <w:t>1,765***</w:t>
            </w:r>
          </w:p>
        </w:tc>
        <w:tc>
          <w:tcPr>
            <w:tcW w:w="964" w:type="dxa"/>
            <w:tcBorders>
              <w:top w:val="nil"/>
              <w:left w:val="nil"/>
              <w:bottom w:val="nil"/>
              <w:right w:val="nil"/>
            </w:tcBorders>
          </w:tcPr>
          <w:p w14:paraId="386E4FB8" w14:textId="77777777" w:rsidR="00D64459" w:rsidRPr="00493E39" w:rsidRDefault="008B2120">
            <w:pPr>
              <w:spacing w:line="240" w:lineRule="auto"/>
              <w:jc w:val="center"/>
              <w:rPr>
                <w:sz w:val="20"/>
                <w:szCs w:val="20"/>
              </w:rPr>
            </w:pPr>
            <w:r w:rsidRPr="00493E39">
              <w:rPr>
                <w:sz w:val="20"/>
                <w:szCs w:val="20"/>
              </w:rPr>
              <w:t>1,872***</w:t>
            </w:r>
          </w:p>
        </w:tc>
        <w:tc>
          <w:tcPr>
            <w:tcW w:w="964" w:type="dxa"/>
            <w:tcBorders>
              <w:top w:val="nil"/>
              <w:left w:val="nil"/>
              <w:bottom w:val="nil"/>
              <w:right w:val="nil"/>
            </w:tcBorders>
          </w:tcPr>
          <w:p w14:paraId="7AF518A3" w14:textId="77777777" w:rsidR="00D64459" w:rsidRPr="00493E39" w:rsidRDefault="008B2120">
            <w:pPr>
              <w:spacing w:line="240" w:lineRule="auto"/>
              <w:jc w:val="center"/>
              <w:rPr>
                <w:sz w:val="20"/>
                <w:szCs w:val="20"/>
              </w:rPr>
            </w:pPr>
            <w:r w:rsidRPr="00493E39">
              <w:rPr>
                <w:sz w:val="20"/>
                <w:szCs w:val="20"/>
              </w:rPr>
              <w:t>−0,203</w:t>
            </w:r>
          </w:p>
        </w:tc>
        <w:tc>
          <w:tcPr>
            <w:tcW w:w="964" w:type="dxa"/>
            <w:tcBorders>
              <w:top w:val="nil"/>
              <w:left w:val="nil"/>
              <w:bottom w:val="nil"/>
              <w:right w:val="nil"/>
            </w:tcBorders>
          </w:tcPr>
          <w:p w14:paraId="27BF1A68" w14:textId="77777777" w:rsidR="00D64459" w:rsidRPr="00493E39" w:rsidRDefault="008B2120">
            <w:pPr>
              <w:spacing w:line="240" w:lineRule="auto"/>
              <w:jc w:val="center"/>
              <w:rPr>
                <w:sz w:val="20"/>
                <w:szCs w:val="20"/>
              </w:rPr>
            </w:pPr>
            <w:r w:rsidRPr="00493E39">
              <w:rPr>
                <w:sz w:val="20"/>
                <w:szCs w:val="20"/>
              </w:rPr>
              <w:t>−0,702*</w:t>
            </w:r>
          </w:p>
        </w:tc>
        <w:tc>
          <w:tcPr>
            <w:tcW w:w="1361" w:type="dxa"/>
            <w:tcBorders>
              <w:top w:val="nil"/>
              <w:left w:val="nil"/>
              <w:bottom w:val="nil"/>
              <w:right w:val="nil"/>
            </w:tcBorders>
          </w:tcPr>
          <w:p w14:paraId="6964BE8D" w14:textId="77777777" w:rsidR="00D64459" w:rsidRPr="00493E39" w:rsidRDefault="008B2120">
            <w:pPr>
              <w:spacing w:line="240" w:lineRule="auto"/>
              <w:jc w:val="center"/>
              <w:rPr>
                <w:sz w:val="20"/>
                <w:szCs w:val="20"/>
              </w:rPr>
            </w:pPr>
            <w:r w:rsidRPr="00493E39">
              <w:rPr>
                <w:sz w:val="20"/>
                <w:szCs w:val="20"/>
              </w:rPr>
              <w:t>133%</w:t>
            </w:r>
          </w:p>
        </w:tc>
      </w:tr>
      <w:tr w:rsidR="00D64459" w:rsidRPr="00493E39" w14:paraId="4C9A18D2" w14:textId="77777777">
        <w:trPr>
          <w:cantSplit/>
          <w:jc w:val="center"/>
        </w:trPr>
        <w:tc>
          <w:tcPr>
            <w:tcW w:w="2494" w:type="dxa"/>
            <w:tcBorders>
              <w:top w:val="nil"/>
              <w:left w:val="nil"/>
              <w:bottom w:val="nil"/>
              <w:right w:val="nil"/>
            </w:tcBorders>
          </w:tcPr>
          <w:p w14:paraId="688380E2" w14:textId="77777777" w:rsidR="00D64459" w:rsidRPr="00493E39" w:rsidRDefault="008B2120">
            <w:pPr>
              <w:spacing w:line="240" w:lineRule="auto"/>
              <w:rPr>
                <w:sz w:val="20"/>
                <w:szCs w:val="20"/>
              </w:rPr>
            </w:pPr>
            <w:r w:rsidRPr="00493E39">
              <w:rPr>
                <w:sz w:val="20"/>
                <w:szCs w:val="20"/>
              </w:rPr>
              <w:t>Diesel</w:t>
            </w:r>
          </w:p>
        </w:tc>
        <w:tc>
          <w:tcPr>
            <w:tcW w:w="1247" w:type="dxa"/>
            <w:tcBorders>
              <w:top w:val="nil"/>
              <w:left w:val="nil"/>
              <w:bottom w:val="nil"/>
              <w:right w:val="nil"/>
            </w:tcBorders>
          </w:tcPr>
          <w:p w14:paraId="17F43CD0" w14:textId="77777777" w:rsidR="00D64459" w:rsidRPr="00493E39" w:rsidRDefault="008B2120">
            <w:pPr>
              <w:spacing w:line="240" w:lineRule="auto"/>
              <w:jc w:val="center"/>
              <w:rPr>
                <w:sz w:val="20"/>
                <w:szCs w:val="20"/>
              </w:rPr>
            </w:pPr>
            <w:r w:rsidRPr="00493E39">
              <w:rPr>
                <w:sz w:val="20"/>
                <w:szCs w:val="20"/>
              </w:rPr>
              <w:t>4,318***</w:t>
            </w:r>
          </w:p>
        </w:tc>
        <w:tc>
          <w:tcPr>
            <w:tcW w:w="964" w:type="dxa"/>
            <w:tcBorders>
              <w:top w:val="nil"/>
              <w:left w:val="nil"/>
              <w:bottom w:val="nil"/>
              <w:right w:val="nil"/>
            </w:tcBorders>
          </w:tcPr>
          <w:p w14:paraId="0FCDC1D2" w14:textId="77777777" w:rsidR="00D64459" w:rsidRPr="00493E39" w:rsidRDefault="008B2120">
            <w:pPr>
              <w:spacing w:line="240" w:lineRule="auto"/>
              <w:jc w:val="center"/>
              <w:rPr>
                <w:sz w:val="20"/>
                <w:szCs w:val="20"/>
              </w:rPr>
            </w:pPr>
            <w:r w:rsidRPr="00493E39">
              <w:rPr>
                <w:sz w:val="20"/>
                <w:szCs w:val="20"/>
              </w:rPr>
              <w:t>1,991***</w:t>
            </w:r>
          </w:p>
        </w:tc>
        <w:tc>
          <w:tcPr>
            <w:tcW w:w="964" w:type="dxa"/>
            <w:tcBorders>
              <w:top w:val="nil"/>
              <w:left w:val="nil"/>
              <w:bottom w:val="nil"/>
              <w:right w:val="nil"/>
            </w:tcBorders>
          </w:tcPr>
          <w:p w14:paraId="639148FD" w14:textId="77777777" w:rsidR="00D64459" w:rsidRPr="00493E39" w:rsidRDefault="008B2120">
            <w:pPr>
              <w:spacing w:line="240" w:lineRule="auto"/>
              <w:jc w:val="center"/>
              <w:rPr>
                <w:sz w:val="20"/>
                <w:szCs w:val="20"/>
              </w:rPr>
            </w:pPr>
            <w:r w:rsidRPr="00493E39">
              <w:rPr>
                <w:sz w:val="20"/>
                <w:szCs w:val="20"/>
              </w:rPr>
              <w:t>2,006***</w:t>
            </w:r>
          </w:p>
        </w:tc>
        <w:tc>
          <w:tcPr>
            <w:tcW w:w="964" w:type="dxa"/>
            <w:tcBorders>
              <w:top w:val="nil"/>
              <w:left w:val="nil"/>
              <w:bottom w:val="nil"/>
              <w:right w:val="nil"/>
            </w:tcBorders>
          </w:tcPr>
          <w:p w14:paraId="57A9F87C" w14:textId="77777777" w:rsidR="00D64459" w:rsidRPr="00493E39" w:rsidRDefault="008B2120">
            <w:pPr>
              <w:spacing w:line="240" w:lineRule="auto"/>
              <w:jc w:val="center"/>
              <w:rPr>
                <w:sz w:val="20"/>
                <w:szCs w:val="20"/>
              </w:rPr>
            </w:pPr>
            <w:r w:rsidRPr="00493E39">
              <w:rPr>
                <w:sz w:val="20"/>
                <w:szCs w:val="20"/>
              </w:rPr>
              <w:t>0,794*</w:t>
            </w:r>
          </w:p>
        </w:tc>
        <w:tc>
          <w:tcPr>
            <w:tcW w:w="964" w:type="dxa"/>
            <w:tcBorders>
              <w:top w:val="nil"/>
              <w:left w:val="nil"/>
              <w:bottom w:val="nil"/>
              <w:right w:val="nil"/>
            </w:tcBorders>
          </w:tcPr>
          <w:p w14:paraId="2EAEA070" w14:textId="77777777" w:rsidR="00D64459" w:rsidRPr="00493E39" w:rsidRDefault="008B2120">
            <w:pPr>
              <w:spacing w:line="240" w:lineRule="auto"/>
              <w:jc w:val="center"/>
              <w:rPr>
                <w:sz w:val="20"/>
                <w:szCs w:val="20"/>
              </w:rPr>
            </w:pPr>
            <w:r w:rsidRPr="00493E39">
              <w:rPr>
                <w:sz w:val="20"/>
                <w:szCs w:val="20"/>
              </w:rPr>
              <w:t>−0,473</w:t>
            </w:r>
          </w:p>
        </w:tc>
        <w:tc>
          <w:tcPr>
            <w:tcW w:w="1361" w:type="dxa"/>
            <w:tcBorders>
              <w:top w:val="nil"/>
              <w:left w:val="nil"/>
              <w:bottom w:val="nil"/>
              <w:right w:val="nil"/>
            </w:tcBorders>
          </w:tcPr>
          <w:p w14:paraId="7C4DB809" w14:textId="77777777" w:rsidR="00D64459" w:rsidRPr="00493E39" w:rsidRDefault="008B2120">
            <w:pPr>
              <w:spacing w:line="240" w:lineRule="auto"/>
              <w:jc w:val="center"/>
              <w:rPr>
                <w:sz w:val="20"/>
                <w:szCs w:val="20"/>
              </w:rPr>
            </w:pPr>
            <w:r w:rsidRPr="00493E39">
              <w:rPr>
                <w:sz w:val="20"/>
                <w:szCs w:val="20"/>
              </w:rPr>
              <w:t>93%</w:t>
            </w:r>
          </w:p>
        </w:tc>
      </w:tr>
      <w:tr w:rsidR="00D64459" w:rsidRPr="00493E39" w14:paraId="43D569EC" w14:textId="77777777">
        <w:trPr>
          <w:cantSplit/>
          <w:jc w:val="center"/>
        </w:trPr>
        <w:tc>
          <w:tcPr>
            <w:tcW w:w="2494" w:type="dxa"/>
            <w:tcBorders>
              <w:top w:val="nil"/>
              <w:left w:val="nil"/>
              <w:bottom w:val="nil"/>
              <w:right w:val="nil"/>
            </w:tcBorders>
          </w:tcPr>
          <w:p w14:paraId="4EB70B54" w14:textId="77777777" w:rsidR="00D64459" w:rsidRPr="00493E39" w:rsidRDefault="008B2120">
            <w:pPr>
              <w:spacing w:line="240" w:lineRule="auto"/>
              <w:rPr>
                <w:sz w:val="20"/>
                <w:szCs w:val="20"/>
              </w:rPr>
            </w:pPr>
            <w:r w:rsidRPr="00493E39">
              <w:rPr>
                <w:sz w:val="20"/>
                <w:szCs w:val="20"/>
              </w:rPr>
              <w:t>Gasolina na refinaria</w:t>
            </w:r>
          </w:p>
        </w:tc>
        <w:tc>
          <w:tcPr>
            <w:tcW w:w="1247" w:type="dxa"/>
            <w:tcBorders>
              <w:top w:val="nil"/>
              <w:left w:val="nil"/>
              <w:bottom w:val="nil"/>
              <w:right w:val="nil"/>
            </w:tcBorders>
          </w:tcPr>
          <w:p w14:paraId="5F3A6397" w14:textId="77777777" w:rsidR="00D64459" w:rsidRPr="00493E39" w:rsidRDefault="008B2120">
            <w:pPr>
              <w:spacing w:line="240" w:lineRule="auto"/>
              <w:jc w:val="center"/>
              <w:rPr>
                <w:sz w:val="20"/>
                <w:szCs w:val="20"/>
              </w:rPr>
            </w:pPr>
            <w:r w:rsidRPr="00493E39">
              <w:rPr>
                <w:sz w:val="20"/>
                <w:szCs w:val="20"/>
              </w:rPr>
              <w:t>4,489***</w:t>
            </w:r>
          </w:p>
        </w:tc>
        <w:tc>
          <w:tcPr>
            <w:tcW w:w="964" w:type="dxa"/>
            <w:tcBorders>
              <w:top w:val="nil"/>
              <w:left w:val="nil"/>
              <w:bottom w:val="nil"/>
              <w:right w:val="nil"/>
            </w:tcBorders>
          </w:tcPr>
          <w:p w14:paraId="5E0B7C08" w14:textId="77777777" w:rsidR="00D64459" w:rsidRPr="00493E39" w:rsidRDefault="008B2120">
            <w:pPr>
              <w:spacing w:line="240" w:lineRule="auto"/>
              <w:jc w:val="center"/>
              <w:rPr>
                <w:sz w:val="20"/>
                <w:szCs w:val="20"/>
              </w:rPr>
            </w:pPr>
            <w:r w:rsidRPr="00493E39">
              <w:rPr>
                <w:sz w:val="20"/>
                <w:szCs w:val="20"/>
              </w:rPr>
              <w:t>5,051***</w:t>
            </w:r>
          </w:p>
        </w:tc>
        <w:tc>
          <w:tcPr>
            <w:tcW w:w="964" w:type="dxa"/>
            <w:tcBorders>
              <w:top w:val="nil"/>
              <w:left w:val="nil"/>
              <w:bottom w:val="nil"/>
              <w:right w:val="nil"/>
            </w:tcBorders>
          </w:tcPr>
          <w:p w14:paraId="79A2397C" w14:textId="77777777" w:rsidR="00D64459" w:rsidRPr="00493E39" w:rsidRDefault="008B2120">
            <w:pPr>
              <w:spacing w:line="240" w:lineRule="auto"/>
              <w:jc w:val="center"/>
              <w:rPr>
                <w:sz w:val="20"/>
                <w:szCs w:val="20"/>
              </w:rPr>
            </w:pPr>
            <w:r w:rsidRPr="00493E39">
              <w:rPr>
                <w:sz w:val="20"/>
                <w:szCs w:val="20"/>
              </w:rPr>
              <w:t>3,278***</w:t>
            </w:r>
          </w:p>
        </w:tc>
        <w:tc>
          <w:tcPr>
            <w:tcW w:w="964" w:type="dxa"/>
            <w:tcBorders>
              <w:top w:val="nil"/>
              <w:left w:val="nil"/>
              <w:bottom w:val="nil"/>
              <w:right w:val="nil"/>
            </w:tcBorders>
          </w:tcPr>
          <w:p w14:paraId="5F84508B" w14:textId="77777777" w:rsidR="00D64459" w:rsidRPr="00493E39" w:rsidRDefault="008B2120">
            <w:pPr>
              <w:spacing w:line="240" w:lineRule="auto"/>
              <w:jc w:val="center"/>
              <w:rPr>
                <w:sz w:val="20"/>
                <w:szCs w:val="20"/>
              </w:rPr>
            </w:pPr>
            <w:r w:rsidRPr="00493E39">
              <w:rPr>
                <w:sz w:val="20"/>
                <w:szCs w:val="20"/>
              </w:rPr>
              <w:t>−1,094</w:t>
            </w:r>
          </w:p>
        </w:tc>
        <w:tc>
          <w:tcPr>
            <w:tcW w:w="964" w:type="dxa"/>
            <w:tcBorders>
              <w:top w:val="nil"/>
              <w:left w:val="nil"/>
              <w:bottom w:val="nil"/>
              <w:right w:val="nil"/>
            </w:tcBorders>
          </w:tcPr>
          <w:p w14:paraId="7212C021" w14:textId="77777777" w:rsidR="00D64459" w:rsidRPr="00493E39" w:rsidRDefault="008B2120">
            <w:pPr>
              <w:spacing w:line="240" w:lineRule="auto"/>
              <w:jc w:val="center"/>
              <w:rPr>
                <w:sz w:val="20"/>
                <w:szCs w:val="20"/>
              </w:rPr>
            </w:pPr>
            <w:r w:rsidRPr="00493E39">
              <w:rPr>
                <w:sz w:val="20"/>
                <w:szCs w:val="20"/>
              </w:rPr>
              <w:t>−2,746***</w:t>
            </w:r>
          </w:p>
        </w:tc>
        <w:tc>
          <w:tcPr>
            <w:tcW w:w="1361" w:type="dxa"/>
            <w:tcBorders>
              <w:top w:val="nil"/>
              <w:left w:val="nil"/>
              <w:bottom w:val="nil"/>
              <w:right w:val="nil"/>
            </w:tcBorders>
          </w:tcPr>
          <w:p w14:paraId="5461B7CF" w14:textId="77777777" w:rsidR="00D64459" w:rsidRPr="00493E39" w:rsidRDefault="008B2120">
            <w:pPr>
              <w:spacing w:line="240" w:lineRule="auto"/>
              <w:jc w:val="center"/>
              <w:rPr>
                <w:sz w:val="20"/>
                <w:szCs w:val="20"/>
              </w:rPr>
            </w:pPr>
            <w:r w:rsidRPr="00493E39">
              <w:rPr>
                <w:sz w:val="20"/>
                <w:szCs w:val="20"/>
              </w:rPr>
              <w:t>186%</w:t>
            </w:r>
          </w:p>
        </w:tc>
      </w:tr>
      <w:tr w:rsidR="00D64459" w:rsidRPr="00493E39" w14:paraId="14052481" w14:textId="77777777">
        <w:trPr>
          <w:cantSplit/>
          <w:jc w:val="center"/>
        </w:trPr>
        <w:tc>
          <w:tcPr>
            <w:tcW w:w="2494" w:type="dxa"/>
            <w:tcBorders>
              <w:top w:val="nil"/>
              <w:left w:val="nil"/>
              <w:bottom w:val="single" w:sz="12" w:space="0" w:color="000000"/>
              <w:right w:val="nil"/>
            </w:tcBorders>
          </w:tcPr>
          <w:p w14:paraId="6D4D67E3" w14:textId="77777777" w:rsidR="00D64459" w:rsidRPr="00493E39" w:rsidRDefault="008B2120">
            <w:pPr>
              <w:spacing w:line="240" w:lineRule="auto"/>
              <w:rPr>
                <w:sz w:val="20"/>
                <w:szCs w:val="20"/>
              </w:rPr>
            </w:pPr>
            <w:r w:rsidRPr="00493E39">
              <w:rPr>
                <w:sz w:val="20"/>
                <w:szCs w:val="20"/>
              </w:rPr>
              <w:t>Etanol</w:t>
            </w:r>
          </w:p>
        </w:tc>
        <w:tc>
          <w:tcPr>
            <w:tcW w:w="1247" w:type="dxa"/>
            <w:tcBorders>
              <w:top w:val="nil"/>
              <w:left w:val="nil"/>
              <w:bottom w:val="single" w:sz="12" w:space="0" w:color="000000"/>
              <w:right w:val="nil"/>
            </w:tcBorders>
          </w:tcPr>
          <w:p w14:paraId="4D97518C" w14:textId="77777777" w:rsidR="00D64459" w:rsidRPr="00493E39" w:rsidRDefault="008B2120">
            <w:pPr>
              <w:spacing w:line="240" w:lineRule="auto"/>
              <w:jc w:val="center"/>
              <w:rPr>
                <w:sz w:val="20"/>
                <w:szCs w:val="20"/>
              </w:rPr>
            </w:pPr>
            <w:r w:rsidRPr="00493E39">
              <w:rPr>
                <w:sz w:val="20"/>
                <w:szCs w:val="20"/>
              </w:rPr>
              <w:t>2,715**</w:t>
            </w:r>
          </w:p>
        </w:tc>
        <w:tc>
          <w:tcPr>
            <w:tcW w:w="964" w:type="dxa"/>
            <w:tcBorders>
              <w:top w:val="nil"/>
              <w:left w:val="nil"/>
              <w:bottom w:val="single" w:sz="12" w:space="0" w:color="000000"/>
              <w:right w:val="nil"/>
            </w:tcBorders>
          </w:tcPr>
          <w:p w14:paraId="412038DB" w14:textId="77777777" w:rsidR="00D64459" w:rsidRPr="00493E39" w:rsidRDefault="008B2120">
            <w:pPr>
              <w:spacing w:line="240" w:lineRule="auto"/>
              <w:jc w:val="center"/>
              <w:rPr>
                <w:sz w:val="20"/>
                <w:szCs w:val="20"/>
              </w:rPr>
            </w:pPr>
            <w:r w:rsidRPr="00493E39">
              <w:rPr>
                <w:sz w:val="20"/>
                <w:szCs w:val="20"/>
              </w:rPr>
              <w:t>1,174*</w:t>
            </w:r>
          </w:p>
        </w:tc>
        <w:tc>
          <w:tcPr>
            <w:tcW w:w="964" w:type="dxa"/>
            <w:tcBorders>
              <w:top w:val="nil"/>
              <w:left w:val="nil"/>
              <w:bottom w:val="single" w:sz="12" w:space="0" w:color="000000"/>
              <w:right w:val="nil"/>
            </w:tcBorders>
          </w:tcPr>
          <w:p w14:paraId="0C3210F7" w14:textId="77777777" w:rsidR="00D64459" w:rsidRPr="00493E39" w:rsidRDefault="008B2120">
            <w:pPr>
              <w:spacing w:line="240" w:lineRule="auto"/>
              <w:jc w:val="center"/>
              <w:rPr>
                <w:sz w:val="20"/>
                <w:szCs w:val="20"/>
              </w:rPr>
            </w:pPr>
            <w:r w:rsidRPr="00493E39">
              <w:rPr>
                <w:sz w:val="20"/>
                <w:szCs w:val="20"/>
              </w:rPr>
              <w:t>2,099***</w:t>
            </w:r>
          </w:p>
        </w:tc>
        <w:tc>
          <w:tcPr>
            <w:tcW w:w="964" w:type="dxa"/>
            <w:tcBorders>
              <w:top w:val="nil"/>
              <w:left w:val="nil"/>
              <w:bottom w:val="single" w:sz="12" w:space="0" w:color="000000"/>
              <w:right w:val="nil"/>
            </w:tcBorders>
          </w:tcPr>
          <w:p w14:paraId="77C17A51" w14:textId="77777777" w:rsidR="00D64459" w:rsidRPr="00493E39" w:rsidRDefault="008B2120">
            <w:pPr>
              <w:spacing w:line="240" w:lineRule="auto"/>
              <w:jc w:val="center"/>
              <w:rPr>
                <w:sz w:val="20"/>
                <w:szCs w:val="20"/>
              </w:rPr>
            </w:pPr>
            <w:r w:rsidRPr="00493E39">
              <w:rPr>
                <w:sz w:val="20"/>
                <w:szCs w:val="20"/>
              </w:rPr>
              <w:t>−0,087</w:t>
            </w:r>
          </w:p>
        </w:tc>
        <w:tc>
          <w:tcPr>
            <w:tcW w:w="964" w:type="dxa"/>
            <w:tcBorders>
              <w:top w:val="nil"/>
              <w:left w:val="nil"/>
              <w:bottom w:val="single" w:sz="12" w:space="0" w:color="000000"/>
              <w:right w:val="nil"/>
            </w:tcBorders>
          </w:tcPr>
          <w:p w14:paraId="547E642B" w14:textId="77777777" w:rsidR="00D64459" w:rsidRPr="00493E39" w:rsidRDefault="008B2120">
            <w:pPr>
              <w:spacing w:line="240" w:lineRule="auto"/>
              <w:jc w:val="center"/>
              <w:rPr>
                <w:sz w:val="20"/>
                <w:szCs w:val="20"/>
              </w:rPr>
            </w:pPr>
            <w:r w:rsidRPr="00493E39">
              <w:rPr>
                <w:sz w:val="20"/>
                <w:szCs w:val="20"/>
              </w:rPr>
              <w:t>−0,471</w:t>
            </w:r>
          </w:p>
        </w:tc>
        <w:tc>
          <w:tcPr>
            <w:tcW w:w="1361" w:type="dxa"/>
            <w:tcBorders>
              <w:top w:val="nil"/>
              <w:left w:val="nil"/>
              <w:bottom w:val="single" w:sz="12" w:space="0" w:color="000000"/>
              <w:right w:val="nil"/>
            </w:tcBorders>
          </w:tcPr>
          <w:p w14:paraId="0FD5B172" w14:textId="77777777" w:rsidR="00D64459" w:rsidRPr="00493E39" w:rsidRDefault="008B2120">
            <w:pPr>
              <w:spacing w:line="240" w:lineRule="auto"/>
              <w:jc w:val="center"/>
              <w:rPr>
                <w:sz w:val="20"/>
                <w:szCs w:val="20"/>
              </w:rPr>
            </w:pPr>
            <w:r w:rsidRPr="00493E39">
              <w:rPr>
                <w:sz w:val="20"/>
                <w:szCs w:val="20"/>
              </w:rPr>
              <w:t>121%</w:t>
            </w:r>
          </w:p>
        </w:tc>
      </w:tr>
    </w:tbl>
    <w:p w14:paraId="24562449" w14:textId="77777777" w:rsidR="00D64459" w:rsidRPr="00493E39" w:rsidRDefault="008B2120">
      <w:pPr>
        <w:spacing w:before="40" w:line="240" w:lineRule="auto"/>
        <w:jc w:val="both"/>
        <w:rPr>
          <w:sz w:val="20"/>
          <w:szCs w:val="20"/>
          <w:lang w:val="pt-BR"/>
        </w:rPr>
      </w:pPr>
      <w:commentRangeStart w:id="411"/>
      <w:commentRangeStart w:id="412"/>
      <w:r w:rsidRPr="00493E39">
        <w:rPr>
          <w:sz w:val="20"/>
          <w:szCs w:val="20"/>
          <w:lang w:val="pt-BR"/>
        </w:rPr>
        <w:t>Nota: regime posterior a março de 2017. Conjunto de regressores e amostra fixos no horizonte de três meses, de modo que as contribuições mensais somam exatamente o acumulado, com desvio de 8,9 × 10⁻¹⁶. Os acumulados coincidem com os da Tabela 2. Por usar o desenho do horizonte de três meses, inclusive as indicadoras de pandemia daquela janela, as contribuições mensais diferem das respostas da Figura 5, estimadas com o desenho próprio de cada horizonte: no IPCA Geral, a do mês do choque é 0,127 aqui e 0,176 na Figura 5. No regime anterior nenhuma das seis séries apresenta contribuição mensal significativa, e o acumulado do IPCA Geral é de 0,101, não distinguível de zero. *** p &lt; 0,01; ** p &lt; 0,05; * p &lt; 0,10.</w:t>
      </w:r>
      <w:commentRangeEnd w:id="411"/>
      <w:r w:rsidRPr="00493E39">
        <w:rPr>
          <w:rStyle w:val="CommentReference"/>
          <w:sz w:val="20"/>
          <w:szCs w:val="20"/>
          <w:lang w:val="pt-BR"/>
        </w:rPr>
        <w:commentReference w:id="411"/>
      </w:r>
      <w:commentRangeEnd w:id="412"/>
      <w:r w:rsidR="00962AB9" w:rsidRPr="00493E39">
        <w:rPr>
          <w:rStyle w:val="CommentReference"/>
          <w:sz w:val="20"/>
          <w:szCs w:val="20"/>
          <w:lang w:val="pt-BR"/>
        </w:rPr>
        <w:commentReference w:id="412"/>
      </w:r>
    </w:p>
    <w:p w14:paraId="17BAB992" w14:textId="77777777" w:rsidR="00D64459" w:rsidRPr="00493E39" w:rsidRDefault="008B2120">
      <w:pPr>
        <w:spacing w:before="20" w:after="200" w:line="240" w:lineRule="auto"/>
        <w:jc w:val="both"/>
        <w:rPr>
          <w:sz w:val="20"/>
          <w:szCs w:val="20"/>
          <w:lang w:val="pt-BR"/>
        </w:rPr>
      </w:pPr>
      <w:r w:rsidRPr="00493E39">
        <w:rPr>
          <w:sz w:val="20"/>
          <w:szCs w:val="20"/>
          <w:lang w:val="pt-BR"/>
        </w:rPr>
        <w:t>Fonte: Elaboração própria.</w:t>
      </w:r>
    </w:p>
    <w:p w14:paraId="517FAC4D" w14:textId="77777777" w:rsidR="00D64459" w:rsidRPr="00493E39" w:rsidRDefault="008B2120">
      <w:pPr>
        <w:keepNext/>
        <w:spacing w:before="200" w:after="40" w:line="240" w:lineRule="auto"/>
        <w:rPr>
          <w:sz w:val="20"/>
          <w:szCs w:val="20"/>
          <w:lang w:val="pt-BR"/>
        </w:rPr>
      </w:pPr>
      <w:r w:rsidRPr="00493E39">
        <w:rPr>
          <w:sz w:val="20"/>
          <w:szCs w:val="20"/>
          <w:lang w:val="pt-BR"/>
        </w:rPr>
        <w:t>Tabela 4 – Decomposição da resposta do IPCA Geral segundo o canal dos combustíveis</w:t>
      </w:r>
    </w:p>
    <w:tbl>
      <w:tblPr>
        <w:tblW w:w="0" w:type="auto"/>
        <w:jc w:val="center"/>
        <w:tblLook w:val="04A0" w:firstRow="1" w:lastRow="0" w:firstColumn="1" w:lastColumn="0" w:noHBand="0" w:noVBand="1"/>
      </w:tblPr>
      <w:tblGrid>
        <w:gridCol w:w="2721"/>
        <w:gridCol w:w="567"/>
        <w:gridCol w:w="1474"/>
        <w:gridCol w:w="1701"/>
        <w:gridCol w:w="907"/>
        <w:gridCol w:w="1134"/>
      </w:tblGrid>
      <w:tr w:rsidR="00D64459" w:rsidRPr="00493E39" w14:paraId="2BFEF502" w14:textId="77777777">
        <w:trPr>
          <w:cantSplit/>
          <w:tblHeader/>
          <w:jc w:val="center"/>
        </w:trPr>
        <w:tc>
          <w:tcPr>
            <w:tcW w:w="2721" w:type="dxa"/>
            <w:tcBorders>
              <w:top w:val="single" w:sz="12" w:space="0" w:color="000000"/>
              <w:left w:val="nil"/>
              <w:bottom w:val="single" w:sz="6" w:space="0" w:color="000000"/>
              <w:right w:val="nil"/>
            </w:tcBorders>
          </w:tcPr>
          <w:p w14:paraId="2A01E835" w14:textId="77777777" w:rsidR="00D64459" w:rsidRPr="00493E39" w:rsidRDefault="008B2120">
            <w:pPr>
              <w:spacing w:after="20" w:line="240" w:lineRule="auto"/>
              <w:rPr>
                <w:sz w:val="20"/>
                <w:szCs w:val="20"/>
              </w:rPr>
            </w:pPr>
            <w:r w:rsidRPr="00493E39">
              <w:rPr>
                <w:b/>
                <w:sz w:val="20"/>
                <w:szCs w:val="20"/>
              </w:rPr>
              <w:t>Regime</w:t>
            </w:r>
          </w:p>
        </w:tc>
        <w:tc>
          <w:tcPr>
            <w:tcW w:w="567" w:type="dxa"/>
            <w:tcBorders>
              <w:top w:val="single" w:sz="12" w:space="0" w:color="000000"/>
              <w:left w:val="nil"/>
              <w:bottom w:val="single" w:sz="6" w:space="0" w:color="000000"/>
              <w:right w:val="nil"/>
            </w:tcBorders>
          </w:tcPr>
          <w:p w14:paraId="2635F1C0" w14:textId="77777777" w:rsidR="00D64459" w:rsidRPr="00493E39" w:rsidRDefault="008B2120">
            <w:pPr>
              <w:spacing w:after="20" w:line="240" w:lineRule="auto"/>
              <w:jc w:val="center"/>
              <w:rPr>
                <w:sz w:val="20"/>
                <w:szCs w:val="20"/>
              </w:rPr>
            </w:pPr>
            <w:r w:rsidRPr="00493E39">
              <w:rPr>
                <w:b/>
                <w:sz w:val="20"/>
                <w:szCs w:val="20"/>
              </w:rPr>
              <w:t>h</w:t>
            </w:r>
          </w:p>
        </w:tc>
        <w:tc>
          <w:tcPr>
            <w:tcW w:w="1474" w:type="dxa"/>
            <w:tcBorders>
              <w:top w:val="single" w:sz="12" w:space="0" w:color="000000"/>
              <w:left w:val="nil"/>
              <w:bottom w:val="single" w:sz="6" w:space="0" w:color="000000"/>
              <w:right w:val="nil"/>
            </w:tcBorders>
          </w:tcPr>
          <w:p w14:paraId="7E882AF0" w14:textId="77777777" w:rsidR="00D64459" w:rsidRPr="00493E39" w:rsidRDefault="008B2120">
            <w:pPr>
              <w:spacing w:after="20" w:line="240" w:lineRule="auto"/>
              <w:jc w:val="center"/>
              <w:rPr>
                <w:sz w:val="20"/>
                <w:szCs w:val="20"/>
              </w:rPr>
            </w:pPr>
            <w:r w:rsidRPr="00493E39">
              <w:rPr>
                <w:b/>
                <w:sz w:val="20"/>
                <w:szCs w:val="20"/>
              </w:rPr>
              <w:t>Efeito total</w:t>
            </w:r>
          </w:p>
        </w:tc>
        <w:tc>
          <w:tcPr>
            <w:tcW w:w="1701" w:type="dxa"/>
            <w:tcBorders>
              <w:top w:val="single" w:sz="12" w:space="0" w:color="000000"/>
              <w:left w:val="nil"/>
              <w:bottom w:val="single" w:sz="6" w:space="0" w:color="000000"/>
              <w:right w:val="nil"/>
            </w:tcBorders>
          </w:tcPr>
          <w:p w14:paraId="48E4315F" w14:textId="77777777" w:rsidR="00D64459" w:rsidRPr="00493E39" w:rsidRDefault="008B2120">
            <w:pPr>
              <w:spacing w:after="20" w:line="240" w:lineRule="auto"/>
              <w:jc w:val="center"/>
              <w:rPr>
                <w:sz w:val="20"/>
                <w:szCs w:val="20"/>
              </w:rPr>
            </w:pPr>
            <w:r w:rsidRPr="00493E39">
              <w:rPr>
                <w:b/>
                <w:sz w:val="20"/>
                <w:szCs w:val="20"/>
              </w:rPr>
              <w:t>Via combustíveis</w:t>
            </w:r>
          </w:p>
        </w:tc>
        <w:tc>
          <w:tcPr>
            <w:tcW w:w="907" w:type="dxa"/>
            <w:tcBorders>
              <w:top w:val="single" w:sz="12" w:space="0" w:color="000000"/>
              <w:left w:val="nil"/>
              <w:bottom w:val="single" w:sz="6" w:space="0" w:color="000000"/>
              <w:right w:val="nil"/>
            </w:tcBorders>
          </w:tcPr>
          <w:p w14:paraId="7546F0D6" w14:textId="77777777" w:rsidR="00D64459" w:rsidRPr="00493E39" w:rsidRDefault="008B2120">
            <w:pPr>
              <w:spacing w:after="20" w:line="240" w:lineRule="auto"/>
              <w:jc w:val="center"/>
              <w:rPr>
                <w:sz w:val="20"/>
                <w:szCs w:val="20"/>
              </w:rPr>
            </w:pPr>
            <w:r w:rsidRPr="00493E39">
              <w:rPr>
                <w:b/>
                <w:sz w:val="20"/>
                <w:szCs w:val="20"/>
              </w:rPr>
              <w:t>p</w:t>
            </w:r>
          </w:p>
        </w:tc>
        <w:tc>
          <w:tcPr>
            <w:tcW w:w="1134" w:type="dxa"/>
            <w:tcBorders>
              <w:top w:val="single" w:sz="12" w:space="0" w:color="000000"/>
              <w:left w:val="nil"/>
              <w:bottom w:val="single" w:sz="6" w:space="0" w:color="000000"/>
              <w:right w:val="nil"/>
            </w:tcBorders>
          </w:tcPr>
          <w:p w14:paraId="3D922E17" w14:textId="77777777" w:rsidR="00D64459" w:rsidRPr="00493E39" w:rsidRDefault="008B2120">
            <w:pPr>
              <w:spacing w:after="20" w:line="240" w:lineRule="auto"/>
              <w:jc w:val="center"/>
              <w:rPr>
                <w:sz w:val="20"/>
                <w:szCs w:val="20"/>
              </w:rPr>
            </w:pPr>
            <w:r w:rsidRPr="00493E39">
              <w:rPr>
                <w:b/>
                <w:sz w:val="20"/>
                <w:szCs w:val="20"/>
              </w:rPr>
              <w:t>Parcela</w:t>
            </w:r>
          </w:p>
        </w:tc>
      </w:tr>
      <w:tr w:rsidR="00D64459" w:rsidRPr="00493E39" w14:paraId="31AF0E9D" w14:textId="77777777">
        <w:trPr>
          <w:cantSplit/>
          <w:jc w:val="center"/>
        </w:trPr>
        <w:tc>
          <w:tcPr>
            <w:tcW w:w="2721" w:type="dxa"/>
            <w:tcBorders>
              <w:top w:val="nil"/>
              <w:left w:val="nil"/>
              <w:bottom w:val="nil"/>
              <w:right w:val="nil"/>
            </w:tcBorders>
          </w:tcPr>
          <w:p w14:paraId="6F0A2098" w14:textId="77777777" w:rsidR="00D64459" w:rsidRPr="00493E39" w:rsidRDefault="008B2120">
            <w:pPr>
              <w:spacing w:line="240" w:lineRule="auto"/>
              <w:rPr>
                <w:sz w:val="20"/>
                <w:szCs w:val="20"/>
              </w:rPr>
            </w:pPr>
            <w:r w:rsidRPr="00493E39">
              <w:rPr>
                <w:sz w:val="20"/>
                <w:szCs w:val="20"/>
              </w:rPr>
              <w:t>Anterior a mar/2017</w:t>
            </w:r>
          </w:p>
        </w:tc>
        <w:tc>
          <w:tcPr>
            <w:tcW w:w="567" w:type="dxa"/>
            <w:tcBorders>
              <w:top w:val="nil"/>
              <w:left w:val="nil"/>
              <w:bottom w:val="nil"/>
              <w:right w:val="nil"/>
            </w:tcBorders>
          </w:tcPr>
          <w:p w14:paraId="7291635F" w14:textId="77777777" w:rsidR="00D64459" w:rsidRPr="00493E39" w:rsidRDefault="008B2120">
            <w:pPr>
              <w:spacing w:line="240" w:lineRule="auto"/>
              <w:jc w:val="center"/>
              <w:rPr>
                <w:sz w:val="20"/>
                <w:szCs w:val="20"/>
              </w:rPr>
            </w:pPr>
            <w:r w:rsidRPr="00493E39">
              <w:rPr>
                <w:sz w:val="20"/>
                <w:szCs w:val="20"/>
              </w:rPr>
              <w:t>0</w:t>
            </w:r>
          </w:p>
        </w:tc>
        <w:tc>
          <w:tcPr>
            <w:tcW w:w="1474" w:type="dxa"/>
            <w:tcBorders>
              <w:top w:val="nil"/>
              <w:left w:val="nil"/>
              <w:bottom w:val="nil"/>
              <w:right w:val="nil"/>
            </w:tcBorders>
          </w:tcPr>
          <w:p w14:paraId="4E9E32F7" w14:textId="77777777" w:rsidR="00D64459" w:rsidRPr="00493E39" w:rsidRDefault="008B2120">
            <w:pPr>
              <w:spacing w:line="240" w:lineRule="auto"/>
              <w:jc w:val="center"/>
              <w:rPr>
                <w:sz w:val="20"/>
                <w:szCs w:val="20"/>
              </w:rPr>
            </w:pPr>
            <w:r w:rsidRPr="00493E39">
              <w:rPr>
                <w:sz w:val="20"/>
                <w:szCs w:val="20"/>
              </w:rPr>
              <w:t>0,005</w:t>
            </w:r>
          </w:p>
        </w:tc>
        <w:tc>
          <w:tcPr>
            <w:tcW w:w="1701" w:type="dxa"/>
            <w:tcBorders>
              <w:top w:val="nil"/>
              <w:left w:val="nil"/>
              <w:bottom w:val="nil"/>
              <w:right w:val="nil"/>
            </w:tcBorders>
          </w:tcPr>
          <w:p w14:paraId="26160686" w14:textId="77777777" w:rsidR="00D64459" w:rsidRPr="00493E39" w:rsidRDefault="008B2120">
            <w:pPr>
              <w:spacing w:line="240" w:lineRule="auto"/>
              <w:jc w:val="center"/>
              <w:rPr>
                <w:sz w:val="20"/>
                <w:szCs w:val="20"/>
              </w:rPr>
            </w:pPr>
            <w:r w:rsidRPr="00493E39">
              <w:rPr>
                <w:sz w:val="20"/>
                <w:szCs w:val="20"/>
              </w:rPr>
              <w:t>0,008</w:t>
            </w:r>
          </w:p>
        </w:tc>
        <w:tc>
          <w:tcPr>
            <w:tcW w:w="907" w:type="dxa"/>
            <w:tcBorders>
              <w:top w:val="nil"/>
              <w:left w:val="nil"/>
              <w:bottom w:val="nil"/>
              <w:right w:val="nil"/>
            </w:tcBorders>
          </w:tcPr>
          <w:p w14:paraId="3604FF86" w14:textId="77777777" w:rsidR="00D64459" w:rsidRPr="00493E39" w:rsidRDefault="008B2120">
            <w:pPr>
              <w:spacing w:line="240" w:lineRule="auto"/>
              <w:jc w:val="center"/>
              <w:rPr>
                <w:sz w:val="20"/>
                <w:szCs w:val="20"/>
              </w:rPr>
            </w:pPr>
            <w:r w:rsidRPr="00493E39">
              <w:rPr>
                <w:sz w:val="20"/>
                <w:szCs w:val="20"/>
              </w:rPr>
              <w:t>0,001</w:t>
            </w:r>
          </w:p>
        </w:tc>
        <w:tc>
          <w:tcPr>
            <w:tcW w:w="1134" w:type="dxa"/>
            <w:tcBorders>
              <w:top w:val="nil"/>
              <w:left w:val="nil"/>
              <w:bottom w:val="nil"/>
              <w:right w:val="nil"/>
            </w:tcBorders>
          </w:tcPr>
          <w:p w14:paraId="78CB7E09" w14:textId="77777777" w:rsidR="00D64459" w:rsidRPr="00493E39" w:rsidRDefault="008B2120">
            <w:pPr>
              <w:spacing w:line="240" w:lineRule="auto"/>
              <w:jc w:val="center"/>
              <w:rPr>
                <w:sz w:val="20"/>
                <w:szCs w:val="20"/>
              </w:rPr>
            </w:pPr>
            <w:r w:rsidRPr="00493E39">
              <w:rPr>
                <w:sz w:val="20"/>
                <w:szCs w:val="20"/>
              </w:rPr>
              <w:t>n.a.</w:t>
            </w:r>
          </w:p>
        </w:tc>
      </w:tr>
      <w:tr w:rsidR="00D64459" w:rsidRPr="00493E39" w14:paraId="12E69DF2" w14:textId="77777777">
        <w:trPr>
          <w:cantSplit/>
          <w:jc w:val="center"/>
        </w:trPr>
        <w:tc>
          <w:tcPr>
            <w:tcW w:w="2721" w:type="dxa"/>
            <w:tcBorders>
              <w:top w:val="nil"/>
              <w:left w:val="nil"/>
              <w:bottom w:val="nil"/>
              <w:right w:val="nil"/>
            </w:tcBorders>
          </w:tcPr>
          <w:p w14:paraId="23D073E1" w14:textId="77777777" w:rsidR="00D64459" w:rsidRPr="00493E39" w:rsidRDefault="00D64459">
            <w:pPr>
              <w:spacing w:line="240" w:lineRule="auto"/>
              <w:rPr>
                <w:sz w:val="20"/>
                <w:szCs w:val="20"/>
              </w:rPr>
            </w:pPr>
          </w:p>
        </w:tc>
        <w:tc>
          <w:tcPr>
            <w:tcW w:w="567" w:type="dxa"/>
            <w:tcBorders>
              <w:top w:val="nil"/>
              <w:left w:val="nil"/>
              <w:bottom w:val="nil"/>
              <w:right w:val="nil"/>
            </w:tcBorders>
          </w:tcPr>
          <w:p w14:paraId="0EFA4639" w14:textId="77777777" w:rsidR="00D64459" w:rsidRPr="00493E39" w:rsidRDefault="008B2120">
            <w:pPr>
              <w:spacing w:line="240" w:lineRule="auto"/>
              <w:jc w:val="center"/>
              <w:rPr>
                <w:sz w:val="20"/>
                <w:szCs w:val="20"/>
              </w:rPr>
            </w:pPr>
            <w:r w:rsidRPr="00493E39">
              <w:rPr>
                <w:sz w:val="20"/>
                <w:szCs w:val="20"/>
              </w:rPr>
              <w:t>3</w:t>
            </w:r>
          </w:p>
        </w:tc>
        <w:tc>
          <w:tcPr>
            <w:tcW w:w="1474" w:type="dxa"/>
            <w:tcBorders>
              <w:top w:val="nil"/>
              <w:left w:val="nil"/>
              <w:bottom w:val="nil"/>
              <w:right w:val="nil"/>
            </w:tcBorders>
          </w:tcPr>
          <w:p w14:paraId="3264B720" w14:textId="77777777" w:rsidR="00D64459" w:rsidRPr="00493E39" w:rsidRDefault="008B2120">
            <w:pPr>
              <w:spacing w:line="240" w:lineRule="auto"/>
              <w:jc w:val="center"/>
              <w:rPr>
                <w:sz w:val="20"/>
                <w:szCs w:val="20"/>
              </w:rPr>
            </w:pPr>
            <w:r w:rsidRPr="00493E39">
              <w:rPr>
                <w:sz w:val="20"/>
                <w:szCs w:val="20"/>
              </w:rPr>
              <w:t>0,101</w:t>
            </w:r>
          </w:p>
        </w:tc>
        <w:tc>
          <w:tcPr>
            <w:tcW w:w="1701" w:type="dxa"/>
            <w:tcBorders>
              <w:top w:val="nil"/>
              <w:left w:val="nil"/>
              <w:bottom w:val="nil"/>
              <w:right w:val="nil"/>
            </w:tcBorders>
          </w:tcPr>
          <w:p w14:paraId="5CD205DD" w14:textId="77777777" w:rsidR="00D64459" w:rsidRPr="00493E39" w:rsidRDefault="008B2120">
            <w:pPr>
              <w:spacing w:line="240" w:lineRule="auto"/>
              <w:jc w:val="center"/>
              <w:rPr>
                <w:sz w:val="20"/>
                <w:szCs w:val="20"/>
              </w:rPr>
            </w:pPr>
            <w:r w:rsidRPr="00493E39">
              <w:rPr>
                <w:sz w:val="20"/>
                <w:szCs w:val="20"/>
              </w:rPr>
              <w:t>0,003</w:t>
            </w:r>
          </w:p>
        </w:tc>
        <w:tc>
          <w:tcPr>
            <w:tcW w:w="907" w:type="dxa"/>
            <w:tcBorders>
              <w:top w:val="nil"/>
              <w:left w:val="nil"/>
              <w:bottom w:val="nil"/>
              <w:right w:val="nil"/>
            </w:tcBorders>
          </w:tcPr>
          <w:p w14:paraId="0037D4D1" w14:textId="77777777" w:rsidR="00D64459" w:rsidRPr="00493E39" w:rsidRDefault="008B2120">
            <w:pPr>
              <w:spacing w:line="240" w:lineRule="auto"/>
              <w:jc w:val="center"/>
              <w:rPr>
                <w:sz w:val="20"/>
                <w:szCs w:val="20"/>
              </w:rPr>
            </w:pPr>
            <w:r w:rsidRPr="00493E39">
              <w:rPr>
                <w:sz w:val="20"/>
                <w:szCs w:val="20"/>
              </w:rPr>
              <w:t>0,671</w:t>
            </w:r>
          </w:p>
        </w:tc>
        <w:tc>
          <w:tcPr>
            <w:tcW w:w="1134" w:type="dxa"/>
            <w:tcBorders>
              <w:top w:val="nil"/>
              <w:left w:val="nil"/>
              <w:bottom w:val="nil"/>
              <w:right w:val="nil"/>
            </w:tcBorders>
          </w:tcPr>
          <w:p w14:paraId="78EC0E1E" w14:textId="77777777" w:rsidR="00D64459" w:rsidRPr="00493E39" w:rsidRDefault="008B2120">
            <w:pPr>
              <w:spacing w:line="240" w:lineRule="auto"/>
              <w:jc w:val="center"/>
              <w:rPr>
                <w:sz w:val="20"/>
                <w:szCs w:val="20"/>
              </w:rPr>
            </w:pPr>
            <w:r w:rsidRPr="00493E39">
              <w:rPr>
                <w:sz w:val="20"/>
                <w:szCs w:val="20"/>
              </w:rPr>
              <w:t>3%</w:t>
            </w:r>
          </w:p>
        </w:tc>
      </w:tr>
      <w:tr w:rsidR="00D64459" w:rsidRPr="00493E39" w14:paraId="2D0E1139" w14:textId="77777777">
        <w:trPr>
          <w:cantSplit/>
          <w:jc w:val="center"/>
        </w:trPr>
        <w:tc>
          <w:tcPr>
            <w:tcW w:w="2721" w:type="dxa"/>
            <w:tcBorders>
              <w:top w:val="nil"/>
              <w:left w:val="nil"/>
              <w:bottom w:val="nil"/>
              <w:right w:val="nil"/>
            </w:tcBorders>
          </w:tcPr>
          <w:p w14:paraId="34461752" w14:textId="77777777" w:rsidR="00D64459" w:rsidRPr="00493E39" w:rsidRDefault="008B2120">
            <w:pPr>
              <w:spacing w:line="240" w:lineRule="auto"/>
              <w:rPr>
                <w:sz w:val="20"/>
                <w:szCs w:val="20"/>
              </w:rPr>
            </w:pPr>
            <w:r w:rsidRPr="00493E39">
              <w:rPr>
                <w:sz w:val="20"/>
                <w:szCs w:val="20"/>
              </w:rPr>
              <w:t>Posterior a mar/2017</w:t>
            </w:r>
          </w:p>
        </w:tc>
        <w:tc>
          <w:tcPr>
            <w:tcW w:w="567" w:type="dxa"/>
            <w:tcBorders>
              <w:top w:val="nil"/>
              <w:left w:val="nil"/>
              <w:bottom w:val="nil"/>
              <w:right w:val="nil"/>
            </w:tcBorders>
          </w:tcPr>
          <w:p w14:paraId="7FF9666C" w14:textId="77777777" w:rsidR="00D64459" w:rsidRPr="00493E39" w:rsidRDefault="008B2120">
            <w:pPr>
              <w:spacing w:line="240" w:lineRule="auto"/>
              <w:jc w:val="center"/>
              <w:rPr>
                <w:sz w:val="20"/>
                <w:szCs w:val="20"/>
              </w:rPr>
            </w:pPr>
            <w:r w:rsidRPr="00493E39">
              <w:rPr>
                <w:sz w:val="20"/>
                <w:szCs w:val="20"/>
              </w:rPr>
              <w:t>0</w:t>
            </w:r>
          </w:p>
        </w:tc>
        <w:tc>
          <w:tcPr>
            <w:tcW w:w="1474" w:type="dxa"/>
            <w:tcBorders>
              <w:top w:val="nil"/>
              <w:left w:val="nil"/>
              <w:bottom w:val="nil"/>
              <w:right w:val="nil"/>
            </w:tcBorders>
          </w:tcPr>
          <w:p w14:paraId="1DDB41EF" w14:textId="77777777" w:rsidR="00D64459" w:rsidRPr="00493E39" w:rsidRDefault="008B2120">
            <w:pPr>
              <w:spacing w:line="240" w:lineRule="auto"/>
              <w:jc w:val="center"/>
              <w:rPr>
                <w:sz w:val="20"/>
                <w:szCs w:val="20"/>
              </w:rPr>
            </w:pPr>
            <w:r w:rsidRPr="00493E39">
              <w:rPr>
                <w:sz w:val="20"/>
                <w:szCs w:val="20"/>
              </w:rPr>
              <w:t>0,176</w:t>
            </w:r>
          </w:p>
        </w:tc>
        <w:tc>
          <w:tcPr>
            <w:tcW w:w="1701" w:type="dxa"/>
            <w:tcBorders>
              <w:top w:val="nil"/>
              <w:left w:val="nil"/>
              <w:bottom w:val="nil"/>
              <w:right w:val="nil"/>
            </w:tcBorders>
          </w:tcPr>
          <w:p w14:paraId="7F7D3BAC" w14:textId="77777777" w:rsidR="00D64459" w:rsidRPr="00493E39" w:rsidRDefault="008B2120">
            <w:pPr>
              <w:spacing w:line="240" w:lineRule="auto"/>
              <w:jc w:val="center"/>
              <w:rPr>
                <w:sz w:val="20"/>
                <w:szCs w:val="20"/>
              </w:rPr>
            </w:pPr>
            <w:r w:rsidRPr="00493E39">
              <w:rPr>
                <w:sz w:val="20"/>
                <w:szCs w:val="20"/>
              </w:rPr>
              <w:t>0,082</w:t>
            </w:r>
          </w:p>
        </w:tc>
        <w:tc>
          <w:tcPr>
            <w:tcW w:w="907" w:type="dxa"/>
            <w:tcBorders>
              <w:top w:val="nil"/>
              <w:left w:val="nil"/>
              <w:bottom w:val="nil"/>
              <w:right w:val="nil"/>
            </w:tcBorders>
          </w:tcPr>
          <w:p w14:paraId="02672B20" w14:textId="77777777" w:rsidR="00D64459" w:rsidRPr="00493E39" w:rsidRDefault="008B2120">
            <w:pPr>
              <w:spacing w:line="240" w:lineRule="auto"/>
              <w:jc w:val="center"/>
              <w:rPr>
                <w:sz w:val="20"/>
                <w:szCs w:val="20"/>
              </w:rPr>
            </w:pPr>
            <w:r w:rsidRPr="00493E39">
              <w:rPr>
                <w:sz w:val="20"/>
                <w:szCs w:val="20"/>
              </w:rPr>
              <w:t>0,007</w:t>
            </w:r>
          </w:p>
        </w:tc>
        <w:tc>
          <w:tcPr>
            <w:tcW w:w="1134" w:type="dxa"/>
            <w:tcBorders>
              <w:top w:val="nil"/>
              <w:left w:val="nil"/>
              <w:bottom w:val="nil"/>
              <w:right w:val="nil"/>
            </w:tcBorders>
          </w:tcPr>
          <w:p w14:paraId="4AEE24FE" w14:textId="77777777" w:rsidR="00D64459" w:rsidRPr="00493E39" w:rsidRDefault="008B2120">
            <w:pPr>
              <w:spacing w:line="240" w:lineRule="auto"/>
              <w:jc w:val="center"/>
              <w:rPr>
                <w:sz w:val="20"/>
                <w:szCs w:val="20"/>
              </w:rPr>
            </w:pPr>
            <w:r w:rsidRPr="00493E39">
              <w:rPr>
                <w:sz w:val="20"/>
                <w:szCs w:val="20"/>
              </w:rPr>
              <w:t>47%</w:t>
            </w:r>
          </w:p>
        </w:tc>
      </w:tr>
      <w:tr w:rsidR="00D64459" w:rsidRPr="00493E39" w14:paraId="5DC7117C" w14:textId="77777777">
        <w:trPr>
          <w:cantSplit/>
          <w:jc w:val="center"/>
        </w:trPr>
        <w:tc>
          <w:tcPr>
            <w:tcW w:w="2721" w:type="dxa"/>
            <w:tcBorders>
              <w:top w:val="nil"/>
              <w:left w:val="nil"/>
              <w:bottom w:val="single" w:sz="12" w:space="0" w:color="000000"/>
              <w:right w:val="nil"/>
            </w:tcBorders>
          </w:tcPr>
          <w:p w14:paraId="0FB7863C" w14:textId="77777777" w:rsidR="00D64459" w:rsidRPr="00493E39" w:rsidRDefault="00D64459">
            <w:pPr>
              <w:spacing w:line="240" w:lineRule="auto"/>
              <w:rPr>
                <w:sz w:val="20"/>
                <w:szCs w:val="20"/>
              </w:rPr>
            </w:pPr>
          </w:p>
        </w:tc>
        <w:tc>
          <w:tcPr>
            <w:tcW w:w="567" w:type="dxa"/>
            <w:tcBorders>
              <w:top w:val="nil"/>
              <w:left w:val="nil"/>
              <w:bottom w:val="single" w:sz="12" w:space="0" w:color="000000"/>
              <w:right w:val="nil"/>
            </w:tcBorders>
          </w:tcPr>
          <w:p w14:paraId="0EA56D10" w14:textId="77777777" w:rsidR="00D64459" w:rsidRPr="00493E39" w:rsidRDefault="008B2120">
            <w:pPr>
              <w:spacing w:line="240" w:lineRule="auto"/>
              <w:jc w:val="center"/>
              <w:rPr>
                <w:sz w:val="20"/>
                <w:szCs w:val="20"/>
              </w:rPr>
            </w:pPr>
            <w:r w:rsidRPr="00493E39">
              <w:rPr>
                <w:sz w:val="20"/>
                <w:szCs w:val="20"/>
              </w:rPr>
              <w:t>3</w:t>
            </w:r>
          </w:p>
        </w:tc>
        <w:tc>
          <w:tcPr>
            <w:tcW w:w="1474" w:type="dxa"/>
            <w:tcBorders>
              <w:top w:val="nil"/>
              <w:left w:val="nil"/>
              <w:bottom w:val="single" w:sz="12" w:space="0" w:color="000000"/>
              <w:right w:val="nil"/>
            </w:tcBorders>
          </w:tcPr>
          <w:p w14:paraId="7B55BA4D" w14:textId="77777777" w:rsidR="00D64459" w:rsidRPr="00493E39" w:rsidRDefault="008B2120">
            <w:pPr>
              <w:spacing w:line="240" w:lineRule="auto"/>
              <w:jc w:val="center"/>
              <w:rPr>
                <w:sz w:val="20"/>
                <w:szCs w:val="20"/>
              </w:rPr>
            </w:pPr>
            <w:r w:rsidRPr="00493E39">
              <w:rPr>
                <w:sz w:val="20"/>
                <w:szCs w:val="20"/>
              </w:rPr>
              <w:t>0,314</w:t>
            </w:r>
          </w:p>
        </w:tc>
        <w:tc>
          <w:tcPr>
            <w:tcW w:w="1701" w:type="dxa"/>
            <w:tcBorders>
              <w:top w:val="nil"/>
              <w:left w:val="nil"/>
              <w:bottom w:val="single" w:sz="12" w:space="0" w:color="000000"/>
              <w:right w:val="nil"/>
            </w:tcBorders>
          </w:tcPr>
          <w:p w14:paraId="22D924B8" w14:textId="77777777" w:rsidR="00D64459" w:rsidRPr="00493E39" w:rsidRDefault="008B2120">
            <w:pPr>
              <w:spacing w:line="240" w:lineRule="auto"/>
              <w:jc w:val="center"/>
              <w:rPr>
                <w:sz w:val="20"/>
                <w:szCs w:val="20"/>
              </w:rPr>
            </w:pPr>
            <w:r w:rsidRPr="00493E39">
              <w:rPr>
                <w:sz w:val="20"/>
                <w:szCs w:val="20"/>
              </w:rPr>
              <w:t>0,249</w:t>
            </w:r>
          </w:p>
        </w:tc>
        <w:tc>
          <w:tcPr>
            <w:tcW w:w="907" w:type="dxa"/>
            <w:tcBorders>
              <w:top w:val="nil"/>
              <w:left w:val="nil"/>
              <w:bottom w:val="single" w:sz="12" w:space="0" w:color="000000"/>
              <w:right w:val="nil"/>
            </w:tcBorders>
          </w:tcPr>
          <w:p w14:paraId="7F626D59" w14:textId="1FE58739" w:rsidR="00D64459" w:rsidRPr="00493E39" w:rsidRDefault="008B2120">
            <w:pPr>
              <w:spacing w:line="240" w:lineRule="auto"/>
              <w:jc w:val="center"/>
              <w:rPr>
                <w:sz w:val="20"/>
                <w:szCs w:val="20"/>
              </w:rPr>
            </w:pPr>
            <w:r w:rsidRPr="00493E39">
              <w:rPr>
                <w:sz w:val="20"/>
                <w:szCs w:val="20"/>
              </w:rPr>
              <w:t>&lt;0,001</w:t>
            </w:r>
          </w:p>
        </w:tc>
        <w:tc>
          <w:tcPr>
            <w:tcW w:w="1134" w:type="dxa"/>
            <w:tcBorders>
              <w:top w:val="nil"/>
              <w:left w:val="nil"/>
              <w:bottom w:val="single" w:sz="12" w:space="0" w:color="000000"/>
              <w:right w:val="nil"/>
            </w:tcBorders>
          </w:tcPr>
          <w:p w14:paraId="7E09EC9C" w14:textId="77777777" w:rsidR="00D64459" w:rsidRPr="00493E39" w:rsidRDefault="008B2120">
            <w:pPr>
              <w:spacing w:line="240" w:lineRule="auto"/>
              <w:jc w:val="center"/>
              <w:rPr>
                <w:sz w:val="20"/>
                <w:szCs w:val="20"/>
              </w:rPr>
            </w:pPr>
            <w:r w:rsidRPr="00493E39">
              <w:rPr>
                <w:sz w:val="20"/>
                <w:szCs w:val="20"/>
              </w:rPr>
              <w:t>79%</w:t>
            </w:r>
          </w:p>
        </w:tc>
      </w:tr>
    </w:tbl>
    <w:p w14:paraId="38F6A2C8" w14:textId="77777777" w:rsidR="00D64459" w:rsidRPr="00493E39" w:rsidRDefault="008B2120">
      <w:pPr>
        <w:spacing w:before="40" w:line="240" w:lineRule="auto"/>
        <w:jc w:val="both"/>
        <w:rPr>
          <w:sz w:val="20"/>
          <w:szCs w:val="20"/>
          <w:lang w:val="pt-BR"/>
        </w:rPr>
      </w:pPr>
      <w:commentRangeStart w:id="413"/>
      <w:commentRangeStart w:id="414"/>
      <w:r w:rsidRPr="00493E39">
        <w:rPr>
          <w:sz w:val="20"/>
          <w:szCs w:val="20"/>
          <w:lang w:val="pt-BR"/>
        </w:rPr>
        <w:t>Nota: mediadores são os preços ao consumidor de gasolina, diesel e etanol. 'n.a.' indica razão não informativa, por ser o efeito total próximo de zero. O canal de 0,008 estimado no regime anterior em h = 0, embora significativo, não indica transmissão: ele é dominado pela perna da gasolina, cujo produto é a resposta do preço ao choque, de 0,208 e não distinguível de zero, multiplicada pelo coeficiente daquele preço na equação condicionada, que é praticamente o peso do item na cesta e por isso estimado com precisão alta. A significância reflete a precisão do peso, e não evidência de que o combustível respondesse à cotação internacional naquele regime.</w:t>
      </w:r>
      <w:commentRangeEnd w:id="413"/>
      <w:r w:rsidRPr="00493E39">
        <w:rPr>
          <w:rStyle w:val="CommentReference"/>
          <w:sz w:val="20"/>
          <w:szCs w:val="20"/>
          <w:lang w:val="pt-BR"/>
        </w:rPr>
        <w:commentReference w:id="413"/>
      </w:r>
      <w:commentRangeEnd w:id="414"/>
      <w:r w:rsidR="00962AB9" w:rsidRPr="00493E39">
        <w:rPr>
          <w:rStyle w:val="CommentReference"/>
          <w:sz w:val="20"/>
          <w:szCs w:val="20"/>
          <w:lang w:val="pt-BR"/>
        </w:rPr>
        <w:commentReference w:id="414"/>
      </w:r>
    </w:p>
    <w:p w14:paraId="68CF993D" w14:textId="77777777" w:rsidR="00D64459" w:rsidRPr="00493E39" w:rsidRDefault="008B2120">
      <w:pPr>
        <w:spacing w:before="20" w:after="200" w:line="240" w:lineRule="auto"/>
        <w:jc w:val="both"/>
        <w:rPr>
          <w:sz w:val="20"/>
          <w:szCs w:val="20"/>
          <w:lang w:val="pt-BR"/>
        </w:rPr>
      </w:pPr>
      <w:r w:rsidRPr="00493E39">
        <w:rPr>
          <w:sz w:val="20"/>
          <w:szCs w:val="20"/>
          <w:lang w:val="pt-BR"/>
        </w:rPr>
        <w:t>Fonte: Elaboração própria.</w:t>
      </w:r>
    </w:p>
    <w:p w14:paraId="716DE097" w14:textId="77777777" w:rsidR="00D64459" w:rsidRPr="00493E39" w:rsidRDefault="008B2120">
      <w:pPr>
        <w:keepNext/>
        <w:spacing w:before="200" w:after="40" w:line="240" w:lineRule="auto"/>
        <w:rPr>
          <w:sz w:val="20"/>
          <w:szCs w:val="20"/>
          <w:lang w:val="pt-BR"/>
        </w:rPr>
      </w:pPr>
      <w:r w:rsidRPr="00493E39">
        <w:rPr>
          <w:sz w:val="20"/>
          <w:szCs w:val="20"/>
          <w:lang w:val="pt-BR"/>
        </w:rPr>
        <w:t xml:space="preserve">Tabela 5 – Decomposição do repasse ao IPCA Geral </w:t>
      </w:r>
      <w:del w:id="10808" w:author="Claude" w:date="2026-10-21T00:40:36Z">
        <w:r w:rsidRPr="00493E39">
          <w:rPr>
            <w:sz w:val="20"/>
            <w:szCs w:val="20"/>
            <w:lang w:val="pt-BR"/>
          </w:rPr>
          <w:delText xml:space="preserve">em primeira e segunda volta</w:delText>
        </w:r>
      </w:del>
      <w:ins w:id="10809" w:author="Claude" w:date="2026-10-21T00:40:36Z">
        <w:r w:rsidRPr="00493E39">
          <w:rPr>
            <w:sz w:val="20"/>
            <w:szCs w:val="20"/>
            <w:lang w:val="pt-BR"/>
          </w:rPr>
          <w:t xml:space="preserve">em primeiro e segundo efeito</w:t>
        </w:r>
      </w:ins>
      <w:r w:rsidRPr="00493E39">
        <w:rPr>
          <w:sz w:val="20"/>
          <w:szCs w:val="20"/>
          <w:lang w:val="pt-BR"/>
        </w:rPr>
        <w:t xml:space="preserve">, regime posterior</w:t>
      </w:r>
    </w:p>
    <w:tbl>
      <w:tblPr>
        <w:tblW w:w="0" w:type="auto"/>
        <w:jc w:val="center"/>
        <w:tblLook w:val="04A0" w:firstRow="1" w:lastRow="0" w:firstColumn="1" w:lastColumn="0" w:noHBand="0" w:noVBand="1"/>
      </w:tblPr>
      <w:tblGrid>
        <w:gridCol w:w="794"/>
        <w:gridCol w:w="1474"/>
        <w:gridCol w:w="1587"/>
        <w:gridCol w:w="1587"/>
        <w:gridCol w:w="1020"/>
        <w:gridCol w:w="1701"/>
      </w:tblGrid>
      <w:tr w:rsidR="00D64459" w:rsidRPr="00493E39" w14:paraId="4ECA035D" w14:textId="77777777">
        <w:trPr>
          <w:cantSplit/>
          <w:tblHeader/>
          <w:jc w:val="center"/>
        </w:trPr>
        <w:tc>
          <w:tcPr>
            <w:tcW w:w="794" w:type="dxa"/>
            <w:tcBorders>
              <w:top w:val="single" w:sz="12" w:space="0" w:color="000000"/>
              <w:left w:val="nil"/>
              <w:bottom w:val="single" w:sz="6" w:space="0" w:color="000000"/>
              <w:right w:val="nil"/>
            </w:tcBorders>
          </w:tcPr>
          <w:p w14:paraId="1F4DF6CC" w14:textId="77777777" w:rsidR="00D64459" w:rsidRPr="00493E39" w:rsidRDefault="008B2120">
            <w:pPr>
              <w:spacing w:after="20" w:line="240" w:lineRule="auto"/>
              <w:rPr>
                <w:sz w:val="20"/>
                <w:szCs w:val="20"/>
              </w:rPr>
            </w:pPr>
            <w:r w:rsidRPr="00493E39">
              <w:rPr>
                <w:b/>
                <w:sz w:val="20"/>
                <w:szCs w:val="20"/>
              </w:rPr>
              <w:t>h</w:t>
            </w:r>
          </w:p>
        </w:tc>
        <w:tc>
          <w:tcPr>
            <w:tcW w:w="1474" w:type="dxa"/>
            <w:tcBorders>
              <w:top w:val="single" w:sz="12" w:space="0" w:color="000000"/>
              <w:left w:val="nil"/>
              <w:bottom w:val="single" w:sz="6" w:space="0" w:color="000000"/>
              <w:right w:val="nil"/>
            </w:tcBorders>
          </w:tcPr>
          <w:p w14:paraId="0D019FFE" w14:textId="77777777" w:rsidR="00D64459" w:rsidRPr="00493E39" w:rsidRDefault="008B2120">
            <w:pPr>
              <w:spacing w:after="20" w:line="240" w:lineRule="auto"/>
              <w:jc w:val="center"/>
              <w:rPr>
                <w:sz w:val="20"/>
                <w:szCs w:val="20"/>
              </w:rPr>
            </w:pPr>
            <w:r w:rsidRPr="00493E39">
              <w:rPr>
                <w:b/>
                <w:sz w:val="20"/>
                <w:szCs w:val="20"/>
              </w:rPr>
              <w:t>Efeito total</w:t>
            </w:r>
          </w:p>
        </w:tc>
        <w:tc>
          <w:tcPr>
            <w:tcW w:w="1587" w:type="dxa"/>
            <w:tcBorders>
              <w:top w:val="single" w:sz="12" w:space="0" w:color="000000"/>
              <w:left w:val="nil"/>
              <w:bottom w:val="single" w:sz="6" w:space="0" w:color="000000"/>
              <w:right w:val="nil"/>
            </w:tcBorders>
          </w:tcPr>
          <w:p w14:paraId="12638960" w14:textId="77777777" w:rsidR="00D64459" w:rsidRPr="00493E39" w:rsidRDefault="008B2120">
            <w:pPr>
              <w:spacing w:after="20" w:line="240" w:lineRule="auto"/>
              <w:jc w:val="center"/>
              <w:rPr>
                <w:sz w:val="20"/>
                <w:szCs w:val="20"/>
              </w:rPr>
            </w:pPr>
            <w:del w:id="10842" w:author="Claude" w:date="2026-10-21T00:40:36Z">
              <w:r w:rsidRPr="00493E39">
                <w:rPr>
                  <w:b/>
                  <w:sz w:val="20"/>
                  <w:szCs w:val="20"/>
                </w:rPr>
                <w:delText xml:space="preserve">Primeira volta</w:delText>
              </w:r>
            </w:del>
            <w:ins w:id="10843" w:author="Claude" w:date="2026-10-21T00:40:36Z">
              <w:r w:rsidRPr="00493E39">
                <w:rPr>
                  <w:b/>
                  <w:sz w:val="20"/>
                  <w:szCs w:val="20"/>
                </w:rPr>
                <w:t xml:space="preserve">Primeiro efeito</w:t>
              </w:r>
            </w:ins>
          </w:p>
        </w:tc>
        <w:tc>
          <w:tcPr>
            <w:tcW w:w="1587" w:type="dxa"/>
            <w:tcBorders>
              <w:top w:val="single" w:sz="12" w:space="0" w:color="000000"/>
              <w:left w:val="nil"/>
              <w:bottom w:val="single" w:sz="6" w:space="0" w:color="000000"/>
              <w:right w:val="nil"/>
            </w:tcBorders>
          </w:tcPr>
          <w:p w14:paraId="0F99E0E6" w14:textId="77777777" w:rsidR="00D64459" w:rsidRPr="00493E39" w:rsidRDefault="008B2120">
            <w:pPr>
              <w:spacing w:after="20" w:line="240" w:lineRule="auto"/>
              <w:jc w:val="center"/>
              <w:rPr>
                <w:sz w:val="20"/>
                <w:szCs w:val="20"/>
              </w:rPr>
            </w:pPr>
            <w:del w:id="10844" w:author="Claude" w:date="2026-10-21T00:40:36Z">
              <w:r w:rsidRPr="00493E39">
                <w:rPr>
                  <w:b/>
                  <w:sz w:val="20"/>
                  <w:szCs w:val="20"/>
                </w:rPr>
                <w:delText xml:space="preserve">Segunda volta</w:delText>
              </w:r>
            </w:del>
            <w:ins w:id="10845" w:author="Claude" w:date="2026-10-21T00:40:36Z">
              <w:r w:rsidRPr="00493E39">
                <w:rPr>
                  <w:b/>
                  <w:sz w:val="20"/>
                  <w:szCs w:val="20"/>
                </w:rPr>
                <w:t xml:space="preserve">Segundo efeito</w:t>
              </w:r>
            </w:ins>
          </w:p>
        </w:tc>
        <w:tc>
          <w:tcPr>
            <w:tcW w:w="1020" w:type="dxa"/>
            <w:tcBorders>
              <w:top w:val="single" w:sz="12" w:space="0" w:color="000000"/>
              <w:left w:val="nil"/>
              <w:bottom w:val="single" w:sz="6" w:space="0" w:color="000000"/>
              <w:right w:val="nil"/>
            </w:tcBorders>
          </w:tcPr>
          <w:p w14:paraId="1D5593CD" w14:textId="77777777" w:rsidR="00D64459" w:rsidRPr="00493E39" w:rsidRDefault="008B2120">
            <w:pPr>
              <w:spacing w:after="20" w:line="240" w:lineRule="auto"/>
              <w:jc w:val="center"/>
              <w:rPr>
                <w:sz w:val="20"/>
                <w:szCs w:val="20"/>
              </w:rPr>
            </w:pPr>
            <w:r w:rsidRPr="00493E39">
              <w:rPr>
                <w:b/>
                <w:sz w:val="20"/>
                <w:szCs w:val="20"/>
              </w:rPr>
              <w:t>p</w:t>
            </w:r>
          </w:p>
        </w:tc>
        <w:tc>
          <w:tcPr>
            <w:tcW w:w="1701" w:type="dxa"/>
            <w:tcBorders>
              <w:top w:val="single" w:sz="12" w:space="0" w:color="000000"/>
              <w:left w:val="nil"/>
              <w:bottom w:val="single" w:sz="6" w:space="0" w:color="000000"/>
              <w:right w:val="nil"/>
            </w:tcBorders>
          </w:tcPr>
          <w:p w14:paraId="7713D472" w14:textId="77777777" w:rsidR="00D64459" w:rsidRPr="00493E39" w:rsidRDefault="008B2120">
            <w:pPr>
              <w:spacing w:after="20" w:line="240" w:lineRule="auto"/>
              <w:jc w:val="center"/>
              <w:rPr>
                <w:sz w:val="20"/>
                <w:szCs w:val="20"/>
              </w:rPr>
            </w:pPr>
            <w:del w:id="10846" w:author="Claude" w:date="2026-10-21T00:40:36Z">
              <w:r w:rsidRPr="00493E39">
                <w:rPr>
                  <w:b/>
                  <w:sz w:val="20"/>
                  <w:szCs w:val="20"/>
                </w:rPr>
                <w:delText xml:space="preserve">% primeira volta</w:delText>
              </w:r>
            </w:del>
            <w:ins w:id="10847" w:author="Claude" w:date="2026-10-21T00:40:36Z">
              <w:r w:rsidRPr="00493E39">
                <w:rPr>
                  <w:b/>
                  <w:sz w:val="20"/>
                  <w:szCs w:val="20"/>
                </w:rPr>
                <w:t xml:space="preserve">% primeiro efeito</w:t>
              </w:r>
            </w:ins>
          </w:p>
        </w:tc>
      </w:tr>
      <w:tr w:rsidR="00D64459" w:rsidRPr="00493E39" w14:paraId="2C68CB63" w14:textId="77777777">
        <w:trPr>
          <w:cantSplit/>
          <w:jc w:val="center"/>
        </w:trPr>
        <w:tc>
          <w:tcPr>
            <w:tcW w:w="794" w:type="dxa"/>
            <w:tcBorders>
              <w:top w:val="nil"/>
              <w:left w:val="nil"/>
              <w:bottom w:val="nil"/>
              <w:right w:val="nil"/>
            </w:tcBorders>
          </w:tcPr>
          <w:p w14:paraId="36EFDAA1" w14:textId="77777777" w:rsidR="00D64459" w:rsidRPr="00493E39" w:rsidRDefault="008B2120">
            <w:pPr>
              <w:spacing w:line="240" w:lineRule="auto"/>
              <w:rPr>
                <w:sz w:val="20"/>
                <w:szCs w:val="20"/>
              </w:rPr>
            </w:pPr>
            <w:r w:rsidRPr="00493E39">
              <w:rPr>
                <w:sz w:val="20"/>
                <w:szCs w:val="20"/>
              </w:rPr>
              <w:t>0</w:t>
            </w:r>
          </w:p>
        </w:tc>
        <w:tc>
          <w:tcPr>
            <w:tcW w:w="1474" w:type="dxa"/>
            <w:tcBorders>
              <w:top w:val="nil"/>
              <w:left w:val="nil"/>
              <w:bottom w:val="nil"/>
              <w:right w:val="nil"/>
            </w:tcBorders>
          </w:tcPr>
          <w:p w14:paraId="2AA33625" w14:textId="77777777" w:rsidR="00D64459" w:rsidRPr="00493E39" w:rsidRDefault="008B2120">
            <w:pPr>
              <w:spacing w:line="240" w:lineRule="auto"/>
              <w:jc w:val="center"/>
              <w:rPr>
                <w:sz w:val="20"/>
                <w:szCs w:val="20"/>
              </w:rPr>
            </w:pPr>
            <w:r w:rsidRPr="00493E39">
              <w:rPr>
                <w:sz w:val="20"/>
                <w:szCs w:val="20"/>
              </w:rPr>
              <w:t>0,180</w:t>
            </w:r>
          </w:p>
        </w:tc>
        <w:tc>
          <w:tcPr>
            <w:tcW w:w="1587" w:type="dxa"/>
            <w:tcBorders>
              <w:top w:val="nil"/>
              <w:left w:val="nil"/>
              <w:bottom w:val="nil"/>
              <w:right w:val="nil"/>
            </w:tcBorders>
          </w:tcPr>
          <w:p w14:paraId="5260F33F" w14:textId="77777777" w:rsidR="00D64459" w:rsidRPr="00493E39" w:rsidRDefault="008B2120">
            <w:pPr>
              <w:spacing w:line="240" w:lineRule="auto"/>
              <w:jc w:val="center"/>
              <w:rPr>
                <w:sz w:val="20"/>
                <w:szCs w:val="20"/>
              </w:rPr>
            </w:pPr>
            <w:r w:rsidRPr="00493E39">
              <w:rPr>
                <w:sz w:val="20"/>
                <w:szCs w:val="20"/>
              </w:rPr>
              <w:t>0,114</w:t>
            </w:r>
          </w:p>
        </w:tc>
        <w:tc>
          <w:tcPr>
            <w:tcW w:w="1587" w:type="dxa"/>
            <w:tcBorders>
              <w:top w:val="nil"/>
              <w:left w:val="nil"/>
              <w:bottom w:val="nil"/>
              <w:right w:val="nil"/>
            </w:tcBorders>
          </w:tcPr>
          <w:p w14:paraId="6C608E80" w14:textId="77777777" w:rsidR="00D64459" w:rsidRPr="00493E39" w:rsidRDefault="008B2120">
            <w:pPr>
              <w:spacing w:line="240" w:lineRule="auto"/>
              <w:jc w:val="center"/>
              <w:rPr>
                <w:sz w:val="20"/>
                <w:szCs w:val="20"/>
              </w:rPr>
            </w:pPr>
            <w:r w:rsidRPr="00493E39">
              <w:rPr>
                <w:sz w:val="20"/>
                <w:szCs w:val="20"/>
              </w:rPr>
              <w:t>0,067*</w:t>
            </w:r>
          </w:p>
        </w:tc>
        <w:tc>
          <w:tcPr>
            <w:tcW w:w="1020" w:type="dxa"/>
            <w:tcBorders>
              <w:top w:val="nil"/>
              <w:left w:val="nil"/>
              <w:bottom w:val="nil"/>
              <w:right w:val="nil"/>
            </w:tcBorders>
          </w:tcPr>
          <w:p w14:paraId="4F47C3CD" w14:textId="77777777" w:rsidR="00D64459" w:rsidRPr="00493E39" w:rsidRDefault="008B2120">
            <w:pPr>
              <w:spacing w:line="240" w:lineRule="auto"/>
              <w:jc w:val="center"/>
              <w:rPr>
                <w:sz w:val="20"/>
                <w:szCs w:val="20"/>
              </w:rPr>
            </w:pPr>
            <w:r w:rsidRPr="00493E39">
              <w:rPr>
                <w:sz w:val="20"/>
                <w:szCs w:val="20"/>
              </w:rPr>
              <w:t>0,082</w:t>
            </w:r>
          </w:p>
        </w:tc>
        <w:tc>
          <w:tcPr>
            <w:tcW w:w="1701" w:type="dxa"/>
            <w:tcBorders>
              <w:top w:val="nil"/>
              <w:left w:val="nil"/>
              <w:bottom w:val="nil"/>
              <w:right w:val="nil"/>
            </w:tcBorders>
          </w:tcPr>
          <w:p w14:paraId="0F2F80B1" w14:textId="77777777" w:rsidR="00D64459" w:rsidRPr="00493E39" w:rsidRDefault="008B2120">
            <w:pPr>
              <w:spacing w:line="240" w:lineRule="auto"/>
              <w:jc w:val="center"/>
              <w:rPr>
                <w:sz w:val="20"/>
                <w:szCs w:val="20"/>
              </w:rPr>
            </w:pPr>
            <w:r w:rsidRPr="00493E39">
              <w:rPr>
                <w:sz w:val="20"/>
                <w:szCs w:val="20"/>
              </w:rPr>
              <w:t>63%</w:t>
            </w:r>
          </w:p>
        </w:tc>
      </w:tr>
      <w:tr w:rsidR="00D64459" w:rsidRPr="00493E39" w14:paraId="564C6471" w14:textId="77777777">
        <w:trPr>
          <w:cantSplit/>
          <w:jc w:val="center"/>
        </w:trPr>
        <w:tc>
          <w:tcPr>
            <w:tcW w:w="794" w:type="dxa"/>
            <w:tcBorders>
              <w:top w:val="nil"/>
              <w:left w:val="nil"/>
              <w:bottom w:val="nil"/>
              <w:right w:val="nil"/>
            </w:tcBorders>
          </w:tcPr>
          <w:p w14:paraId="4B4F5A93" w14:textId="77777777" w:rsidR="00D64459" w:rsidRPr="00493E39" w:rsidRDefault="008B2120">
            <w:pPr>
              <w:spacing w:line="240" w:lineRule="auto"/>
              <w:rPr>
                <w:sz w:val="20"/>
                <w:szCs w:val="20"/>
              </w:rPr>
            </w:pPr>
            <w:r w:rsidRPr="00493E39">
              <w:rPr>
                <w:sz w:val="20"/>
                <w:szCs w:val="20"/>
              </w:rPr>
              <w:t>1</w:t>
            </w:r>
          </w:p>
        </w:tc>
        <w:tc>
          <w:tcPr>
            <w:tcW w:w="1474" w:type="dxa"/>
            <w:tcBorders>
              <w:top w:val="nil"/>
              <w:left w:val="nil"/>
              <w:bottom w:val="nil"/>
              <w:right w:val="nil"/>
            </w:tcBorders>
          </w:tcPr>
          <w:p w14:paraId="3E52896D" w14:textId="77777777" w:rsidR="00D64459" w:rsidRPr="00493E39" w:rsidRDefault="008B2120">
            <w:pPr>
              <w:spacing w:line="240" w:lineRule="auto"/>
              <w:jc w:val="center"/>
              <w:rPr>
                <w:sz w:val="20"/>
                <w:szCs w:val="20"/>
              </w:rPr>
            </w:pPr>
            <w:r w:rsidRPr="00493E39">
              <w:rPr>
                <w:sz w:val="20"/>
                <w:szCs w:val="20"/>
              </w:rPr>
              <w:t>0,360</w:t>
            </w:r>
          </w:p>
        </w:tc>
        <w:tc>
          <w:tcPr>
            <w:tcW w:w="1587" w:type="dxa"/>
            <w:tcBorders>
              <w:top w:val="nil"/>
              <w:left w:val="nil"/>
              <w:bottom w:val="nil"/>
              <w:right w:val="nil"/>
            </w:tcBorders>
          </w:tcPr>
          <w:p w14:paraId="7F6EF422" w14:textId="77777777" w:rsidR="00D64459" w:rsidRPr="00493E39" w:rsidRDefault="008B2120">
            <w:pPr>
              <w:spacing w:line="240" w:lineRule="auto"/>
              <w:jc w:val="center"/>
              <w:rPr>
                <w:sz w:val="20"/>
                <w:szCs w:val="20"/>
              </w:rPr>
            </w:pPr>
            <w:r w:rsidRPr="00493E39">
              <w:rPr>
                <w:sz w:val="20"/>
                <w:szCs w:val="20"/>
              </w:rPr>
              <w:t>0,223</w:t>
            </w:r>
          </w:p>
        </w:tc>
        <w:tc>
          <w:tcPr>
            <w:tcW w:w="1587" w:type="dxa"/>
            <w:tcBorders>
              <w:top w:val="nil"/>
              <w:left w:val="nil"/>
              <w:bottom w:val="nil"/>
              <w:right w:val="nil"/>
            </w:tcBorders>
          </w:tcPr>
          <w:p w14:paraId="5E98BEE0" w14:textId="77777777" w:rsidR="00D64459" w:rsidRPr="00493E39" w:rsidRDefault="008B2120">
            <w:pPr>
              <w:spacing w:line="240" w:lineRule="auto"/>
              <w:jc w:val="center"/>
              <w:rPr>
                <w:sz w:val="20"/>
                <w:szCs w:val="20"/>
              </w:rPr>
            </w:pPr>
            <w:r w:rsidRPr="00493E39">
              <w:rPr>
                <w:sz w:val="20"/>
                <w:szCs w:val="20"/>
              </w:rPr>
              <w:t>0,137**</w:t>
            </w:r>
          </w:p>
        </w:tc>
        <w:tc>
          <w:tcPr>
            <w:tcW w:w="1020" w:type="dxa"/>
            <w:tcBorders>
              <w:top w:val="nil"/>
              <w:left w:val="nil"/>
              <w:bottom w:val="nil"/>
              <w:right w:val="nil"/>
            </w:tcBorders>
          </w:tcPr>
          <w:p w14:paraId="24DF8167" w14:textId="77777777" w:rsidR="00D64459" w:rsidRPr="00493E39" w:rsidRDefault="008B2120">
            <w:pPr>
              <w:spacing w:line="240" w:lineRule="auto"/>
              <w:jc w:val="center"/>
              <w:rPr>
                <w:sz w:val="20"/>
                <w:szCs w:val="20"/>
              </w:rPr>
            </w:pPr>
            <w:r w:rsidRPr="00493E39">
              <w:rPr>
                <w:sz w:val="20"/>
                <w:szCs w:val="20"/>
              </w:rPr>
              <w:t>0,048</w:t>
            </w:r>
          </w:p>
        </w:tc>
        <w:tc>
          <w:tcPr>
            <w:tcW w:w="1701" w:type="dxa"/>
            <w:tcBorders>
              <w:top w:val="nil"/>
              <w:left w:val="nil"/>
              <w:bottom w:val="nil"/>
              <w:right w:val="nil"/>
            </w:tcBorders>
          </w:tcPr>
          <w:p w14:paraId="2D7400B8" w14:textId="77777777" w:rsidR="00D64459" w:rsidRPr="00493E39" w:rsidRDefault="008B2120">
            <w:pPr>
              <w:spacing w:line="240" w:lineRule="auto"/>
              <w:jc w:val="center"/>
              <w:rPr>
                <w:sz w:val="20"/>
                <w:szCs w:val="20"/>
              </w:rPr>
            </w:pPr>
            <w:r w:rsidRPr="00493E39">
              <w:rPr>
                <w:sz w:val="20"/>
                <w:szCs w:val="20"/>
              </w:rPr>
              <w:t>62%</w:t>
            </w:r>
          </w:p>
        </w:tc>
      </w:tr>
      <w:tr w:rsidR="00D64459" w:rsidRPr="00493E39" w14:paraId="2182CB39" w14:textId="77777777">
        <w:trPr>
          <w:cantSplit/>
          <w:jc w:val="center"/>
        </w:trPr>
        <w:tc>
          <w:tcPr>
            <w:tcW w:w="794" w:type="dxa"/>
            <w:tcBorders>
              <w:top w:val="nil"/>
              <w:left w:val="nil"/>
              <w:bottom w:val="nil"/>
              <w:right w:val="nil"/>
            </w:tcBorders>
          </w:tcPr>
          <w:p w14:paraId="4BB61579" w14:textId="77777777" w:rsidR="00D64459" w:rsidRPr="00493E39" w:rsidRDefault="008B2120">
            <w:pPr>
              <w:spacing w:line="240" w:lineRule="auto"/>
              <w:rPr>
                <w:sz w:val="20"/>
                <w:szCs w:val="20"/>
              </w:rPr>
            </w:pPr>
            <w:r w:rsidRPr="00493E39">
              <w:rPr>
                <w:sz w:val="20"/>
                <w:szCs w:val="20"/>
              </w:rPr>
              <w:t>2</w:t>
            </w:r>
          </w:p>
        </w:tc>
        <w:tc>
          <w:tcPr>
            <w:tcW w:w="1474" w:type="dxa"/>
            <w:tcBorders>
              <w:top w:val="nil"/>
              <w:left w:val="nil"/>
              <w:bottom w:val="nil"/>
              <w:right w:val="nil"/>
            </w:tcBorders>
          </w:tcPr>
          <w:p w14:paraId="2362954E" w14:textId="77777777" w:rsidR="00D64459" w:rsidRPr="00493E39" w:rsidRDefault="008B2120">
            <w:pPr>
              <w:spacing w:line="240" w:lineRule="auto"/>
              <w:jc w:val="center"/>
              <w:rPr>
                <w:sz w:val="20"/>
                <w:szCs w:val="20"/>
              </w:rPr>
            </w:pPr>
            <w:r w:rsidRPr="00493E39">
              <w:rPr>
                <w:sz w:val="20"/>
                <w:szCs w:val="20"/>
              </w:rPr>
              <w:t>0,322</w:t>
            </w:r>
          </w:p>
        </w:tc>
        <w:tc>
          <w:tcPr>
            <w:tcW w:w="1587" w:type="dxa"/>
            <w:tcBorders>
              <w:top w:val="nil"/>
              <w:left w:val="nil"/>
              <w:bottom w:val="nil"/>
              <w:right w:val="nil"/>
            </w:tcBorders>
          </w:tcPr>
          <w:p w14:paraId="18069CB7" w14:textId="77777777" w:rsidR="00D64459" w:rsidRPr="00493E39" w:rsidRDefault="008B2120">
            <w:pPr>
              <w:spacing w:line="240" w:lineRule="auto"/>
              <w:jc w:val="center"/>
              <w:rPr>
                <w:sz w:val="20"/>
                <w:szCs w:val="20"/>
              </w:rPr>
            </w:pPr>
            <w:r w:rsidRPr="00493E39">
              <w:rPr>
                <w:sz w:val="20"/>
                <w:szCs w:val="20"/>
              </w:rPr>
              <w:t>0,184</w:t>
            </w:r>
          </w:p>
        </w:tc>
        <w:tc>
          <w:tcPr>
            <w:tcW w:w="1587" w:type="dxa"/>
            <w:tcBorders>
              <w:top w:val="nil"/>
              <w:left w:val="nil"/>
              <w:bottom w:val="nil"/>
              <w:right w:val="nil"/>
            </w:tcBorders>
          </w:tcPr>
          <w:p w14:paraId="50B6E7FB" w14:textId="77777777" w:rsidR="00D64459" w:rsidRPr="00493E39" w:rsidRDefault="008B2120">
            <w:pPr>
              <w:spacing w:line="240" w:lineRule="auto"/>
              <w:jc w:val="center"/>
              <w:rPr>
                <w:sz w:val="20"/>
                <w:szCs w:val="20"/>
              </w:rPr>
            </w:pPr>
            <w:r w:rsidRPr="00493E39">
              <w:rPr>
                <w:sz w:val="20"/>
                <w:szCs w:val="20"/>
              </w:rPr>
              <w:t>0,138*</w:t>
            </w:r>
          </w:p>
        </w:tc>
        <w:tc>
          <w:tcPr>
            <w:tcW w:w="1020" w:type="dxa"/>
            <w:tcBorders>
              <w:top w:val="nil"/>
              <w:left w:val="nil"/>
              <w:bottom w:val="nil"/>
              <w:right w:val="nil"/>
            </w:tcBorders>
          </w:tcPr>
          <w:p w14:paraId="13EE5750" w14:textId="77777777" w:rsidR="00D64459" w:rsidRPr="00493E39" w:rsidRDefault="008B2120">
            <w:pPr>
              <w:spacing w:line="240" w:lineRule="auto"/>
              <w:jc w:val="center"/>
              <w:rPr>
                <w:sz w:val="20"/>
                <w:szCs w:val="20"/>
              </w:rPr>
            </w:pPr>
            <w:r w:rsidRPr="00493E39">
              <w:rPr>
                <w:sz w:val="20"/>
                <w:szCs w:val="20"/>
              </w:rPr>
              <w:t>0,086</w:t>
            </w:r>
          </w:p>
        </w:tc>
        <w:tc>
          <w:tcPr>
            <w:tcW w:w="1701" w:type="dxa"/>
            <w:tcBorders>
              <w:top w:val="nil"/>
              <w:left w:val="nil"/>
              <w:bottom w:val="nil"/>
              <w:right w:val="nil"/>
            </w:tcBorders>
          </w:tcPr>
          <w:p w14:paraId="39984459" w14:textId="77777777" w:rsidR="00D64459" w:rsidRPr="00493E39" w:rsidRDefault="008B2120">
            <w:pPr>
              <w:spacing w:line="240" w:lineRule="auto"/>
              <w:jc w:val="center"/>
              <w:rPr>
                <w:sz w:val="20"/>
                <w:szCs w:val="20"/>
              </w:rPr>
            </w:pPr>
            <w:r w:rsidRPr="00493E39">
              <w:rPr>
                <w:sz w:val="20"/>
                <w:szCs w:val="20"/>
              </w:rPr>
              <w:t>57%</w:t>
            </w:r>
          </w:p>
        </w:tc>
      </w:tr>
      <w:tr w:rsidR="00D64459" w:rsidRPr="00493E39" w14:paraId="7FFED9D2" w14:textId="77777777">
        <w:trPr>
          <w:cantSplit/>
          <w:jc w:val="center"/>
        </w:trPr>
        <w:tc>
          <w:tcPr>
            <w:tcW w:w="794" w:type="dxa"/>
            <w:tcBorders>
              <w:top w:val="nil"/>
              <w:left w:val="nil"/>
              <w:bottom w:val="nil"/>
              <w:right w:val="nil"/>
            </w:tcBorders>
          </w:tcPr>
          <w:p w14:paraId="31BB08B9" w14:textId="77777777" w:rsidR="00D64459" w:rsidRPr="00493E39" w:rsidRDefault="008B2120">
            <w:pPr>
              <w:spacing w:line="240" w:lineRule="auto"/>
              <w:rPr>
                <w:sz w:val="20"/>
                <w:szCs w:val="20"/>
              </w:rPr>
            </w:pPr>
            <w:r w:rsidRPr="00493E39">
              <w:rPr>
                <w:sz w:val="20"/>
                <w:szCs w:val="20"/>
              </w:rPr>
              <w:t>3</w:t>
            </w:r>
          </w:p>
        </w:tc>
        <w:tc>
          <w:tcPr>
            <w:tcW w:w="1474" w:type="dxa"/>
            <w:tcBorders>
              <w:top w:val="nil"/>
              <w:left w:val="nil"/>
              <w:bottom w:val="nil"/>
              <w:right w:val="nil"/>
            </w:tcBorders>
          </w:tcPr>
          <w:p w14:paraId="6F4A71D4" w14:textId="77777777" w:rsidR="00D64459" w:rsidRPr="00493E39" w:rsidRDefault="008B2120">
            <w:pPr>
              <w:spacing w:line="240" w:lineRule="auto"/>
              <w:jc w:val="center"/>
              <w:rPr>
                <w:sz w:val="20"/>
                <w:szCs w:val="20"/>
              </w:rPr>
            </w:pPr>
            <w:r w:rsidRPr="00493E39">
              <w:rPr>
                <w:sz w:val="20"/>
                <w:szCs w:val="20"/>
              </w:rPr>
              <w:t>0,317</w:t>
            </w:r>
          </w:p>
        </w:tc>
        <w:tc>
          <w:tcPr>
            <w:tcW w:w="1587" w:type="dxa"/>
            <w:tcBorders>
              <w:top w:val="nil"/>
              <w:left w:val="nil"/>
              <w:bottom w:val="nil"/>
              <w:right w:val="nil"/>
            </w:tcBorders>
          </w:tcPr>
          <w:p w14:paraId="15FDBCF1" w14:textId="77777777" w:rsidR="00D64459" w:rsidRPr="00493E39" w:rsidRDefault="008B2120">
            <w:pPr>
              <w:spacing w:line="240" w:lineRule="auto"/>
              <w:jc w:val="center"/>
              <w:rPr>
                <w:sz w:val="20"/>
                <w:szCs w:val="20"/>
              </w:rPr>
            </w:pPr>
            <w:r w:rsidRPr="00493E39">
              <w:rPr>
                <w:sz w:val="20"/>
                <w:szCs w:val="20"/>
              </w:rPr>
              <w:t>0,156</w:t>
            </w:r>
          </w:p>
        </w:tc>
        <w:tc>
          <w:tcPr>
            <w:tcW w:w="1587" w:type="dxa"/>
            <w:tcBorders>
              <w:top w:val="nil"/>
              <w:left w:val="nil"/>
              <w:bottom w:val="nil"/>
              <w:right w:val="nil"/>
            </w:tcBorders>
          </w:tcPr>
          <w:p w14:paraId="424624D2" w14:textId="77777777" w:rsidR="00D64459" w:rsidRPr="00493E39" w:rsidRDefault="008B2120">
            <w:pPr>
              <w:spacing w:line="240" w:lineRule="auto"/>
              <w:jc w:val="center"/>
              <w:rPr>
                <w:sz w:val="20"/>
                <w:szCs w:val="20"/>
              </w:rPr>
            </w:pPr>
            <w:r w:rsidRPr="00493E39">
              <w:rPr>
                <w:sz w:val="20"/>
                <w:szCs w:val="20"/>
              </w:rPr>
              <w:t>0,161</w:t>
            </w:r>
          </w:p>
        </w:tc>
        <w:tc>
          <w:tcPr>
            <w:tcW w:w="1020" w:type="dxa"/>
            <w:tcBorders>
              <w:top w:val="nil"/>
              <w:left w:val="nil"/>
              <w:bottom w:val="nil"/>
              <w:right w:val="nil"/>
            </w:tcBorders>
          </w:tcPr>
          <w:p w14:paraId="17FF59C5" w14:textId="77777777" w:rsidR="00D64459" w:rsidRPr="00493E39" w:rsidRDefault="008B2120">
            <w:pPr>
              <w:spacing w:line="240" w:lineRule="auto"/>
              <w:jc w:val="center"/>
              <w:rPr>
                <w:sz w:val="20"/>
                <w:szCs w:val="20"/>
              </w:rPr>
            </w:pPr>
            <w:r w:rsidRPr="00493E39">
              <w:rPr>
                <w:sz w:val="20"/>
                <w:szCs w:val="20"/>
              </w:rPr>
              <w:t>0,124</w:t>
            </w:r>
          </w:p>
        </w:tc>
        <w:tc>
          <w:tcPr>
            <w:tcW w:w="1701" w:type="dxa"/>
            <w:tcBorders>
              <w:top w:val="nil"/>
              <w:left w:val="nil"/>
              <w:bottom w:val="nil"/>
              <w:right w:val="nil"/>
            </w:tcBorders>
          </w:tcPr>
          <w:p w14:paraId="3A238700" w14:textId="77777777" w:rsidR="00D64459" w:rsidRPr="00493E39" w:rsidRDefault="008B2120">
            <w:pPr>
              <w:spacing w:line="240" w:lineRule="auto"/>
              <w:jc w:val="center"/>
              <w:rPr>
                <w:sz w:val="20"/>
                <w:szCs w:val="20"/>
              </w:rPr>
            </w:pPr>
            <w:r w:rsidRPr="00493E39">
              <w:rPr>
                <w:sz w:val="20"/>
                <w:szCs w:val="20"/>
              </w:rPr>
              <w:t>49%</w:t>
            </w:r>
          </w:p>
        </w:tc>
      </w:tr>
      <w:tr w:rsidR="00D64459" w:rsidRPr="00493E39" w14:paraId="1200FA7F" w14:textId="77777777">
        <w:trPr>
          <w:cantSplit/>
          <w:jc w:val="center"/>
          <w:del w:id="1458" w:author="Claude" w:date="2026-10-14T23:15:06Z"/>
        </w:trPr>
        <w:tc>
          <w:tcPr>
            <w:tcW w:w="794" w:type="dxa"/>
            <w:tcBorders>
              <w:top w:val="nil"/>
              <w:left w:val="nil"/>
              <w:bottom w:val="single" w:sz="12" w:space="0" w:color="000000"/>
              <w:right w:val="nil"/>
            </w:tcBorders>
          </w:tcPr>
          <w:p w14:paraId="6EF750C9" w14:textId="77777777" w:rsidR="00D64459" w:rsidRPr="00493E39" w:rsidRDefault="008B2120">
            <w:pPr>
              <w:spacing w:line="240" w:lineRule="auto"/>
              <w:rPr>
                <w:del w:id="1460" w:author="Claude" w:date="2026-10-14T23:15:06Z"/>
                <w:sz w:val="20"/>
                <w:szCs w:val="20"/>
              </w:rPr>
            </w:pPr>
            <w:del w:id="1459" w:author="Claude" w:date="2026-10-14T23:15:06Z">
              <w:r w:rsidRPr="00493E39">
                <w:rPr>
                  <w:sz w:val="20"/>
                  <w:szCs w:val="20"/>
                </w:rPr>
                <w:delText>6</w:delText>
              </w:r>
            </w:del>
          </w:p>
        </w:tc>
        <w:tc>
          <w:tcPr>
            <w:tcW w:w="1474" w:type="dxa"/>
            <w:tcBorders>
              <w:top w:val="nil"/>
              <w:left w:val="nil"/>
              <w:bottom w:val="single" w:sz="12" w:space="0" w:color="000000"/>
              <w:right w:val="nil"/>
            </w:tcBorders>
          </w:tcPr>
          <w:p w14:paraId="20E326D5" w14:textId="77777777" w:rsidR="00D64459" w:rsidRPr="00493E39" w:rsidRDefault="008B2120">
            <w:pPr>
              <w:spacing w:line="240" w:lineRule="auto"/>
              <w:jc w:val="center"/>
              <w:rPr>
                <w:del w:id="1462" w:author="Claude" w:date="2026-10-14T23:15:06Z"/>
                <w:sz w:val="20"/>
                <w:szCs w:val="20"/>
              </w:rPr>
            </w:pPr>
            <w:del w:id="1461" w:author="Claude" w:date="2026-10-14T23:15:06Z">
              <w:r w:rsidRPr="00493E39">
                <w:rPr>
                  <w:sz w:val="20"/>
                  <w:szCs w:val="20"/>
                </w:rPr>
                <w:delText>0,180</w:delText>
              </w:r>
            </w:del>
          </w:p>
        </w:tc>
        <w:tc>
          <w:tcPr>
            <w:tcW w:w="1587" w:type="dxa"/>
            <w:tcBorders>
              <w:top w:val="nil"/>
              <w:left w:val="nil"/>
              <w:bottom w:val="single" w:sz="12" w:space="0" w:color="000000"/>
              <w:right w:val="nil"/>
            </w:tcBorders>
          </w:tcPr>
          <w:p w14:paraId="45557DF0" w14:textId="77777777" w:rsidR="00D64459" w:rsidRPr="00493E39" w:rsidRDefault="008B2120">
            <w:pPr>
              <w:spacing w:line="240" w:lineRule="auto"/>
              <w:jc w:val="center"/>
              <w:rPr>
                <w:del w:id="1464" w:author="Claude" w:date="2026-10-14T23:15:06Z"/>
                <w:sz w:val="20"/>
                <w:szCs w:val="20"/>
              </w:rPr>
            </w:pPr>
            <w:del w:id="1463" w:author="Claude" w:date="2026-10-14T23:15:06Z">
              <w:r w:rsidRPr="00493E39">
                <w:rPr>
                  <w:sz w:val="20"/>
                  <w:szCs w:val="20"/>
                </w:rPr>
                <w:delText>0,023</w:delText>
              </w:r>
            </w:del>
          </w:p>
        </w:tc>
        <w:tc>
          <w:tcPr>
            <w:tcW w:w="1587" w:type="dxa"/>
            <w:tcBorders>
              <w:top w:val="nil"/>
              <w:left w:val="nil"/>
              <w:bottom w:val="single" w:sz="12" w:space="0" w:color="000000"/>
              <w:right w:val="nil"/>
            </w:tcBorders>
          </w:tcPr>
          <w:p w14:paraId="7BCD41BE" w14:textId="77777777" w:rsidR="00D64459" w:rsidRPr="00493E39" w:rsidRDefault="008B2120">
            <w:pPr>
              <w:spacing w:line="240" w:lineRule="auto"/>
              <w:jc w:val="center"/>
              <w:rPr>
                <w:del w:id="1466" w:author="Claude" w:date="2026-10-14T23:15:06Z"/>
                <w:sz w:val="20"/>
                <w:szCs w:val="20"/>
              </w:rPr>
            </w:pPr>
            <w:del w:id="1465" w:author="Claude" w:date="2026-10-14T23:15:06Z">
              <w:r w:rsidRPr="00493E39">
                <w:rPr>
                  <w:sz w:val="20"/>
                  <w:szCs w:val="20"/>
                </w:rPr>
                <w:delText>0,158*</w:delText>
              </w:r>
            </w:del>
          </w:p>
        </w:tc>
        <w:tc>
          <w:tcPr>
            <w:tcW w:w="1020" w:type="dxa"/>
            <w:tcBorders>
              <w:top w:val="nil"/>
              <w:left w:val="nil"/>
              <w:bottom w:val="single" w:sz="12" w:space="0" w:color="000000"/>
              <w:right w:val="nil"/>
            </w:tcBorders>
          </w:tcPr>
          <w:p w14:paraId="0C6002E6" w14:textId="77777777" w:rsidR="00D64459" w:rsidRPr="00493E39" w:rsidRDefault="008B2120">
            <w:pPr>
              <w:spacing w:line="240" w:lineRule="auto"/>
              <w:jc w:val="center"/>
              <w:rPr>
                <w:del w:id="1468" w:author="Claude" w:date="2026-10-14T23:15:06Z"/>
                <w:sz w:val="20"/>
                <w:szCs w:val="20"/>
              </w:rPr>
            </w:pPr>
            <w:del w:id="1467" w:author="Claude" w:date="2026-10-14T23:15:06Z">
              <w:r w:rsidRPr="00493E39">
                <w:rPr>
                  <w:sz w:val="20"/>
                  <w:szCs w:val="20"/>
                </w:rPr>
                <w:delText>0,056</w:delText>
              </w:r>
            </w:del>
          </w:p>
        </w:tc>
        <w:tc>
          <w:tcPr>
            <w:tcW w:w="1701" w:type="dxa"/>
            <w:tcBorders>
              <w:top w:val="nil"/>
              <w:left w:val="nil"/>
              <w:bottom w:val="single" w:sz="12" w:space="0" w:color="000000"/>
              <w:right w:val="nil"/>
            </w:tcBorders>
          </w:tcPr>
          <w:p w14:paraId="5A5BE22F" w14:textId="77777777" w:rsidR="00D64459" w:rsidRPr="00493E39" w:rsidRDefault="008B2120">
            <w:pPr>
              <w:spacing w:line="240" w:lineRule="auto"/>
              <w:jc w:val="center"/>
              <w:rPr>
                <w:del w:id="1470" w:author="Claude" w:date="2026-10-14T23:15:06Z"/>
                <w:sz w:val="20"/>
                <w:szCs w:val="20"/>
              </w:rPr>
            </w:pPr>
            <w:del w:id="1469" w:author="Claude" w:date="2026-10-14T23:15:06Z">
              <w:r w:rsidRPr="00493E39">
                <w:rPr>
                  <w:sz w:val="20"/>
                  <w:szCs w:val="20"/>
                </w:rPr>
                <w:delText>13%</w:delText>
              </w:r>
            </w:del>
          </w:p>
        </w:tc>
      </w:tr>
      <w:tr w:rsidR="00D64459" w:rsidRPr="00493E39" w14:paraId="042A18BE" w14:textId="77777777">
        <w:trPr>
          <w:cantSplit/>
          <w:jc w:val="center"/>
          <w:ins w:id="1445" w:author="Claude" w:date="2026-10-14T23:15:06Z"/>
        </w:trPr>
        <w:tc>
          <w:tcPr>
            <w:tcW w:w="794" w:type="dxa"/>
            <w:tcBorders>
              <w:top w:val="nil"/>
              <w:left w:val="nil"/>
              <w:bottom w:val="nil"/>
              <w:right w:val="nil"/>
            </w:tcBorders>
          </w:tcPr>
          <w:p w14:paraId="70A77731" w14:textId="77777777" w:rsidR="00D64459" w:rsidRPr="00493E39" w:rsidRDefault="008B2120">
            <w:pPr>
              <w:spacing w:line="240" w:lineRule="auto"/>
              <w:rPr>
                <w:ins w:id="1447" w:author="Claude" w:date="2026-10-14T23:15:06Z"/>
                <w:sz w:val="20"/>
                <w:szCs w:val="20"/>
              </w:rPr>
            </w:pPr>
            <w:ins w:id="1446" w:author="Claude" w:date="2026-10-14T23:15:06Z">
              <w:r w:rsidRPr="00493E39">
                <w:rPr>
                  <w:sz w:val="20"/>
                  <w:szCs w:val="20"/>
                </w:rPr>
                <w:t>6</w:t>
              </w:r>
            </w:ins>
          </w:p>
        </w:tc>
        <w:tc>
          <w:tcPr>
            <w:tcW w:w="1474" w:type="dxa"/>
            <w:tcBorders>
              <w:top w:val="nil"/>
              <w:left w:val="nil"/>
              <w:bottom w:val="nil"/>
              <w:right w:val="nil"/>
            </w:tcBorders>
          </w:tcPr>
          <w:p w14:paraId="0B4C6BA5" w14:textId="77777777" w:rsidR="00D64459" w:rsidRPr="00493E39" w:rsidRDefault="008B2120">
            <w:pPr>
              <w:spacing w:line="240" w:lineRule="auto"/>
              <w:jc w:val="center"/>
              <w:rPr>
                <w:ins w:id="1449" w:author="Claude" w:date="2026-10-14T23:15:06Z"/>
                <w:sz w:val="20"/>
                <w:szCs w:val="20"/>
              </w:rPr>
            </w:pPr>
            <w:ins w:id="1448" w:author="Claude" w:date="2026-10-14T23:15:06Z">
              <w:r w:rsidRPr="00493E39">
                <w:rPr>
                  <w:sz w:val="20"/>
                  <w:szCs w:val="20"/>
                </w:rPr>
                <w:t>0,180</w:t>
              </w:r>
            </w:ins>
          </w:p>
        </w:tc>
        <w:tc>
          <w:tcPr>
            <w:tcW w:w="1587" w:type="dxa"/>
            <w:tcBorders>
              <w:top w:val="nil"/>
              <w:left w:val="nil"/>
              <w:bottom w:val="nil"/>
              <w:right w:val="nil"/>
            </w:tcBorders>
          </w:tcPr>
          <w:p w14:paraId="24AB7A70" w14:textId="77777777" w:rsidR="00D64459" w:rsidRPr="00493E39" w:rsidRDefault="008B2120">
            <w:pPr>
              <w:spacing w:line="240" w:lineRule="auto"/>
              <w:jc w:val="center"/>
              <w:rPr>
                <w:ins w:id="1451" w:author="Claude" w:date="2026-10-14T23:15:06Z"/>
                <w:sz w:val="20"/>
                <w:szCs w:val="20"/>
              </w:rPr>
            </w:pPr>
            <w:ins w:id="1450" w:author="Claude" w:date="2026-10-14T23:15:06Z">
              <w:r w:rsidRPr="00493E39">
                <w:rPr>
                  <w:sz w:val="20"/>
                  <w:szCs w:val="20"/>
                </w:rPr>
                <w:t>0,023</w:t>
              </w:r>
            </w:ins>
          </w:p>
        </w:tc>
        <w:tc>
          <w:tcPr>
            <w:tcW w:w="1587" w:type="dxa"/>
            <w:tcBorders>
              <w:top w:val="nil"/>
              <w:left w:val="nil"/>
              <w:bottom w:val="nil"/>
              <w:right w:val="nil"/>
            </w:tcBorders>
          </w:tcPr>
          <w:p w14:paraId="22D3DDB6" w14:textId="77777777" w:rsidR="00D64459" w:rsidRPr="00493E39" w:rsidRDefault="008B2120">
            <w:pPr>
              <w:spacing w:line="240" w:lineRule="auto"/>
              <w:jc w:val="center"/>
              <w:rPr>
                <w:ins w:id="1453" w:author="Claude" w:date="2026-10-14T23:15:06Z"/>
                <w:sz w:val="20"/>
                <w:szCs w:val="20"/>
              </w:rPr>
            </w:pPr>
            <w:ins w:id="1452" w:author="Claude" w:date="2026-10-14T23:15:06Z">
              <w:r w:rsidRPr="00493E39">
                <w:rPr>
                  <w:sz w:val="20"/>
                  <w:szCs w:val="20"/>
                </w:rPr>
                <w:t>0,158*</w:t>
              </w:r>
            </w:ins>
          </w:p>
        </w:tc>
        <w:tc>
          <w:tcPr>
            <w:tcW w:w="1020" w:type="dxa"/>
            <w:tcBorders>
              <w:top w:val="nil"/>
              <w:left w:val="nil"/>
              <w:bottom w:val="nil"/>
              <w:right w:val="nil"/>
            </w:tcBorders>
          </w:tcPr>
          <w:p w14:paraId="5C15548B" w14:textId="77777777" w:rsidR="00D64459" w:rsidRPr="00493E39" w:rsidRDefault="008B2120">
            <w:pPr>
              <w:spacing w:line="240" w:lineRule="auto"/>
              <w:jc w:val="center"/>
              <w:rPr>
                <w:ins w:id="1455" w:author="Claude" w:date="2026-10-14T23:15:06Z"/>
                <w:sz w:val="20"/>
                <w:szCs w:val="20"/>
              </w:rPr>
            </w:pPr>
            <w:ins w:id="1454" w:author="Claude" w:date="2026-10-14T23:15:06Z">
              <w:r w:rsidRPr="00493E39">
                <w:rPr>
                  <w:sz w:val="20"/>
                  <w:szCs w:val="20"/>
                </w:rPr>
                <w:t>0,056</w:t>
              </w:r>
            </w:ins>
          </w:p>
        </w:tc>
        <w:tc>
          <w:tcPr>
            <w:tcW w:w="1701" w:type="dxa"/>
            <w:tcBorders>
              <w:top w:val="nil"/>
              <w:left w:val="nil"/>
              <w:bottom w:val="nil"/>
              <w:right w:val="nil"/>
            </w:tcBorders>
          </w:tcPr>
          <w:p w14:paraId="678262F7" w14:textId="77777777" w:rsidR="00D64459" w:rsidRPr="00493E39" w:rsidRDefault="008B2120">
            <w:pPr>
              <w:spacing w:line="240" w:lineRule="auto"/>
              <w:jc w:val="center"/>
              <w:rPr>
                <w:ins w:id="1457" w:author="Claude" w:date="2026-10-14T23:15:06Z"/>
                <w:sz w:val="20"/>
                <w:szCs w:val="20"/>
              </w:rPr>
            </w:pPr>
            <w:ins w:id="1456" w:author="Claude" w:date="2026-10-14T23:15:06Z">
              <w:r w:rsidRPr="00493E39">
                <w:rPr>
                  <w:sz w:val="20"/>
                  <w:szCs w:val="20"/>
                </w:rPr>
                <w:t>13%</w:t>
              </w:r>
            </w:ins>
          </w:p>
        </w:tc>
      </w:tr>
      <w:tr w:rsidR="00D64459" w:rsidRPr="00493E39" w14:paraId="2F829395" w14:textId="77777777">
        <w:trPr>
          <w:cantSplit/>
          <w:jc w:val="center"/>
          <w:ins w:id="1432" w:author="Claude" w:date="2026-10-14T23:15:06Z"/>
        </w:trPr>
        <w:tc>
          <w:tcPr>
            <w:tcW w:w="794" w:type="dxa"/>
            <w:tcBorders>
              <w:top w:val="nil"/>
              <w:left w:val="nil"/>
              <w:bottom w:val="single" w:sz="12" w:space="0" w:color="000000"/>
              <w:right w:val="nil"/>
            </w:tcBorders>
          </w:tcPr>
          <w:p w14:paraId="69E709A2" w14:textId="77777777" w:rsidR="00D64459" w:rsidRPr="00493E39" w:rsidRDefault="008B2120">
            <w:pPr>
              <w:spacing w:line="240" w:lineRule="auto"/>
              <w:rPr>
                <w:ins w:id="1434" w:author="Claude" w:date="2026-10-14T23:15:06Z"/>
                <w:sz w:val="20"/>
                <w:szCs w:val="20"/>
              </w:rPr>
            </w:pPr>
            <w:ins w:id="1433" w:author="Claude" w:date="2026-10-14T23:15:06Z">
              <w:r w:rsidRPr="00493E39">
                <w:rPr>
                  <w:sz w:val="20"/>
                  <w:szCs w:val="20"/>
                </w:rPr>
                <w:t xml:space="preserve">12</w:t>
              </w:r>
            </w:ins>
          </w:p>
        </w:tc>
        <w:tc>
          <w:tcPr>
            <w:tcW w:w="1474" w:type="dxa"/>
            <w:tcBorders>
              <w:top w:val="nil"/>
              <w:left w:val="nil"/>
              <w:bottom w:val="single" w:sz="12" w:space="0" w:color="000000"/>
              <w:right w:val="nil"/>
            </w:tcBorders>
          </w:tcPr>
          <w:p w14:paraId="63DE3270" w14:textId="77777777" w:rsidR="00D64459" w:rsidRPr="00493E39" w:rsidRDefault="008B2120">
            <w:pPr>
              <w:spacing w:line="240" w:lineRule="auto"/>
              <w:jc w:val="center"/>
              <w:rPr>
                <w:ins w:id="1436" w:author="Claude" w:date="2026-10-14T23:15:06Z"/>
                <w:sz w:val="20"/>
                <w:szCs w:val="20"/>
              </w:rPr>
            </w:pPr>
            <w:ins w:id="1435" w:author="Claude" w:date="2026-10-14T23:15:06Z">
              <w:r w:rsidRPr="00493E39">
                <w:rPr>
                  <w:sz w:val="20"/>
                  <w:szCs w:val="20"/>
                </w:rPr>
                <w:t xml:space="preserve">0,273</w:t>
              </w:r>
            </w:ins>
          </w:p>
        </w:tc>
        <w:tc>
          <w:tcPr>
            <w:tcW w:w="1587" w:type="dxa"/>
            <w:tcBorders>
              <w:top w:val="nil"/>
              <w:left w:val="nil"/>
              <w:bottom w:val="single" w:sz="12" w:space="0" w:color="000000"/>
              <w:right w:val="nil"/>
            </w:tcBorders>
          </w:tcPr>
          <w:p w14:paraId="774E4E32" w14:textId="77777777" w:rsidR="00D64459" w:rsidRPr="00493E39" w:rsidRDefault="008B2120">
            <w:pPr>
              <w:spacing w:line="240" w:lineRule="auto"/>
              <w:jc w:val="center"/>
              <w:rPr>
                <w:ins w:id="1438" w:author="Claude" w:date="2026-10-14T23:15:06Z"/>
                <w:sz w:val="20"/>
                <w:szCs w:val="20"/>
              </w:rPr>
            </w:pPr>
            <w:ins w:id="1437" w:author="Claude" w:date="2026-10-14T23:15:06Z">
              <w:r w:rsidRPr="00493E39">
                <w:rPr>
                  <w:sz w:val="20"/>
                  <w:szCs w:val="20"/>
                </w:rPr>
                <w:t xml:space="preserve">0,054</w:t>
              </w:r>
            </w:ins>
          </w:p>
        </w:tc>
        <w:tc>
          <w:tcPr>
            <w:tcW w:w="1587" w:type="dxa"/>
            <w:tcBorders>
              <w:top w:val="nil"/>
              <w:left w:val="nil"/>
              <w:bottom w:val="single" w:sz="12" w:space="0" w:color="000000"/>
              <w:right w:val="nil"/>
            </w:tcBorders>
          </w:tcPr>
          <w:p w14:paraId="29E79448" w14:textId="77777777" w:rsidR="00D64459" w:rsidRPr="00493E39" w:rsidRDefault="008B2120">
            <w:pPr>
              <w:spacing w:line="240" w:lineRule="auto"/>
              <w:jc w:val="center"/>
              <w:rPr>
                <w:ins w:id="1440" w:author="Claude" w:date="2026-10-14T23:15:06Z"/>
                <w:sz w:val="20"/>
                <w:szCs w:val="20"/>
              </w:rPr>
            </w:pPr>
            <w:ins w:id="1439" w:author="Claude" w:date="2026-10-14T23:15:06Z">
              <w:r w:rsidRPr="00493E39">
                <w:rPr>
                  <w:sz w:val="20"/>
                  <w:szCs w:val="20"/>
                </w:rPr>
                <w:t xml:space="preserve">0,219**</w:t>
              </w:r>
            </w:ins>
          </w:p>
        </w:tc>
        <w:tc>
          <w:tcPr>
            <w:tcW w:w="1020" w:type="dxa"/>
            <w:tcBorders>
              <w:top w:val="nil"/>
              <w:left w:val="nil"/>
              <w:bottom w:val="single" w:sz="12" w:space="0" w:color="000000"/>
              <w:right w:val="nil"/>
            </w:tcBorders>
          </w:tcPr>
          <w:p w14:paraId="1D28DCE9" w14:textId="77777777" w:rsidR="00D64459" w:rsidRPr="00493E39" w:rsidRDefault="008B2120">
            <w:pPr>
              <w:spacing w:line="240" w:lineRule="auto"/>
              <w:jc w:val="center"/>
              <w:rPr>
                <w:ins w:id="1442" w:author="Claude" w:date="2026-10-14T23:15:06Z"/>
                <w:sz w:val="20"/>
                <w:szCs w:val="20"/>
              </w:rPr>
            </w:pPr>
            <w:ins w:id="1441" w:author="Claude" w:date="2026-10-14T23:15:06Z">
              <w:r w:rsidRPr="00493E39">
                <w:rPr>
                  <w:sz w:val="20"/>
                  <w:szCs w:val="20"/>
                </w:rPr>
                <w:t xml:space="preserve">0,014</w:t>
              </w:r>
            </w:ins>
          </w:p>
        </w:tc>
        <w:tc>
          <w:tcPr>
            <w:tcW w:w="1701" w:type="dxa"/>
            <w:tcBorders>
              <w:top w:val="nil"/>
              <w:left w:val="nil"/>
              <w:bottom w:val="single" w:sz="12" w:space="0" w:color="000000"/>
              <w:right w:val="nil"/>
            </w:tcBorders>
          </w:tcPr>
          <w:p w14:paraId="232B8B7C" w14:textId="77777777" w:rsidR="00D64459" w:rsidRPr="00493E39" w:rsidRDefault="008B2120">
            <w:pPr>
              <w:spacing w:line="240" w:lineRule="auto"/>
              <w:jc w:val="center"/>
              <w:rPr>
                <w:ins w:id="1444" w:author="Claude" w:date="2026-10-14T23:15:06Z"/>
                <w:sz w:val="20"/>
                <w:szCs w:val="20"/>
              </w:rPr>
            </w:pPr>
            <w:ins w:id="1443" w:author="Claude" w:date="2026-10-14T23:15:06Z">
              <w:r w:rsidRPr="00493E39">
                <w:rPr>
                  <w:sz w:val="20"/>
                  <w:szCs w:val="20"/>
                </w:rPr>
                <w:t xml:space="preserve">20%</w:t>
              </w:r>
            </w:ins>
          </w:p>
        </w:tc>
      </w:tr>
    </w:tbl>
    <w:p w14:paraId="4A96904F" w14:textId="77777777" w:rsidR="00D64459" w:rsidRPr="00493E39" w:rsidRDefault="008B2120">
      <w:pPr>
        <w:spacing w:before="40" w:line="240" w:lineRule="auto"/>
        <w:jc w:val="both"/>
        <w:rPr>
          <w:sz w:val="20"/>
          <w:szCs w:val="20"/>
          <w:lang w:val="pt-BR"/>
        </w:rPr>
      </w:pPr>
      <w:commentRangeStart w:id="415"/>
      <w:commentRangeStart w:id="416"/>
      <w:r w:rsidRPr="00493E39">
        <w:rPr>
          <w:sz w:val="20"/>
          <w:szCs w:val="20"/>
          <w:lang w:val="pt-BR"/>
        </w:rPr>
        <w:t xml:space="preserve">Nota: regime posterior a março de 2017, cenário central de pesos. As percentagens da última coluna são calculadas sobre as estimativas não arredondadas, e por isso não reproduzem exatamente a razão entre os valores exibidos. </w:t>
      </w:r>
      <w:del w:id="10848" w:author="Claude" w:date="2026-10-21T00:40:36Z">
        <w:r w:rsidRPr="00493E39">
          <w:rPr>
            <w:sz w:val="20"/>
            <w:szCs w:val="20"/>
            <w:lang w:val="pt-BR"/>
          </w:rPr>
          <w:delText xml:space="preserve">Os asteriscos referem-se à segunda volta,</w:delText>
        </w:r>
      </w:del>
      <w:ins w:id="10849" w:author="Claude" w:date="2026-10-21T00:40:36Z">
        <w:r w:rsidRPr="00493E39">
          <w:rPr>
            <w:sz w:val="20"/>
            <w:szCs w:val="20"/>
            <w:lang w:val="pt-BR"/>
          </w:rPr>
          <w:t xml:space="preserve">Os asteriscos referem-se ao segundo efeito,</w:t>
        </w:r>
      </w:ins>
      <w:r w:rsidRPr="00493E39">
        <w:rPr>
          <w:sz w:val="20"/>
          <w:szCs w:val="20"/>
          <w:lang w:val="pt-BR"/>
        </w:rPr>
        <w:t xml:space="preserve"> única coluna com erro-padrão próprio, e indicam significância a 10% (*) e a 5% (**). As três equações são estimadas sobre um desenho comum, de modo que a identidade entre </w:t>
      </w:r>
      <w:del w:id="10850" w:author="Claude" w:date="2026-10-21T00:40:36Z">
        <w:r w:rsidRPr="00493E39">
          <w:rPr>
            <w:sz w:val="20"/>
            <w:szCs w:val="20"/>
            <w:lang w:val="pt-BR"/>
          </w:rPr>
          <w:delText xml:space="preserve">efeito total, primeira e segunda volta é exata.</w:delText>
        </w:r>
      </w:del>
      <w:ins w:id="10851" w:author="Claude" w:date="2026-10-21T00:40:36Z">
        <w:r w:rsidRPr="00493E39">
          <w:rPr>
            <w:sz w:val="20"/>
            <w:szCs w:val="20"/>
            <w:lang w:val="pt-BR"/>
          </w:rPr>
          <w:t xml:space="preserve">efeito total, primeiro e segundo efeito é exata.</w:t>
        </w:r>
      </w:ins>
      <w:r w:rsidRPr="00493E39">
        <w:rPr>
          <w:sz w:val="20"/>
          <w:szCs w:val="20"/>
          <w:lang w:val="pt-BR"/>
        </w:rPr>
        <w:t xml:space="preserve"> No regime anterior o efeito total </w:t>
      </w:r>
      <w:del w:id="10852" w:author="Claude" w:date="2026-10-21T00:40:36Z">
        <w:r w:rsidRPr="00493E39">
          <w:rPr>
            <w:sz w:val="20"/>
            <w:szCs w:val="20"/>
            <w:lang w:val="pt-BR"/>
          </w:rPr>
          <w:delText xml:space="preserve">situa-se entre 0,006 e 0,098 e a segunda volta não é significativa em horizonte algum, com p entre 0,196 e 0,982, razão pela qual a tabela não a reporta.</w:delText>
        </w:r>
      </w:del>
      <w:ins w:id="10853" w:author="Claude" w:date="2026-10-21T00:40:36Z">
        <w:r w:rsidRPr="00493E39">
          <w:rPr>
            <w:sz w:val="20"/>
            <w:szCs w:val="20"/>
            <w:lang w:val="pt-BR"/>
          </w:rPr>
          <w:t xml:space="preserve">situa-se entre −0,066 e 0,102 e o segundo efeito não é significativo em horizonte algum, com p entre 0,196 e 0,997, razão pela qual a tabela não o reporta.</w:t>
        </w:r>
      </w:ins>
      <w:commentRangeEnd w:id="415"/>
      <w:r w:rsidRPr="00493E39">
        <w:rPr>
          <w:rStyle w:val="CommentReference"/>
          <w:sz w:val="20"/>
          <w:szCs w:val="20"/>
          <w:lang w:val="pt-BR"/>
        </w:rPr>
        <w:commentReference w:id="415"/>
      </w:r>
      <w:commentRangeEnd w:id="416"/>
      <w:r w:rsidR="00962AB9" w:rsidRPr="00493E39">
        <w:rPr>
          <w:rStyle w:val="CommentReference"/>
          <w:sz w:val="20"/>
          <w:szCs w:val="20"/>
          <w:lang w:val="pt-BR"/>
        </w:rPr>
        <w:commentReference w:id="416"/>
      </w:r>
    </w:p>
    <w:p w14:paraId="0D2B0D0E" w14:textId="77777777" w:rsidR="00D64459" w:rsidRPr="00493E39" w:rsidRDefault="008B2120">
      <w:pPr>
        <w:spacing w:before="20" w:after="200" w:line="240" w:lineRule="auto"/>
        <w:jc w:val="both"/>
        <w:rPr>
          <w:sz w:val="20"/>
          <w:szCs w:val="20"/>
          <w:lang w:val="pt-BR"/>
        </w:rPr>
      </w:pPr>
      <w:r w:rsidRPr="00493E39">
        <w:rPr>
          <w:sz w:val="20"/>
          <w:szCs w:val="20"/>
          <w:lang w:val="pt-BR"/>
        </w:rPr>
        <w:t>Fonte: Elaboração própria.</w:t>
      </w:r>
    </w:p>
    <w:p w14:paraId="47A08A35" w14:textId="77777777" w:rsidR="00D64459" w:rsidRPr="00493E39" w:rsidRDefault="008B2120">
      <w:pPr>
        <w:keepNext/>
        <w:spacing w:before="200" w:after="40" w:line="240" w:lineRule="auto"/>
        <w:rPr>
          <w:sz w:val="20"/>
          <w:szCs w:val="20"/>
          <w:lang w:val="pt-BR"/>
        </w:rPr>
      </w:pPr>
      <w:r w:rsidRPr="00493E39">
        <w:rPr>
          <w:sz w:val="20"/>
          <w:szCs w:val="20"/>
          <w:lang w:val="pt-BR"/>
        </w:rPr>
        <w:t>Tabela 7 – Teste de autocorrelação residual da gasolina na refinaria, por subamostra</w:t>
      </w:r>
    </w:p>
    <w:tbl>
      <w:tblPr>
        <w:tblW w:w="0" w:type="auto"/>
        <w:jc w:val="center"/>
        <w:tblLook w:val="04A0" w:firstRow="1" w:lastRow="0" w:firstColumn="1" w:lastColumn="0" w:noHBand="0" w:noVBand="1"/>
      </w:tblPr>
      <w:tblGrid>
        <w:gridCol w:w="1928"/>
        <w:gridCol w:w="907"/>
        <w:gridCol w:w="1020"/>
        <w:gridCol w:w="1020"/>
        <w:gridCol w:w="1020"/>
        <w:gridCol w:w="2608"/>
      </w:tblGrid>
      <w:tr w:rsidR="00D64459" w:rsidRPr="00493E39" w14:paraId="4FBF4AD2" w14:textId="77777777">
        <w:trPr>
          <w:cantSplit/>
          <w:tblHeader/>
          <w:jc w:val="center"/>
        </w:trPr>
        <w:tc>
          <w:tcPr>
            <w:tcW w:w="1928" w:type="dxa"/>
            <w:tcBorders>
              <w:top w:val="single" w:sz="12" w:space="0" w:color="000000"/>
              <w:left w:val="nil"/>
              <w:bottom w:val="single" w:sz="6" w:space="0" w:color="000000"/>
              <w:right w:val="nil"/>
            </w:tcBorders>
          </w:tcPr>
          <w:p w14:paraId="74E2EEF7" w14:textId="77777777" w:rsidR="00D64459" w:rsidRPr="00493E39" w:rsidRDefault="008B2120">
            <w:pPr>
              <w:spacing w:after="20" w:line="240" w:lineRule="auto"/>
              <w:rPr>
                <w:sz w:val="20"/>
                <w:szCs w:val="20"/>
              </w:rPr>
            </w:pPr>
            <w:r w:rsidRPr="00493E39">
              <w:rPr>
                <w:b/>
                <w:sz w:val="20"/>
                <w:szCs w:val="20"/>
              </w:rPr>
              <w:t>Amostra</w:t>
            </w:r>
          </w:p>
        </w:tc>
        <w:tc>
          <w:tcPr>
            <w:tcW w:w="907" w:type="dxa"/>
            <w:tcBorders>
              <w:top w:val="single" w:sz="12" w:space="0" w:color="000000"/>
              <w:left w:val="nil"/>
              <w:bottom w:val="single" w:sz="6" w:space="0" w:color="000000"/>
              <w:right w:val="nil"/>
            </w:tcBorders>
          </w:tcPr>
          <w:p w14:paraId="40F66028" w14:textId="77777777" w:rsidR="00D64459" w:rsidRPr="00493E39" w:rsidRDefault="008B2120">
            <w:pPr>
              <w:spacing w:after="20" w:line="240" w:lineRule="auto"/>
              <w:jc w:val="center"/>
              <w:rPr>
                <w:sz w:val="20"/>
                <w:szCs w:val="20"/>
              </w:rPr>
            </w:pPr>
            <w:r w:rsidRPr="00493E39">
              <w:rPr>
                <w:b/>
                <w:sz w:val="20"/>
                <w:szCs w:val="20"/>
              </w:rPr>
              <w:t>Obs.</w:t>
            </w:r>
          </w:p>
        </w:tc>
        <w:tc>
          <w:tcPr>
            <w:tcW w:w="1020" w:type="dxa"/>
            <w:tcBorders>
              <w:top w:val="single" w:sz="12" w:space="0" w:color="000000"/>
              <w:left w:val="nil"/>
              <w:bottom w:val="single" w:sz="6" w:space="0" w:color="000000"/>
              <w:right w:val="nil"/>
            </w:tcBorders>
          </w:tcPr>
          <w:p w14:paraId="46D3C40F" w14:textId="77777777" w:rsidR="00D64459" w:rsidRPr="00493E39" w:rsidRDefault="008B2120">
            <w:pPr>
              <w:spacing w:after="20" w:line="240" w:lineRule="auto"/>
              <w:jc w:val="center"/>
              <w:rPr>
                <w:sz w:val="20"/>
                <w:szCs w:val="20"/>
              </w:rPr>
            </w:pPr>
            <w:r w:rsidRPr="00493E39">
              <w:rPr>
                <w:b/>
                <w:sz w:val="20"/>
                <w:szCs w:val="20"/>
              </w:rPr>
              <w:t>q = 1</w:t>
            </w:r>
          </w:p>
        </w:tc>
        <w:tc>
          <w:tcPr>
            <w:tcW w:w="1020" w:type="dxa"/>
            <w:tcBorders>
              <w:top w:val="single" w:sz="12" w:space="0" w:color="000000"/>
              <w:left w:val="nil"/>
              <w:bottom w:val="single" w:sz="6" w:space="0" w:color="000000"/>
              <w:right w:val="nil"/>
            </w:tcBorders>
          </w:tcPr>
          <w:p w14:paraId="45155202" w14:textId="77777777" w:rsidR="00D64459" w:rsidRPr="00493E39" w:rsidRDefault="008B2120">
            <w:pPr>
              <w:spacing w:after="20" w:line="240" w:lineRule="auto"/>
              <w:jc w:val="center"/>
              <w:rPr>
                <w:sz w:val="20"/>
                <w:szCs w:val="20"/>
              </w:rPr>
            </w:pPr>
            <w:r w:rsidRPr="00493E39">
              <w:rPr>
                <w:b/>
                <w:sz w:val="20"/>
                <w:szCs w:val="20"/>
              </w:rPr>
              <w:t>q = 6</w:t>
            </w:r>
          </w:p>
        </w:tc>
        <w:tc>
          <w:tcPr>
            <w:tcW w:w="1020" w:type="dxa"/>
            <w:tcBorders>
              <w:top w:val="single" w:sz="12" w:space="0" w:color="000000"/>
              <w:left w:val="nil"/>
              <w:bottom w:val="single" w:sz="6" w:space="0" w:color="000000"/>
              <w:right w:val="nil"/>
            </w:tcBorders>
          </w:tcPr>
          <w:p w14:paraId="5DF7F968" w14:textId="77777777" w:rsidR="00D64459" w:rsidRPr="00493E39" w:rsidRDefault="008B2120">
            <w:pPr>
              <w:spacing w:after="20" w:line="240" w:lineRule="auto"/>
              <w:jc w:val="center"/>
              <w:rPr>
                <w:sz w:val="20"/>
                <w:szCs w:val="20"/>
              </w:rPr>
            </w:pPr>
            <w:r w:rsidRPr="00493E39">
              <w:rPr>
                <w:b/>
                <w:sz w:val="20"/>
                <w:szCs w:val="20"/>
              </w:rPr>
              <w:t>q = 12</w:t>
            </w:r>
          </w:p>
        </w:tc>
        <w:tc>
          <w:tcPr>
            <w:tcW w:w="2608" w:type="dxa"/>
            <w:tcBorders>
              <w:top w:val="single" w:sz="12" w:space="0" w:color="000000"/>
              <w:left w:val="nil"/>
              <w:bottom w:val="single" w:sz="6" w:space="0" w:color="000000"/>
              <w:right w:val="nil"/>
            </w:tcBorders>
          </w:tcPr>
          <w:p w14:paraId="0D27ED17" w14:textId="77777777" w:rsidR="00D64459" w:rsidRPr="00493E39" w:rsidRDefault="008B2120">
            <w:pPr>
              <w:spacing w:after="20" w:line="240" w:lineRule="auto"/>
              <w:jc w:val="center"/>
              <w:rPr>
                <w:sz w:val="20"/>
                <w:szCs w:val="20"/>
              </w:rPr>
            </w:pPr>
            <w:r w:rsidRPr="00493E39">
              <w:rPr>
                <w:b/>
                <w:sz w:val="20"/>
                <w:szCs w:val="20"/>
              </w:rPr>
              <w:t>Coeficiente do choque</w:t>
            </w:r>
          </w:p>
        </w:tc>
      </w:tr>
      <w:tr w:rsidR="00D64459" w:rsidRPr="00493E39" w14:paraId="60F0FAF1" w14:textId="77777777">
        <w:trPr>
          <w:cantSplit/>
          <w:jc w:val="center"/>
        </w:trPr>
        <w:tc>
          <w:tcPr>
            <w:tcW w:w="1928" w:type="dxa"/>
            <w:tcBorders>
              <w:top w:val="nil"/>
              <w:left w:val="nil"/>
              <w:bottom w:val="nil"/>
              <w:right w:val="nil"/>
            </w:tcBorders>
          </w:tcPr>
          <w:p w14:paraId="78A62E5B" w14:textId="77777777" w:rsidR="00D64459" w:rsidRPr="00493E39" w:rsidRDefault="008B2120">
            <w:pPr>
              <w:spacing w:line="240" w:lineRule="auto"/>
              <w:rPr>
                <w:sz w:val="20"/>
                <w:szCs w:val="20"/>
              </w:rPr>
            </w:pPr>
            <w:r w:rsidRPr="00493E39">
              <w:rPr>
                <w:sz w:val="20"/>
                <w:szCs w:val="20"/>
              </w:rPr>
              <w:t>Completa</w:t>
            </w:r>
          </w:p>
        </w:tc>
        <w:tc>
          <w:tcPr>
            <w:tcW w:w="907" w:type="dxa"/>
            <w:tcBorders>
              <w:top w:val="nil"/>
              <w:left w:val="nil"/>
              <w:bottom w:val="nil"/>
              <w:right w:val="nil"/>
            </w:tcBorders>
          </w:tcPr>
          <w:p w14:paraId="1A4D519F" w14:textId="77777777" w:rsidR="00D64459" w:rsidRPr="00493E39" w:rsidRDefault="008B2120">
            <w:pPr>
              <w:spacing w:line="240" w:lineRule="auto"/>
              <w:jc w:val="center"/>
              <w:rPr>
                <w:sz w:val="20"/>
                <w:szCs w:val="20"/>
              </w:rPr>
            </w:pPr>
            <w:r w:rsidRPr="00493E39">
              <w:rPr>
                <w:sz w:val="20"/>
                <w:szCs w:val="20"/>
              </w:rPr>
              <w:t>269</w:t>
            </w:r>
          </w:p>
        </w:tc>
        <w:tc>
          <w:tcPr>
            <w:tcW w:w="1020" w:type="dxa"/>
            <w:tcBorders>
              <w:top w:val="nil"/>
              <w:left w:val="nil"/>
              <w:bottom w:val="nil"/>
              <w:right w:val="nil"/>
            </w:tcBorders>
          </w:tcPr>
          <w:p w14:paraId="2340FE48" w14:textId="77777777" w:rsidR="00D64459" w:rsidRPr="00493E39" w:rsidRDefault="008B2120">
            <w:pPr>
              <w:spacing w:line="240" w:lineRule="auto"/>
              <w:jc w:val="center"/>
              <w:rPr>
                <w:sz w:val="20"/>
                <w:szCs w:val="20"/>
              </w:rPr>
            </w:pPr>
            <w:r w:rsidRPr="00493E39">
              <w:rPr>
                <w:sz w:val="20"/>
                <w:szCs w:val="20"/>
              </w:rPr>
              <w:t>0,112</w:t>
            </w:r>
          </w:p>
        </w:tc>
        <w:tc>
          <w:tcPr>
            <w:tcW w:w="1020" w:type="dxa"/>
            <w:tcBorders>
              <w:top w:val="nil"/>
              <w:left w:val="nil"/>
              <w:bottom w:val="nil"/>
              <w:right w:val="nil"/>
            </w:tcBorders>
          </w:tcPr>
          <w:p w14:paraId="0F67C881" w14:textId="77777777" w:rsidR="00D64459" w:rsidRPr="00493E39" w:rsidRDefault="008B2120">
            <w:pPr>
              <w:spacing w:line="240" w:lineRule="auto"/>
              <w:jc w:val="center"/>
              <w:rPr>
                <w:sz w:val="20"/>
                <w:szCs w:val="20"/>
              </w:rPr>
            </w:pPr>
            <w:r w:rsidRPr="00493E39">
              <w:rPr>
                <w:sz w:val="20"/>
                <w:szCs w:val="20"/>
              </w:rPr>
              <w:t>0,515</w:t>
            </w:r>
          </w:p>
        </w:tc>
        <w:tc>
          <w:tcPr>
            <w:tcW w:w="1020" w:type="dxa"/>
            <w:tcBorders>
              <w:top w:val="nil"/>
              <w:left w:val="nil"/>
              <w:bottom w:val="nil"/>
              <w:right w:val="nil"/>
            </w:tcBorders>
          </w:tcPr>
          <w:p w14:paraId="1B83C71F" w14:textId="77777777" w:rsidR="00D64459" w:rsidRPr="00493E39" w:rsidRDefault="008B2120">
            <w:pPr>
              <w:spacing w:line="240" w:lineRule="auto"/>
              <w:jc w:val="center"/>
              <w:rPr>
                <w:sz w:val="20"/>
                <w:szCs w:val="20"/>
              </w:rPr>
            </w:pPr>
            <w:r w:rsidRPr="00493E39">
              <w:rPr>
                <w:sz w:val="20"/>
                <w:szCs w:val="20"/>
              </w:rPr>
              <w:t>0,586</w:t>
            </w:r>
          </w:p>
        </w:tc>
        <w:tc>
          <w:tcPr>
            <w:tcW w:w="2608" w:type="dxa"/>
            <w:tcBorders>
              <w:top w:val="nil"/>
              <w:left w:val="nil"/>
              <w:bottom w:val="nil"/>
              <w:right w:val="nil"/>
            </w:tcBorders>
          </w:tcPr>
          <w:p w14:paraId="297AA3F7" w14:textId="77777777" w:rsidR="00D64459" w:rsidRPr="00493E39" w:rsidRDefault="008B2120">
            <w:pPr>
              <w:spacing w:line="240" w:lineRule="auto"/>
              <w:jc w:val="center"/>
              <w:rPr>
                <w:sz w:val="20"/>
                <w:szCs w:val="20"/>
              </w:rPr>
            </w:pPr>
            <w:r w:rsidRPr="00493E39">
              <w:rPr>
                <w:sz w:val="20"/>
                <w:szCs w:val="20"/>
              </w:rPr>
              <w:t>1,586 (p &lt; 0,001)</w:t>
            </w:r>
          </w:p>
        </w:tc>
      </w:tr>
      <w:tr w:rsidR="00D64459" w:rsidRPr="00493E39" w14:paraId="05683185" w14:textId="77777777">
        <w:trPr>
          <w:cantSplit/>
          <w:jc w:val="center"/>
        </w:trPr>
        <w:tc>
          <w:tcPr>
            <w:tcW w:w="1928" w:type="dxa"/>
            <w:tcBorders>
              <w:top w:val="nil"/>
              <w:left w:val="nil"/>
              <w:bottom w:val="nil"/>
              <w:right w:val="nil"/>
            </w:tcBorders>
          </w:tcPr>
          <w:p w14:paraId="17D7E2F1" w14:textId="77777777" w:rsidR="00D64459" w:rsidRPr="00493E39" w:rsidRDefault="008B2120">
            <w:pPr>
              <w:spacing w:line="240" w:lineRule="auto"/>
              <w:rPr>
                <w:sz w:val="20"/>
                <w:szCs w:val="20"/>
              </w:rPr>
            </w:pPr>
            <w:r w:rsidRPr="00493E39">
              <w:rPr>
                <w:sz w:val="20"/>
                <w:szCs w:val="20"/>
              </w:rPr>
              <w:t>Regime anterior</w:t>
            </w:r>
          </w:p>
        </w:tc>
        <w:tc>
          <w:tcPr>
            <w:tcW w:w="907" w:type="dxa"/>
            <w:tcBorders>
              <w:top w:val="nil"/>
              <w:left w:val="nil"/>
              <w:bottom w:val="nil"/>
              <w:right w:val="nil"/>
            </w:tcBorders>
          </w:tcPr>
          <w:p w14:paraId="502A06E6" w14:textId="77777777" w:rsidR="00D64459" w:rsidRPr="00493E39" w:rsidRDefault="008B2120">
            <w:pPr>
              <w:spacing w:line="240" w:lineRule="auto"/>
              <w:jc w:val="center"/>
              <w:rPr>
                <w:sz w:val="20"/>
                <w:szCs w:val="20"/>
              </w:rPr>
            </w:pPr>
            <w:r w:rsidRPr="00493E39">
              <w:rPr>
                <w:sz w:val="20"/>
                <w:szCs w:val="20"/>
              </w:rPr>
              <w:t>166</w:t>
            </w:r>
          </w:p>
        </w:tc>
        <w:tc>
          <w:tcPr>
            <w:tcW w:w="1020" w:type="dxa"/>
            <w:tcBorders>
              <w:top w:val="nil"/>
              <w:left w:val="nil"/>
              <w:bottom w:val="nil"/>
              <w:right w:val="nil"/>
            </w:tcBorders>
          </w:tcPr>
          <w:p w14:paraId="77578D1A" w14:textId="77777777" w:rsidR="00D64459" w:rsidRPr="00493E39" w:rsidRDefault="008B2120">
            <w:pPr>
              <w:spacing w:line="240" w:lineRule="auto"/>
              <w:jc w:val="center"/>
              <w:rPr>
                <w:sz w:val="20"/>
                <w:szCs w:val="20"/>
              </w:rPr>
            </w:pPr>
            <w:r w:rsidRPr="00493E39">
              <w:rPr>
                <w:sz w:val="20"/>
                <w:szCs w:val="20"/>
              </w:rPr>
              <w:t>0,691</w:t>
            </w:r>
          </w:p>
        </w:tc>
        <w:tc>
          <w:tcPr>
            <w:tcW w:w="1020" w:type="dxa"/>
            <w:tcBorders>
              <w:top w:val="nil"/>
              <w:left w:val="nil"/>
              <w:bottom w:val="nil"/>
              <w:right w:val="nil"/>
            </w:tcBorders>
          </w:tcPr>
          <w:p w14:paraId="74CD1FB2" w14:textId="77777777" w:rsidR="00D64459" w:rsidRPr="00493E39" w:rsidRDefault="008B2120">
            <w:pPr>
              <w:spacing w:line="240" w:lineRule="auto"/>
              <w:jc w:val="center"/>
              <w:rPr>
                <w:sz w:val="20"/>
                <w:szCs w:val="20"/>
              </w:rPr>
            </w:pPr>
            <w:r w:rsidRPr="00493E39">
              <w:rPr>
                <w:sz w:val="20"/>
                <w:szCs w:val="20"/>
              </w:rPr>
              <w:t>0,864</w:t>
            </w:r>
          </w:p>
        </w:tc>
        <w:tc>
          <w:tcPr>
            <w:tcW w:w="1020" w:type="dxa"/>
            <w:tcBorders>
              <w:top w:val="nil"/>
              <w:left w:val="nil"/>
              <w:bottom w:val="nil"/>
              <w:right w:val="nil"/>
            </w:tcBorders>
          </w:tcPr>
          <w:p w14:paraId="7C45D63D" w14:textId="77777777" w:rsidR="00D64459" w:rsidRPr="00493E39" w:rsidRDefault="008B2120">
            <w:pPr>
              <w:spacing w:line="240" w:lineRule="auto"/>
              <w:jc w:val="center"/>
              <w:rPr>
                <w:sz w:val="20"/>
                <w:szCs w:val="20"/>
              </w:rPr>
            </w:pPr>
            <w:r w:rsidRPr="00493E39">
              <w:rPr>
                <w:sz w:val="20"/>
                <w:szCs w:val="20"/>
              </w:rPr>
              <w:t>0,889</w:t>
            </w:r>
          </w:p>
        </w:tc>
        <w:tc>
          <w:tcPr>
            <w:tcW w:w="2608" w:type="dxa"/>
            <w:tcBorders>
              <w:top w:val="nil"/>
              <w:left w:val="nil"/>
              <w:bottom w:val="nil"/>
              <w:right w:val="nil"/>
            </w:tcBorders>
          </w:tcPr>
          <w:p w14:paraId="1E38D5A1" w14:textId="77777777" w:rsidR="00D64459" w:rsidRPr="00493E39" w:rsidRDefault="008B2120">
            <w:pPr>
              <w:spacing w:line="240" w:lineRule="auto"/>
              <w:jc w:val="center"/>
              <w:rPr>
                <w:sz w:val="20"/>
                <w:szCs w:val="20"/>
              </w:rPr>
            </w:pPr>
            <w:r w:rsidRPr="00493E39">
              <w:rPr>
                <w:sz w:val="20"/>
                <w:szCs w:val="20"/>
              </w:rPr>
              <w:t>0,431 (p = 0,039)</w:t>
            </w:r>
          </w:p>
        </w:tc>
      </w:tr>
      <w:tr w:rsidR="00D64459" w:rsidRPr="00493E39" w14:paraId="6FCA1618" w14:textId="77777777">
        <w:trPr>
          <w:cantSplit/>
          <w:jc w:val="center"/>
        </w:trPr>
        <w:tc>
          <w:tcPr>
            <w:tcW w:w="1928" w:type="dxa"/>
            <w:tcBorders>
              <w:top w:val="nil"/>
              <w:left w:val="nil"/>
              <w:bottom w:val="single" w:sz="12" w:space="0" w:color="000000"/>
              <w:right w:val="nil"/>
            </w:tcBorders>
          </w:tcPr>
          <w:p w14:paraId="09407F5B" w14:textId="77777777" w:rsidR="00D64459" w:rsidRPr="00493E39" w:rsidRDefault="008B2120">
            <w:pPr>
              <w:spacing w:line="240" w:lineRule="auto"/>
              <w:rPr>
                <w:sz w:val="20"/>
                <w:szCs w:val="20"/>
              </w:rPr>
            </w:pPr>
            <w:r w:rsidRPr="00493E39">
              <w:rPr>
                <w:sz w:val="20"/>
                <w:szCs w:val="20"/>
              </w:rPr>
              <w:t>Regime posterior</w:t>
            </w:r>
          </w:p>
        </w:tc>
        <w:tc>
          <w:tcPr>
            <w:tcW w:w="907" w:type="dxa"/>
            <w:tcBorders>
              <w:top w:val="nil"/>
              <w:left w:val="nil"/>
              <w:bottom w:val="single" w:sz="12" w:space="0" w:color="000000"/>
              <w:right w:val="nil"/>
            </w:tcBorders>
          </w:tcPr>
          <w:p w14:paraId="0A6276D7" w14:textId="77777777" w:rsidR="00D64459" w:rsidRPr="00493E39" w:rsidRDefault="008B2120">
            <w:pPr>
              <w:spacing w:line="240" w:lineRule="auto"/>
              <w:jc w:val="center"/>
              <w:rPr>
                <w:sz w:val="20"/>
                <w:szCs w:val="20"/>
              </w:rPr>
            </w:pPr>
            <w:r w:rsidRPr="00493E39">
              <w:rPr>
                <w:sz w:val="20"/>
                <w:szCs w:val="20"/>
              </w:rPr>
              <w:t>103</w:t>
            </w:r>
          </w:p>
        </w:tc>
        <w:tc>
          <w:tcPr>
            <w:tcW w:w="1020" w:type="dxa"/>
            <w:tcBorders>
              <w:top w:val="nil"/>
              <w:left w:val="nil"/>
              <w:bottom w:val="single" w:sz="12" w:space="0" w:color="000000"/>
              <w:right w:val="nil"/>
            </w:tcBorders>
          </w:tcPr>
          <w:p w14:paraId="7E75D318" w14:textId="77777777" w:rsidR="00D64459" w:rsidRPr="00493E39" w:rsidRDefault="008B2120">
            <w:pPr>
              <w:spacing w:line="240" w:lineRule="auto"/>
              <w:jc w:val="center"/>
              <w:rPr>
                <w:sz w:val="20"/>
                <w:szCs w:val="20"/>
              </w:rPr>
            </w:pPr>
            <w:r w:rsidRPr="00493E39">
              <w:rPr>
                <w:sz w:val="20"/>
                <w:szCs w:val="20"/>
              </w:rPr>
              <w:t>0,887</w:t>
            </w:r>
          </w:p>
        </w:tc>
        <w:tc>
          <w:tcPr>
            <w:tcW w:w="1020" w:type="dxa"/>
            <w:tcBorders>
              <w:top w:val="nil"/>
              <w:left w:val="nil"/>
              <w:bottom w:val="single" w:sz="12" w:space="0" w:color="000000"/>
              <w:right w:val="nil"/>
            </w:tcBorders>
          </w:tcPr>
          <w:p w14:paraId="09303A61" w14:textId="77777777" w:rsidR="00D64459" w:rsidRPr="00493E39" w:rsidRDefault="008B2120">
            <w:pPr>
              <w:spacing w:line="240" w:lineRule="auto"/>
              <w:jc w:val="center"/>
              <w:rPr>
                <w:sz w:val="20"/>
                <w:szCs w:val="20"/>
              </w:rPr>
            </w:pPr>
            <w:r w:rsidRPr="00493E39">
              <w:rPr>
                <w:sz w:val="20"/>
                <w:szCs w:val="20"/>
              </w:rPr>
              <w:t>0,386</w:t>
            </w:r>
          </w:p>
        </w:tc>
        <w:tc>
          <w:tcPr>
            <w:tcW w:w="1020" w:type="dxa"/>
            <w:tcBorders>
              <w:top w:val="nil"/>
              <w:left w:val="nil"/>
              <w:bottom w:val="single" w:sz="12" w:space="0" w:color="000000"/>
              <w:right w:val="nil"/>
            </w:tcBorders>
          </w:tcPr>
          <w:p w14:paraId="1A3C5C0E" w14:textId="77777777" w:rsidR="00D64459" w:rsidRPr="00493E39" w:rsidRDefault="008B2120">
            <w:pPr>
              <w:spacing w:line="240" w:lineRule="auto"/>
              <w:jc w:val="center"/>
              <w:rPr>
                <w:sz w:val="20"/>
                <w:szCs w:val="20"/>
              </w:rPr>
            </w:pPr>
            <w:r w:rsidRPr="00493E39">
              <w:rPr>
                <w:sz w:val="20"/>
                <w:szCs w:val="20"/>
              </w:rPr>
              <w:t>0,194</w:t>
            </w:r>
          </w:p>
        </w:tc>
        <w:tc>
          <w:tcPr>
            <w:tcW w:w="2608" w:type="dxa"/>
            <w:tcBorders>
              <w:top w:val="nil"/>
              <w:left w:val="nil"/>
              <w:bottom w:val="single" w:sz="12" w:space="0" w:color="000000"/>
              <w:right w:val="nil"/>
            </w:tcBorders>
          </w:tcPr>
          <w:p w14:paraId="18A43D23" w14:textId="77777777" w:rsidR="00D64459" w:rsidRPr="00493E39" w:rsidRDefault="008B2120">
            <w:pPr>
              <w:spacing w:line="240" w:lineRule="auto"/>
              <w:jc w:val="center"/>
              <w:rPr>
                <w:sz w:val="20"/>
                <w:szCs w:val="20"/>
              </w:rPr>
            </w:pPr>
            <w:r w:rsidRPr="00493E39">
              <w:rPr>
                <w:sz w:val="20"/>
                <w:szCs w:val="20"/>
              </w:rPr>
              <w:t>4,575 (p &lt; 0,001)</w:t>
            </w:r>
          </w:p>
        </w:tc>
      </w:tr>
    </w:tbl>
    <w:p w14:paraId="36BE8145" w14:textId="77777777" w:rsidR="00D64459" w:rsidRPr="00493E39" w:rsidRDefault="008B2120">
      <w:pPr>
        <w:spacing w:before="40" w:line="240" w:lineRule="auto"/>
        <w:jc w:val="both"/>
        <w:rPr>
          <w:sz w:val="20"/>
          <w:szCs w:val="20"/>
          <w:lang w:val="pt-BR"/>
        </w:rPr>
      </w:pPr>
      <w:commentRangeStart w:id="417"/>
      <w:commentRangeStart w:id="418"/>
      <w:r w:rsidRPr="00493E39">
        <w:rPr>
          <w:sz w:val="20"/>
          <w:szCs w:val="20"/>
          <w:lang w:val="pt-BR"/>
        </w:rPr>
        <w:t>Nota: p-valores do teste de Breusch-Godfrey em versão robusta à heterocedasticidade, no horizonte de impacto. O teste não rejeita ausência de autocorrelação em nenhuma das três amostras. Na última coluna, o coeficiente do choque estimado em cada amostra.</w:t>
      </w:r>
      <w:commentRangeEnd w:id="417"/>
      <w:r w:rsidRPr="00493E39">
        <w:rPr>
          <w:rStyle w:val="CommentReference"/>
          <w:sz w:val="20"/>
          <w:szCs w:val="20"/>
          <w:lang w:val="pt-BR"/>
        </w:rPr>
        <w:commentReference w:id="417"/>
      </w:r>
      <w:commentRangeEnd w:id="418"/>
      <w:r w:rsidR="00962AB9" w:rsidRPr="00493E39">
        <w:rPr>
          <w:rStyle w:val="CommentReference"/>
          <w:sz w:val="20"/>
          <w:szCs w:val="20"/>
          <w:lang w:val="pt-BR"/>
        </w:rPr>
        <w:commentReference w:id="418"/>
      </w:r>
    </w:p>
    <w:p w14:paraId="4571F2EE" w14:textId="77777777" w:rsidR="00D64459" w:rsidRPr="00493E39" w:rsidRDefault="008B2120">
      <w:pPr>
        <w:spacing w:before="20" w:after="200" w:line="240" w:lineRule="auto"/>
        <w:jc w:val="both"/>
        <w:rPr>
          <w:sz w:val="20"/>
          <w:szCs w:val="20"/>
          <w:lang w:val="pt-BR"/>
        </w:rPr>
      </w:pPr>
      <w:r w:rsidRPr="00493E39">
        <w:rPr>
          <w:sz w:val="20"/>
          <w:szCs w:val="20"/>
          <w:lang w:val="pt-BR"/>
        </w:rPr>
        <w:t>Fonte: Elaboração própria.</w:t>
      </w:r>
    </w:p>
    <w:p w14:paraId="3F817D83" w14:textId="77777777" w:rsidR="00D64459" w:rsidRPr="00493E39" w:rsidRDefault="008B2120">
      <w:pPr>
        <w:keepNext/>
        <w:spacing w:before="200" w:after="40" w:line="240" w:lineRule="auto"/>
        <w:jc w:val="center"/>
        <w:rPr>
          <w:sz w:val="20"/>
          <w:szCs w:val="20"/>
          <w:lang w:val="pt-BR"/>
        </w:rPr>
      </w:pPr>
      <w:r w:rsidRPr="00493E39">
        <w:rPr>
          <w:sz w:val="20"/>
          <w:szCs w:val="20"/>
          <w:lang w:val="pt-BR"/>
        </w:rPr>
        <w:t>Figura 4 – Resposta do IPCA Transportes por regime</w:t>
      </w:r>
    </w:p>
    <w:p w14:paraId="65B8D764" w14:textId="77777777" w:rsidR="00D64459" w:rsidRPr="00493E39" w:rsidRDefault="008B2120">
      <w:pPr>
        <w:keepNext/>
        <w:spacing w:after="40"/>
        <w:jc w:val="center"/>
      </w:pPr>
      <w:r w:rsidRPr="00493E39">
        <w:rPr>
          <w:noProof/>
        </w:rPr>
        <w:drawing>
          <wp:inline distT="0" distB="0" distL="0" distR="0" wp14:anchorId="1EE08F80" wp14:editId="27EDEDDB">
            <wp:extent cx="5220000" cy="2011875"/>
            <wp:effectExtent l="0" t="0" r="0" b="0"/>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regime_resposta_ipca_transportes.png"/>
                    <pic:cNvPicPr/>
                  </pic:nvPicPr>
                  <pic:blipFill>
                    <a:blip r:embed="rId30"/>
                    <a:stretch>
                      <a:fillRect/>
                    </a:stretch>
                  </pic:blipFill>
                  <pic:spPr>
                    <a:xfrm>
                      <a:off x="0" y="0"/>
                      <a:ext cx="5220000" cy="2011875"/>
                    </a:xfrm>
                    <a:prstGeom prst="rect">
                      <a:avLst/>
                    </a:prstGeom>
                  </pic:spPr>
                </pic:pic>
              </a:graphicData>
            </a:graphic>
          </wp:inline>
        </w:drawing>
      </w:r>
    </w:p>
    <w:p w14:paraId="7F2BF822" w14:textId="77777777" w:rsidR="00D64459" w:rsidRPr="00493E39" w:rsidRDefault="008B2120">
      <w:pPr>
        <w:spacing w:line="240" w:lineRule="auto"/>
        <w:jc w:val="both"/>
        <w:rPr>
          <w:sz w:val="20"/>
          <w:szCs w:val="20"/>
          <w:lang w:val="pt-BR"/>
        </w:rPr>
      </w:pPr>
      <w:commentRangeStart w:id="419"/>
      <w:commentRangeStart w:id="420"/>
      <w:r w:rsidRPr="00493E39">
        <w:rPr>
          <w:sz w:val="20"/>
          <w:szCs w:val="20"/>
          <w:lang w:val="pt-BR"/>
        </w:rPr>
        <w:t>Nota: mesma construção e mesmas cores da Figura 2. O grupo Transportes é o elo por onde o choque precisa passar antes de alcançar o índice cheio, e nele a separação entre regimes é mais nítida.</w:t>
      </w:r>
      <w:commentRangeEnd w:id="419"/>
      <w:r w:rsidRPr="00493E39">
        <w:rPr>
          <w:rStyle w:val="CommentReference"/>
          <w:sz w:val="20"/>
          <w:szCs w:val="20"/>
          <w:lang w:val="pt-BR"/>
        </w:rPr>
        <w:commentReference w:id="419"/>
      </w:r>
      <w:commentRangeEnd w:id="420"/>
      <w:r w:rsidR="00962AB9" w:rsidRPr="00493E39">
        <w:rPr>
          <w:rStyle w:val="CommentReference"/>
          <w:sz w:val="20"/>
          <w:szCs w:val="20"/>
          <w:lang w:val="pt-BR"/>
        </w:rPr>
        <w:commentReference w:id="420"/>
      </w:r>
    </w:p>
    <w:p w14:paraId="54DB2444" w14:textId="77777777" w:rsidR="00D64459" w:rsidRPr="00493E39" w:rsidRDefault="008B2120">
      <w:pPr>
        <w:spacing w:after="200" w:line="240" w:lineRule="auto"/>
        <w:jc w:val="center"/>
        <w:rPr>
          <w:sz w:val="20"/>
          <w:szCs w:val="20"/>
          <w:lang w:val="pt-BR"/>
        </w:rPr>
      </w:pPr>
      <w:r w:rsidRPr="00493E39">
        <w:rPr>
          <w:sz w:val="20"/>
          <w:szCs w:val="20"/>
          <w:lang w:val="pt-BR"/>
        </w:rPr>
        <w:t>Fonte: Elaboração própria.</w:t>
      </w:r>
    </w:p>
    <w:p w14:paraId="764AC24C" w14:textId="77777777" w:rsidR="00D64459" w:rsidRPr="00493E39" w:rsidRDefault="008B2120">
      <w:pPr>
        <w:keepNext/>
        <w:spacing w:before="200" w:after="40" w:line="240" w:lineRule="auto"/>
        <w:jc w:val="center"/>
        <w:rPr>
          <w:sz w:val="20"/>
          <w:szCs w:val="20"/>
          <w:lang w:val="pt-BR"/>
        </w:rPr>
      </w:pPr>
      <w:r w:rsidRPr="00493E39">
        <w:rPr>
          <w:sz w:val="20"/>
          <w:szCs w:val="20"/>
          <w:lang w:val="pt-BR"/>
        </w:rPr>
        <w:t>Figura 9 – Os dois caminhos do choque e a inversão da composição</w:t>
      </w:r>
    </w:p>
    <w:p w14:paraId="2D0CE023" w14:textId="77777777" w:rsidR="00D64459" w:rsidRPr="00493E39" w:rsidRDefault="008B2120">
      <w:pPr>
        <w:keepNext/>
        <w:spacing w:after="40"/>
        <w:jc w:val="center"/>
      </w:pPr>
      <w:del w:id="10858" w:author="Claude" w:date="2026-10-21T00:40:36Z">
        <w:r w:rsidRPr="00493E39">
          <w:rPr>
            <w:noProof/>
          </w:rPr>
          <w:drawing>
            <wp:inline distT="0" distB="0" distL="0" distR="0" wp14:anchorId="6B20E5C0" wp14:editId="681AED6F">
              <wp:extent cx="5580000" cy="1971214"/>
              <wp:effectExtent l="0" t="0" r="0" b="0"/>
              <wp:docPr id="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voltas_esquema.png"/>
                      <pic:cNvPicPr/>
                    </pic:nvPicPr>
                    <pic:blipFill>
                      <a:blip r:embed="rId31"/>
                      <a:stretch>
                        <a:fillRect/>
                      </a:stretch>
                    </pic:blipFill>
                    <pic:spPr>
                      <a:xfrm>
                        <a:off x="0" y="0"/>
                        <a:ext cx="5580000" cy="1971214"/>
                      </a:xfrm>
                      <a:prstGeom prst="rect">
                        <a:avLst/>
                      </a:prstGeom>
                    </pic:spPr>
                  </pic:pic>
                </a:graphicData>
              </a:graphic>
            </wp:inline>
          </w:drawing>
        </w:r>
      </w:del>
      <w:ins w:id="10859" w:author="Claude" w:date="2026-10-21T00:40:36Z">
        <w:r w:rsidRPr="00493E39">
          <w:rPr>
            <w:noProof/>
          </w:rPr>
          <w:drawing>
            <wp:inline distT="0" distB="0" distL="0" distR="0" wp14:anchorId="6B20E5C0" wp14:editId="681AED6F">
              <wp:extent cx="5580000" cy="1971214"/>
              <wp:effectExtent l="0" t="0" r="0" b="0"/>
              <wp:docPr id="28" name="Figura 9 v2" descr="Os dois caminhos do choque até o IPCA e a participação do primeiro e do segundo efeito por horizo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voltas_esquema.png"/>
                      <pic:cNvPicPr/>
                    </pic:nvPicPr>
                    <pic:blipFill>
                      <a:blip r:embed="rId42"/>
                      <a:stretch>
                        <a:fillRect/>
                      </a:stretch>
                    </pic:blipFill>
                    <pic:spPr>
                      <a:xfrm>
                        <a:off x="0" y="0"/>
                        <a:ext cx="5580000" cy="1971214"/>
                      </a:xfrm>
                      <a:prstGeom prst="rect">
                        <a:avLst/>
                      </a:prstGeom>
                    </pic:spPr>
                  </pic:pic>
                </a:graphicData>
              </a:graphic>
            </wp:inline>
          </w:drawing>
        </w:r>
      </w:ins>
    </w:p>
    <w:p w14:paraId="61FF6260" w14:textId="77777777" w:rsidR="00D64459" w:rsidRPr="00493E39" w:rsidRDefault="008B2120">
      <w:pPr>
        <w:spacing w:line="240" w:lineRule="auto"/>
        <w:jc w:val="both"/>
        <w:rPr>
          <w:sz w:val="20"/>
          <w:szCs w:val="20"/>
          <w:lang w:val="pt-BR"/>
        </w:rPr>
      </w:pPr>
      <w:r w:rsidRPr="00493E39">
        <w:rPr>
          <w:sz w:val="20"/>
          <w:szCs w:val="20"/>
          <w:lang w:val="pt-BR"/>
        </w:rPr>
        <w:t xml:space="preserve">Nota: à esquerda, o esquema dos dois caminhos; à direita, a participação de cada um no efeito total, por horizonte, no </w:t>
      </w:r>
      <w:r w:rsidRPr="00493E39">
        <w:rPr>
          <w:i/>
          <w:sz w:val="20"/>
          <w:szCs w:val="20"/>
          <w:lang w:val="pt-BR"/>
        </w:rPr>
        <w:t>regime posterior</w:t>
      </w:r>
      <w:r w:rsidRPr="00493E39">
        <w:rPr>
          <w:sz w:val="20"/>
          <w:szCs w:val="20"/>
          <w:lang w:val="pt-BR"/>
        </w:rPr>
        <w:t xml:space="preserve"> a março de 2017. </w:t>
      </w:r>
      <w:del w:id="10854" w:author="Claude" w:date="2026-10-21T00:40:36Z">
        <w:r w:rsidRPr="00493E39">
          <w:rPr>
            <w:sz w:val="20"/>
            <w:szCs w:val="20"/>
            <w:lang w:val="pt-BR"/>
          </w:rPr>
          <w:delText xml:space="preserve">A primeira volta é a contribuição de composição da cesta; a segunda, o encarecimento</w:delText>
        </w:r>
      </w:del>
      <w:ins w:id="10855" w:author="Claude" w:date="2026-10-21T00:40:36Z">
        <w:r w:rsidRPr="00493E39">
          <w:rPr>
            <w:sz w:val="20"/>
            <w:szCs w:val="20"/>
            <w:lang w:val="pt-BR"/>
          </w:rPr>
          <w:t xml:space="preserve">O primeiro efeito é a contribuição de composição da cesta; o segundo, o encarecimento</w:t>
        </w:r>
      </w:ins>
      <w:r w:rsidRPr="00493E39">
        <w:rPr>
          <w:sz w:val="20"/>
          <w:szCs w:val="20"/>
          <w:lang w:val="pt-BR"/>
        </w:rPr>
        <w:t xml:space="preserve"> de preços que não são combustível. Os valores entre parênteses são o efeito total do regime anterior, reportados para contraste.</w:t>
      </w:r>
    </w:p>
    <w:p w14:paraId="1D6DD78A" w14:textId="77777777" w:rsidR="00D64459" w:rsidRPr="00493E39" w:rsidRDefault="008B2120">
      <w:pPr>
        <w:spacing w:after="200" w:line="240" w:lineRule="auto"/>
        <w:jc w:val="center"/>
        <w:rPr>
          <w:sz w:val="20"/>
          <w:szCs w:val="20"/>
          <w:lang w:val="pt-BR"/>
        </w:rPr>
      </w:pPr>
      <w:r w:rsidRPr="00493E39">
        <w:rPr>
          <w:sz w:val="20"/>
          <w:szCs w:val="20"/>
          <w:lang w:val="pt-BR"/>
        </w:rPr>
        <w:t>Fonte: Elaboração própria.</w:t>
      </w:r>
    </w:p>
    <w:p w14:paraId="49810065" w14:textId="77777777" w:rsidR="00D64459" w:rsidRPr="00493E39" w:rsidRDefault="008B2120">
      <w:pPr>
        <w:keepNext/>
        <w:spacing w:before="200" w:after="40" w:line="240" w:lineRule="auto"/>
        <w:jc w:val="center"/>
        <w:rPr>
          <w:sz w:val="20"/>
          <w:szCs w:val="20"/>
          <w:lang w:val="pt-BR"/>
        </w:rPr>
      </w:pPr>
      <w:r w:rsidRPr="00493E39">
        <w:rPr>
          <w:sz w:val="20"/>
          <w:szCs w:val="20"/>
          <w:lang w:val="pt-BR"/>
        </w:rPr>
        <w:t>Figura 11 – Resposta no mês do choque sob os dois cortes</w:t>
      </w:r>
    </w:p>
    <w:p w14:paraId="74F8F1E3" w14:textId="77777777" w:rsidR="00D64459" w:rsidRPr="00493E39" w:rsidRDefault="008B2120">
      <w:pPr>
        <w:keepNext/>
        <w:spacing w:after="40"/>
        <w:jc w:val="center"/>
      </w:pPr>
      <w:r w:rsidRPr="00493E39">
        <w:rPr>
          <w:noProof/>
        </w:rPr>
        <w:drawing>
          <wp:inline distT="0" distB="0" distL="0" distR="0" wp14:anchorId="47E2E4C4" wp14:editId="666EFFC7">
            <wp:extent cx="5400000" cy="2398737"/>
            <wp:effectExtent l="0" t="0" r="0" b="0"/>
            <wp:docPr id="1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corte_alternativo_impacto.png"/>
                    <pic:cNvPicPr/>
                  </pic:nvPicPr>
                  <pic:blipFill>
                    <a:blip r:embed="rId32"/>
                    <a:stretch>
                      <a:fillRect/>
                    </a:stretch>
                  </pic:blipFill>
                  <pic:spPr>
                    <a:xfrm>
                      <a:off x="0" y="0"/>
                      <a:ext cx="5400000" cy="2398737"/>
                    </a:xfrm>
                    <a:prstGeom prst="rect">
                      <a:avLst/>
                    </a:prstGeom>
                  </pic:spPr>
                </pic:pic>
              </a:graphicData>
            </a:graphic>
          </wp:inline>
        </w:drawing>
      </w:r>
    </w:p>
    <w:p w14:paraId="0D649172" w14:textId="77777777" w:rsidR="00D64459" w:rsidRPr="00493E39" w:rsidRDefault="008B2120">
      <w:pPr>
        <w:spacing w:line="240" w:lineRule="auto"/>
        <w:jc w:val="both"/>
        <w:rPr>
          <w:sz w:val="20"/>
          <w:szCs w:val="20"/>
          <w:lang w:val="pt-BR"/>
        </w:rPr>
      </w:pPr>
      <w:r w:rsidRPr="00493E39">
        <w:rPr>
          <w:sz w:val="20"/>
          <w:szCs w:val="20"/>
          <w:lang w:val="pt-BR"/>
        </w:rPr>
        <w:t>Nota: barras cheias, corte imposto em outubro de 2016, mês do anúncio da política de paridade; barras hachuradas, corte estimado em março de 2017. Tom claro para o regime anterior e escuro para o posterior. Hastes verticais: intervalo pontual de 90%. As duas estimações usam a mesma especificação e a mesma amostra, diferindo apenas na data que separa os regimes. O Apêndice F traz a comparação nos doze horizontes.</w:t>
      </w:r>
    </w:p>
    <w:p w14:paraId="662C7F2E" w14:textId="77777777" w:rsidR="00D64459" w:rsidRPr="00493E39" w:rsidRDefault="008B2120">
      <w:pPr>
        <w:spacing w:after="200" w:line="240" w:lineRule="auto"/>
        <w:jc w:val="center"/>
        <w:rPr>
          <w:sz w:val="20"/>
          <w:szCs w:val="20"/>
          <w:lang w:val="pt-BR"/>
        </w:rPr>
      </w:pPr>
      <w:r w:rsidRPr="00493E39">
        <w:rPr>
          <w:sz w:val="20"/>
          <w:szCs w:val="20"/>
          <w:lang w:val="pt-BR"/>
        </w:rPr>
        <w:t>Fonte: Elaboração própria.</w:t>
      </w:r>
    </w:p>
    <w:p w14:paraId="5417ED76" w14:textId="77777777" w:rsidR="00D64459" w:rsidRPr="00493E39" w:rsidRDefault="008B2120">
      <w:pPr>
        <w:rPr>
          <w:lang w:val="pt-BR"/>
        </w:rPr>
      </w:pPr>
      <w:r w:rsidRPr="00493E39">
        <w:rPr>
          <w:lang w:val="pt-BR"/>
        </w:rPr>
        <w:br w:type="page"/>
      </w:r>
    </w:p>
    <w:p w14:paraId="34FDBB55" w14:textId="77777777" w:rsidR="00D64459" w:rsidRPr="00493E39" w:rsidRDefault="008B2120">
      <w:pPr>
        <w:pStyle w:val="Heading1"/>
        <w:spacing w:before="280" w:after="280"/>
        <w:jc w:val="center"/>
        <w:rPr>
          <w:lang w:val="pt-BR"/>
        </w:rPr>
      </w:pPr>
      <w:bookmarkStart w:id="421" w:name="_Toc239713602"/>
      <w:bookmarkStart w:id="422" w:name="_TocReviewed_652"/>
      <w:r w:rsidRPr="00493E39">
        <w:rPr>
          <w:lang w:val="pt-BR"/>
        </w:rPr>
        <w:t>APÊNDICE M – QUADRO DE VARIÁVEIS E FONTES</w:t>
      </w:r>
      <w:bookmarkEnd w:id="421"/>
      <w:bookmarkEnd w:id="422"/>
    </w:p>
    <w:p w14:paraId="05088233" w14:textId="77777777" w:rsidR="00D64459" w:rsidRPr="00493E39" w:rsidRDefault="008B2120">
      <w:pPr>
        <w:ind w:firstLine="709"/>
        <w:jc w:val="both"/>
        <w:rPr>
          <w:lang w:val="pt-BR"/>
        </w:rPr>
      </w:pPr>
      <w:commentRangeStart w:id="423"/>
      <w:commentRangeStart w:id="424"/>
      <w:r w:rsidRPr="00493E39">
        <w:rPr>
          <w:lang w:val="pt-BR"/>
        </w:rPr>
        <w:t>O quadro reúne as variáveis do modelo, sua descrição e a fonte de cada uma, com os códigos de tabela e de série que permitem recuperá-las. Consta do apêndice por ser instrumento de consulta, e não de leitura corrida.</w:t>
      </w:r>
      <w:commentRangeEnd w:id="423"/>
      <w:r w:rsidRPr="00493E39">
        <w:rPr>
          <w:rStyle w:val="CommentReference"/>
          <w:sz w:val="24"/>
          <w:szCs w:val="24"/>
          <w:lang w:val="pt-BR"/>
        </w:rPr>
        <w:commentReference w:id="423"/>
      </w:r>
      <w:commentRangeEnd w:id="424"/>
      <w:r w:rsidR="00962AB9" w:rsidRPr="00493E39">
        <w:rPr>
          <w:rStyle w:val="CommentReference"/>
          <w:sz w:val="24"/>
          <w:szCs w:val="24"/>
          <w:lang w:val="pt-BR"/>
        </w:rPr>
        <w:commentReference w:id="424"/>
      </w:r>
    </w:p>
    <w:p w14:paraId="32779B98" w14:textId="77777777" w:rsidR="00D64459" w:rsidRPr="00493E39" w:rsidRDefault="008B2120">
      <w:pPr>
        <w:keepNext/>
        <w:spacing w:before="200" w:after="40" w:line="240" w:lineRule="auto"/>
        <w:rPr>
          <w:sz w:val="20"/>
          <w:szCs w:val="20"/>
        </w:rPr>
      </w:pPr>
      <w:r w:rsidRPr="00493E39">
        <w:rPr>
          <w:sz w:val="20"/>
          <w:szCs w:val="20"/>
        </w:rPr>
        <w:t>Quadro 1 – Variáveis e fontes</w:t>
      </w:r>
    </w:p>
    <w:tbl>
      <w:tblPr>
        <w:tblW w:w="0" w:type="auto"/>
        <w:jc w:val="center"/>
        <w:tblLook w:val="04A0" w:firstRow="1" w:lastRow="0" w:firstColumn="1" w:lastColumn="0" w:noHBand="0" w:noVBand="1"/>
      </w:tblPr>
      <w:tblGrid>
        <w:gridCol w:w="2608"/>
        <w:gridCol w:w="3061"/>
        <w:gridCol w:w="2835"/>
      </w:tblGrid>
      <w:tr w:rsidR="00D64459" w:rsidRPr="00493E39" w14:paraId="18BC97C0" w14:textId="77777777">
        <w:trPr>
          <w:cantSplit/>
          <w:tblHeader/>
          <w:jc w:val="center"/>
        </w:trPr>
        <w:tc>
          <w:tcPr>
            <w:tcW w:w="2608" w:type="dxa"/>
            <w:tcBorders>
              <w:top w:val="single" w:sz="12" w:space="0" w:color="000000"/>
              <w:left w:val="nil"/>
              <w:bottom w:val="single" w:sz="6" w:space="0" w:color="000000"/>
              <w:right w:val="nil"/>
            </w:tcBorders>
          </w:tcPr>
          <w:p w14:paraId="3198F17C" w14:textId="77777777" w:rsidR="00D64459" w:rsidRPr="00493E39" w:rsidRDefault="008B2120">
            <w:pPr>
              <w:spacing w:after="20" w:line="240" w:lineRule="auto"/>
              <w:rPr>
                <w:sz w:val="20"/>
                <w:szCs w:val="20"/>
              </w:rPr>
            </w:pPr>
            <w:r w:rsidRPr="00493E39">
              <w:rPr>
                <w:b/>
                <w:sz w:val="20"/>
                <w:szCs w:val="20"/>
              </w:rPr>
              <w:t>Variável</w:t>
            </w:r>
          </w:p>
        </w:tc>
        <w:tc>
          <w:tcPr>
            <w:tcW w:w="3061" w:type="dxa"/>
            <w:tcBorders>
              <w:top w:val="single" w:sz="12" w:space="0" w:color="000000"/>
              <w:left w:val="nil"/>
              <w:bottom w:val="single" w:sz="6" w:space="0" w:color="000000"/>
              <w:right w:val="nil"/>
            </w:tcBorders>
          </w:tcPr>
          <w:p w14:paraId="5374DEAA" w14:textId="77777777" w:rsidR="00D64459" w:rsidRPr="00493E39" w:rsidRDefault="008B2120">
            <w:pPr>
              <w:spacing w:after="20" w:line="240" w:lineRule="auto"/>
              <w:rPr>
                <w:sz w:val="20"/>
                <w:szCs w:val="20"/>
              </w:rPr>
            </w:pPr>
            <w:r w:rsidRPr="00493E39">
              <w:rPr>
                <w:b/>
                <w:sz w:val="20"/>
                <w:szCs w:val="20"/>
              </w:rPr>
              <w:t>Descrição</w:t>
            </w:r>
          </w:p>
        </w:tc>
        <w:tc>
          <w:tcPr>
            <w:tcW w:w="2835" w:type="dxa"/>
            <w:tcBorders>
              <w:top w:val="single" w:sz="12" w:space="0" w:color="000000"/>
              <w:left w:val="nil"/>
              <w:bottom w:val="single" w:sz="6" w:space="0" w:color="000000"/>
              <w:right w:val="nil"/>
            </w:tcBorders>
          </w:tcPr>
          <w:p w14:paraId="458EF793" w14:textId="77777777" w:rsidR="00D64459" w:rsidRPr="00493E39" w:rsidRDefault="008B2120">
            <w:pPr>
              <w:spacing w:after="20" w:line="240" w:lineRule="auto"/>
              <w:rPr>
                <w:sz w:val="20"/>
                <w:szCs w:val="20"/>
              </w:rPr>
            </w:pPr>
            <w:r w:rsidRPr="00493E39">
              <w:rPr>
                <w:b/>
                <w:sz w:val="20"/>
                <w:szCs w:val="20"/>
              </w:rPr>
              <w:t>Fonte</w:t>
            </w:r>
          </w:p>
        </w:tc>
      </w:tr>
      <w:tr w:rsidR="00D64459" w:rsidRPr="00493E39" w14:paraId="1E3A552D" w14:textId="77777777">
        <w:trPr>
          <w:cantSplit/>
          <w:jc w:val="center"/>
        </w:trPr>
        <w:tc>
          <w:tcPr>
            <w:tcW w:w="2608" w:type="dxa"/>
            <w:tcBorders>
              <w:top w:val="nil"/>
              <w:left w:val="nil"/>
              <w:bottom w:val="nil"/>
              <w:right w:val="nil"/>
            </w:tcBorders>
          </w:tcPr>
          <w:p w14:paraId="16164FF5" w14:textId="77777777" w:rsidR="00D64459" w:rsidRPr="00493E39" w:rsidRDefault="008B2120">
            <w:pPr>
              <w:spacing w:line="240" w:lineRule="auto"/>
              <w:rPr>
                <w:sz w:val="20"/>
                <w:szCs w:val="20"/>
              </w:rPr>
            </w:pPr>
            <w:r w:rsidRPr="00493E39">
              <w:rPr>
                <w:sz w:val="20"/>
                <w:szCs w:val="20"/>
              </w:rPr>
              <w:t>IPCA Geral e Transportes</w:t>
            </w:r>
          </w:p>
        </w:tc>
        <w:tc>
          <w:tcPr>
            <w:tcW w:w="3061" w:type="dxa"/>
            <w:tcBorders>
              <w:top w:val="nil"/>
              <w:left w:val="nil"/>
              <w:bottom w:val="nil"/>
              <w:right w:val="nil"/>
            </w:tcBorders>
          </w:tcPr>
          <w:p w14:paraId="71062E1C" w14:textId="77777777" w:rsidR="00D64459" w:rsidRPr="00493E39" w:rsidRDefault="008B2120">
            <w:pPr>
              <w:spacing w:line="240" w:lineRule="auto"/>
              <w:rPr>
                <w:sz w:val="20"/>
                <w:szCs w:val="20"/>
                <w:lang w:val="pt-BR"/>
              </w:rPr>
            </w:pPr>
            <w:r w:rsidRPr="00493E39">
              <w:rPr>
                <w:sz w:val="20"/>
                <w:szCs w:val="20"/>
                <w:lang w:val="pt-BR"/>
              </w:rPr>
              <w:t>Variação mensal do índice e do grupo</w:t>
            </w:r>
          </w:p>
        </w:tc>
        <w:tc>
          <w:tcPr>
            <w:tcW w:w="2835" w:type="dxa"/>
            <w:tcBorders>
              <w:top w:val="nil"/>
              <w:left w:val="nil"/>
              <w:bottom w:val="nil"/>
              <w:right w:val="nil"/>
            </w:tcBorders>
          </w:tcPr>
          <w:p w14:paraId="1523ECA6" w14:textId="77777777" w:rsidR="00D64459" w:rsidRPr="00493E39" w:rsidRDefault="008B2120">
            <w:pPr>
              <w:spacing w:line="240" w:lineRule="auto"/>
              <w:rPr>
                <w:sz w:val="20"/>
                <w:szCs w:val="20"/>
              </w:rPr>
            </w:pPr>
            <w:del w:id="7783" w:author="Claude" w:date="2026-10-15T20:57:25Z">
              <w:r w:rsidRPr="00493E39">
                <w:rPr>
                  <w:sz w:val="20"/>
                  <w:szCs w:val="20"/>
                </w:rPr>
                <w:delText xml:space="preserve">IBGE, SIDRA</w:delText>
              </w:r>
            </w:del>
            <w:ins w:id="7784" w:author="Claude" w:date="2026-10-15T20:57:25Z">
              <w:r w:rsidRPr="00493E39">
                <w:rPr>
                  <w:sz w:val="20"/>
                  <w:szCs w:val="20"/>
                </w:rPr>
                <w:t xml:space="preserve">IBGE, SIDRA, tabelas 655 (até jun/2006), 2938 (jul/2006 a dez/2011), 1419 (2012 a 2019) e 7060 (desde 2020); IPCA Geral também na SGS 433</w:t>
              </w:r>
            </w:ins>
          </w:p>
        </w:tc>
      </w:tr>
      <w:tr w:rsidR="00D64459" w:rsidRPr="00493E39" w14:paraId="3E457B8C" w14:textId="77777777">
        <w:trPr>
          <w:cantSplit/>
          <w:jc w:val="center"/>
        </w:trPr>
        <w:tc>
          <w:tcPr>
            <w:tcW w:w="2608" w:type="dxa"/>
            <w:tcBorders>
              <w:top w:val="nil"/>
              <w:left w:val="nil"/>
              <w:bottom w:val="nil"/>
              <w:right w:val="nil"/>
            </w:tcBorders>
          </w:tcPr>
          <w:p w14:paraId="3EE27404" w14:textId="77777777" w:rsidR="00D64459" w:rsidRPr="00493E39" w:rsidRDefault="008B2120">
            <w:pPr>
              <w:spacing w:line="240" w:lineRule="auto"/>
              <w:rPr>
                <w:sz w:val="20"/>
                <w:szCs w:val="20"/>
              </w:rPr>
            </w:pPr>
            <w:r w:rsidRPr="00493E39">
              <w:rPr>
                <w:sz w:val="20"/>
                <w:szCs w:val="20"/>
              </w:rPr>
              <w:t>Comercializáveis e não comercializáveis</w:t>
            </w:r>
          </w:p>
        </w:tc>
        <w:tc>
          <w:tcPr>
            <w:tcW w:w="3061" w:type="dxa"/>
            <w:tcBorders>
              <w:top w:val="nil"/>
              <w:left w:val="nil"/>
              <w:bottom w:val="nil"/>
              <w:right w:val="nil"/>
            </w:tcBorders>
          </w:tcPr>
          <w:p w14:paraId="1089A109" w14:textId="77777777" w:rsidR="00D64459" w:rsidRPr="00493E39" w:rsidRDefault="008B2120">
            <w:pPr>
              <w:spacing w:line="240" w:lineRule="auto"/>
              <w:rPr>
                <w:sz w:val="20"/>
                <w:szCs w:val="20"/>
                <w:lang w:val="pt-BR"/>
              </w:rPr>
            </w:pPr>
            <w:r w:rsidRPr="00493E39">
              <w:rPr>
                <w:sz w:val="20"/>
                <w:szCs w:val="20"/>
                <w:lang w:val="pt-BR"/>
              </w:rPr>
              <w:t>Variação mensal por grau de comercialização</w:t>
            </w:r>
          </w:p>
        </w:tc>
        <w:tc>
          <w:tcPr>
            <w:tcW w:w="2835" w:type="dxa"/>
            <w:tcBorders>
              <w:top w:val="nil"/>
              <w:left w:val="nil"/>
              <w:bottom w:val="nil"/>
              <w:right w:val="nil"/>
            </w:tcBorders>
          </w:tcPr>
          <w:p w14:paraId="0AF3991C" w14:textId="77777777" w:rsidR="00D64459" w:rsidRPr="00493E39" w:rsidRDefault="008B2120">
            <w:pPr>
              <w:spacing w:line="240" w:lineRule="auto"/>
              <w:rPr>
                <w:sz w:val="20"/>
                <w:szCs w:val="20"/>
              </w:rPr>
            </w:pPr>
            <w:del w:id="7785" w:author="Claude" w:date="2026-10-15T20:57:25Z">
              <w:r w:rsidRPr="00493E39">
                <w:rPr>
                  <w:sz w:val="20"/>
                  <w:szCs w:val="20"/>
                </w:rPr>
                <w:delText xml:space="preserve">IBGE, séries especiais</w:delText>
              </w:r>
            </w:del>
            <w:ins w:id="7786" w:author="Claude" w:date="2026-10-15T20:57:25Z">
              <w:r w:rsidRPr="00493E39">
                <w:rPr>
                  <w:sz w:val="20"/>
                  <w:szCs w:val="20"/>
                </w:rPr>
                <w:t xml:space="preserve">Banco Central do Brasil, SGS 4447 e 4448, calculadas a partir do IPCA</w:t>
              </w:r>
            </w:ins>
          </w:p>
        </w:tc>
      </w:tr>
      <w:tr w:rsidR="00D64459" w:rsidRPr="004C0F01" w14:paraId="72B052A5" w14:textId="77777777">
        <w:trPr>
          <w:cantSplit/>
          <w:jc w:val="center"/>
        </w:trPr>
        <w:tc>
          <w:tcPr>
            <w:tcW w:w="2608" w:type="dxa"/>
            <w:tcBorders>
              <w:top w:val="nil"/>
              <w:left w:val="nil"/>
              <w:bottom w:val="nil"/>
              <w:right w:val="nil"/>
            </w:tcBorders>
          </w:tcPr>
          <w:p w14:paraId="0AA1826E" w14:textId="77777777" w:rsidR="00D64459" w:rsidRPr="00493E39" w:rsidRDefault="008B2120">
            <w:pPr>
              <w:spacing w:line="240" w:lineRule="auto"/>
              <w:rPr>
                <w:sz w:val="20"/>
                <w:szCs w:val="20"/>
              </w:rPr>
            </w:pPr>
            <w:r w:rsidRPr="00493E39">
              <w:rPr>
                <w:sz w:val="20"/>
                <w:szCs w:val="20"/>
              </w:rPr>
              <w:t>Gasolina A na refinaria</w:t>
            </w:r>
          </w:p>
        </w:tc>
        <w:tc>
          <w:tcPr>
            <w:tcW w:w="3061" w:type="dxa"/>
            <w:tcBorders>
              <w:top w:val="nil"/>
              <w:left w:val="nil"/>
              <w:bottom w:val="nil"/>
              <w:right w:val="nil"/>
            </w:tcBorders>
          </w:tcPr>
          <w:p w14:paraId="71155DE5" w14:textId="77777777" w:rsidR="00D64459" w:rsidRPr="00493E39" w:rsidRDefault="008B2120">
            <w:pPr>
              <w:spacing w:line="240" w:lineRule="auto"/>
              <w:rPr>
                <w:sz w:val="20"/>
                <w:szCs w:val="20"/>
                <w:lang w:val="pt-BR"/>
              </w:rPr>
            </w:pPr>
            <w:r w:rsidRPr="00493E39">
              <w:rPr>
                <w:sz w:val="20"/>
                <w:szCs w:val="20"/>
                <w:lang w:val="pt-BR"/>
              </w:rPr>
              <w:t>Preço médio ponderado de produtores e importadores, líquido de Cide, PIS/Pasep e Cofins e sem ICMS; média dos dias do mês</w:t>
            </w:r>
          </w:p>
        </w:tc>
        <w:tc>
          <w:tcPr>
            <w:tcW w:w="2835" w:type="dxa"/>
            <w:tcBorders>
              <w:top w:val="nil"/>
              <w:left w:val="nil"/>
              <w:bottom w:val="nil"/>
              <w:right w:val="nil"/>
            </w:tcBorders>
          </w:tcPr>
          <w:p w14:paraId="5BC01346" w14:textId="77777777" w:rsidR="00D64459" w:rsidRPr="00493E39" w:rsidRDefault="008B2120">
            <w:pPr>
              <w:spacing w:line="240" w:lineRule="auto"/>
              <w:rPr>
                <w:sz w:val="20"/>
                <w:szCs w:val="20"/>
                <w:lang w:val="pt-BR"/>
              </w:rPr>
            </w:pPr>
            <w:r w:rsidRPr="00493E39">
              <w:rPr>
                <w:sz w:val="20"/>
                <w:szCs w:val="20"/>
                <w:lang w:val="pt-BR"/>
              </w:rPr>
              <w:t>ANP; tributos pelos atos legais (Planalto)</w:t>
            </w:r>
          </w:p>
        </w:tc>
      </w:tr>
      <w:tr w:rsidR="00D64459" w:rsidRPr="00493E39" w14:paraId="75D9701F" w14:textId="77777777">
        <w:trPr>
          <w:cantSplit/>
          <w:jc w:val="center"/>
        </w:trPr>
        <w:tc>
          <w:tcPr>
            <w:tcW w:w="2608" w:type="dxa"/>
            <w:tcBorders>
              <w:top w:val="nil"/>
              <w:left w:val="nil"/>
              <w:bottom w:val="nil"/>
              <w:right w:val="nil"/>
            </w:tcBorders>
          </w:tcPr>
          <w:p w14:paraId="715F8B8F" w14:textId="77777777" w:rsidR="00D64459" w:rsidRPr="00493E39" w:rsidRDefault="008B2120">
            <w:pPr>
              <w:spacing w:line="240" w:lineRule="auto"/>
              <w:rPr>
                <w:sz w:val="20"/>
                <w:szCs w:val="20"/>
                <w:lang w:val="pt-BR"/>
              </w:rPr>
            </w:pPr>
            <w:r w:rsidRPr="00493E39">
              <w:rPr>
                <w:sz w:val="20"/>
                <w:szCs w:val="20"/>
                <w:lang w:val="pt-BR"/>
              </w:rPr>
              <w:t>Gasolina, diesel e etanol ao consumidor</w:t>
            </w:r>
          </w:p>
        </w:tc>
        <w:tc>
          <w:tcPr>
            <w:tcW w:w="3061" w:type="dxa"/>
            <w:tcBorders>
              <w:top w:val="nil"/>
              <w:left w:val="nil"/>
              <w:bottom w:val="nil"/>
              <w:right w:val="nil"/>
            </w:tcBorders>
          </w:tcPr>
          <w:p w14:paraId="7979E475" w14:textId="77777777" w:rsidR="00D64459" w:rsidRPr="00493E39" w:rsidRDefault="008B2120">
            <w:pPr>
              <w:spacing w:line="240" w:lineRule="auto"/>
              <w:rPr>
                <w:sz w:val="20"/>
                <w:szCs w:val="20"/>
                <w:lang w:val="pt-BR"/>
              </w:rPr>
            </w:pPr>
            <w:r w:rsidRPr="00493E39">
              <w:rPr>
                <w:sz w:val="20"/>
                <w:szCs w:val="20"/>
                <w:lang w:val="pt-BR"/>
              </w:rPr>
              <w:t>Variação mensal dos subitens do IPCA</w:t>
            </w:r>
          </w:p>
        </w:tc>
        <w:tc>
          <w:tcPr>
            <w:tcW w:w="2835" w:type="dxa"/>
            <w:tcBorders>
              <w:top w:val="nil"/>
              <w:left w:val="nil"/>
              <w:bottom w:val="nil"/>
              <w:right w:val="nil"/>
            </w:tcBorders>
          </w:tcPr>
          <w:p w14:paraId="543E51EA" w14:textId="77777777" w:rsidR="00D64459" w:rsidRPr="00493E39" w:rsidRDefault="008B2120">
            <w:pPr>
              <w:spacing w:line="240" w:lineRule="auto"/>
              <w:rPr>
                <w:sz w:val="20"/>
                <w:szCs w:val="20"/>
              </w:rPr>
            </w:pPr>
            <w:del w:id="7787" w:author="Claude" w:date="2026-10-15T20:57:25Z">
              <w:r w:rsidRPr="00493E39">
                <w:rPr>
                  <w:sz w:val="20"/>
                  <w:szCs w:val="20"/>
                </w:rPr>
                <w:delText xml:space="preserve">IBGE, SIDRA (tabela 7060)</w:delText>
              </w:r>
            </w:del>
            <w:ins w:id="7788" w:author="Claude" w:date="2026-10-15T20:57:25Z">
              <w:r w:rsidRPr="00493E39">
                <w:rPr>
                  <w:sz w:val="20"/>
                  <w:szCs w:val="20"/>
                </w:rPr>
                <w:t xml:space="preserve">IBGE, SIDRA, mesmas tabelas do IPCA por grupos (subitens 5104001, 5104002 e 5104003 na tabela 7060)</w:t>
              </w:r>
            </w:ins>
          </w:p>
        </w:tc>
      </w:tr>
      <w:tr w:rsidR="00D64459" w:rsidRPr="004C0F01" w14:paraId="48DABD32" w14:textId="77777777">
        <w:trPr>
          <w:cantSplit/>
          <w:jc w:val="center"/>
        </w:trPr>
        <w:tc>
          <w:tcPr>
            <w:tcW w:w="2608" w:type="dxa"/>
            <w:tcBorders>
              <w:top w:val="nil"/>
              <w:left w:val="nil"/>
              <w:bottom w:val="nil"/>
              <w:right w:val="nil"/>
            </w:tcBorders>
          </w:tcPr>
          <w:p w14:paraId="31AF479A" w14:textId="77777777" w:rsidR="00D64459" w:rsidRPr="00493E39" w:rsidRDefault="008B2120">
            <w:pPr>
              <w:spacing w:line="240" w:lineRule="auto"/>
              <w:rPr>
                <w:sz w:val="20"/>
                <w:szCs w:val="20"/>
              </w:rPr>
            </w:pPr>
            <w:r w:rsidRPr="00493E39">
              <w:rPr>
                <w:sz w:val="20"/>
                <w:szCs w:val="20"/>
              </w:rPr>
              <w:t>Brent</w:t>
            </w:r>
          </w:p>
        </w:tc>
        <w:tc>
          <w:tcPr>
            <w:tcW w:w="3061" w:type="dxa"/>
            <w:tcBorders>
              <w:top w:val="nil"/>
              <w:left w:val="nil"/>
              <w:bottom w:val="nil"/>
              <w:right w:val="nil"/>
            </w:tcBorders>
          </w:tcPr>
          <w:p w14:paraId="2C5ABFFB" w14:textId="77777777" w:rsidR="00D64459" w:rsidRPr="00493E39" w:rsidRDefault="008B2120">
            <w:pPr>
              <w:spacing w:line="240" w:lineRule="auto"/>
              <w:rPr>
                <w:sz w:val="20"/>
                <w:szCs w:val="20"/>
                <w:lang w:val="pt-BR"/>
              </w:rPr>
            </w:pPr>
            <w:r w:rsidRPr="00493E39">
              <w:rPr>
                <w:sz w:val="20"/>
                <w:szCs w:val="20"/>
                <w:lang w:val="pt-BR"/>
              </w:rPr>
              <w:t>Preço internacional do barril, em dólares</w:t>
            </w:r>
          </w:p>
        </w:tc>
        <w:tc>
          <w:tcPr>
            <w:tcW w:w="2835" w:type="dxa"/>
            <w:tcBorders>
              <w:top w:val="nil"/>
              <w:left w:val="nil"/>
              <w:bottom w:val="nil"/>
              <w:right w:val="nil"/>
            </w:tcBorders>
          </w:tcPr>
          <w:p w14:paraId="3083BC47" w14:textId="77777777" w:rsidR="00D64459" w:rsidRPr="00493E39" w:rsidRDefault="008B2120">
            <w:pPr>
              <w:spacing w:line="240" w:lineRule="auto"/>
              <w:rPr>
                <w:sz w:val="20"/>
                <w:szCs w:val="20"/>
                <w:lang w:val="pt-BR"/>
              </w:rPr>
            </w:pPr>
            <w:del w:id="7789" w:author="Claude" w:date="2026-10-15T20:57:25Z">
              <w:r w:rsidRPr="00493E39">
                <w:rPr>
                  <w:sz w:val="20"/>
                  <w:szCs w:val="20"/>
                  <w:lang w:val="pt-BR"/>
                </w:rPr>
                <w:delText xml:space="preserve">Ipeadata, série de origem EIA</w:delText>
              </w:r>
            </w:del>
            <w:ins w:id="7790" w:author="Claude" w:date="2026-10-15T20:57:25Z">
              <w:r w:rsidRPr="00493E39">
                <w:rPr>
                  <w:sz w:val="20"/>
                  <w:szCs w:val="20"/>
                  <w:lang w:val="pt-BR"/>
                </w:rPr>
                <w:t xml:space="preserve">Ipeadata, série EIA366_PBRENT366, média mensal da cotação diária, de origem EIA</w:t>
              </w:r>
            </w:ins>
          </w:p>
        </w:tc>
      </w:tr>
      <w:tr w:rsidR="00D64459" w:rsidRPr="004C0F01" w14:paraId="0B0772B5" w14:textId="77777777">
        <w:trPr>
          <w:cantSplit/>
          <w:jc w:val="center"/>
        </w:trPr>
        <w:tc>
          <w:tcPr>
            <w:tcW w:w="2608" w:type="dxa"/>
            <w:tcBorders>
              <w:top w:val="nil"/>
              <w:left w:val="nil"/>
              <w:bottom w:val="nil"/>
              <w:right w:val="nil"/>
            </w:tcBorders>
          </w:tcPr>
          <w:p w14:paraId="0A98F2FF" w14:textId="77777777" w:rsidR="00D64459" w:rsidRPr="00493E39" w:rsidRDefault="008B2120">
            <w:pPr>
              <w:spacing w:line="240" w:lineRule="auto"/>
              <w:rPr>
                <w:sz w:val="20"/>
                <w:szCs w:val="20"/>
              </w:rPr>
            </w:pPr>
            <w:r w:rsidRPr="00493E39">
              <w:rPr>
                <w:sz w:val="20"/>
                <w:szCs w:val="20"/>
              </w:rPr>
              <w:t>Câmbio</w:t>
            </w:r>
          </w:p>
        </w:tc>
        <w:tc>
          <w:tcPr>
            <w:tcW w:w="3061" w:type="dxa"/>
            <w:tcBorders>
              <w:top w:val="nil"/>
              <w:left w:val="nil"/>
              <w:bottom w:val="nil"/>
              <w:right w:val="nil"/>
            </w:tcBorders>
          </w:tcPr>
          <w:p w14:paraId="28AECD39" w14:textId="77777777" w:rsidR="00D64459" w:rsidRPr="00493E39" w:rsidRDefault="008B2120">
            <w:pPr>
              <w:spacing w:line="240" w:lineRule="auto"/>
              <w:rPr>
                <w:sz w:val="20"/>
                <w:szCs w:val="20"/>
              </w:rPr>
            </w:pPr>
            <w:r w:rsidRPr="00493E39">
              <w:rPr>
                <w:sz w:val="20"/>
                <w:szCs w:val="20"/>
              </w:rPr>
              <w:t>Taxa nominal R$/US$</w:t>
            </w:r>
          </w:p>
        </w:tc>
        <w:tc>
          <w:tcPr>
            <w:tcW w:w="2835" w:type="dxa"/>
            <w:tcBorders>
              <w:top w:val="nil"/>
              <w:left w:val="nil"/>
              <w:bottom w:val="nil"/>
              <w:right w:val="nil"/>
            </w:tcBorders>
          </w:tcPr>
          <w:p w14:paraId="5503BA1B" w14:textId="77777777" w:rsidR="00D64459" w:rsidRPr="00493E39" w:rsidRDefault="008B2120">
            <w:pPr>
              <w:spacing w:line="240" w:lineRule="auto"/>
              <w:rPr>
                <w:sz w:val="20"/>
                <w:szCs w:val="20"/>
                <w:lang w:val="pt-BR"/>
              </w:rPr>
            </w:pPr>
            <w:del w:id="7791" w:author="Claude" w:date="2026-10-15T20:57:25Z">
              <w:r w:rsidRPr="00493E39">
                <w:rPr>
                  <w:sz w:val="20"/>
                  <w:szCs w:val="20"/>
                  <w:lang w:val="pt-BR"/>
                </w:rPr>
                <w:delText xml:space="preserve">Banco Central do Brasil, SGS</w:delText>
              </w:r>
            </w:del>
            <w:ins w:id="7792" w:author="Claude" w:date="2026-10-15T20:57:25Z">
              <w:r w:rsidRPr="00493E39">
                <w:rPr>
                  <w:sz w:val="20"/>
                  <w:szCs w:val="20"/>
                  <w:lang w:val="pt-BR"/>
                </w:rPr>
                <w:t xml:space="preserve">Banco Central do Brasil, SGS 3698 (taxa livre, venda, média do mês)</w:t>
              </w:r>
            </w:ins>
          </w:p>
        </w:tc>
      </w:tr>
      <w:tr w:rsidR="00D64459" w:rsidRPr="004C0F01" w14:paraId="44D940DE" w14:textId="77777777">
        <w:trPr>
          <w:cantSplit/>
          <w:jc w:val="center"/>
        </w:trPr>
        <w:tc>
          <w:tcPr>
            <w:tcW w:w="2608" w:type="dxa"/>
            <w:tcBorders>
              <w:top w:val="nil"/>
              <w:left w:val="nil"/>
              <w:bottom w:val="nil"/>
              <w:right w:val="nil"/>
            </w:tcBorders>
          </w:tcPr>
          <w:p w14:paraId="37C83583" w14:textId="77777777" w:rsidR="00D64459" w:rsidRPr="00493E39" w:rsidRDefault="008B2120">
            <w:pPr>
              <w:spacing w:line="240" w:lineRule="auto"/>
              <w:rPr>
                <w:sz w:val="20"/>
                <w:szCs w:val="20"/>
              </w:rPr>
            </w:pPr>
            <w:r w:rsidRPr="00493E39">
              <w:rPr>
                <w:sz w:val="20"/>
                <w:szCs w:val="20"/>
              </w:rPr>
              <w:t>Atividade econômica</w:t>
            </w:r>
          </w:p>
        </w:tc>
        <w:tc>
          <w:tcPr>
            <w:tcW w:w="3061" w:type="dxa"/>
            <w:tcBorders>
              <w:top w:val="nil"/>
              <w:left w:val="nil"/>
              <w:bottom w:val="nil"/>
              <w:right w:val="nil"/>
            </w:tcBorders>
          </w:tcPr>
          <w:p w14:paraId="16B9BF6E" w14:textId="77777777" w:rsidR="00D64459" w:rsidRPr="00493E39" w:rsidRDefault="008B2120">
            <w:pPr>
              <w:spacing w:line="240" w:lineRule="auto"/>
              <w:rPr>
                <w:sz w:val="20"/>
                <w:szCs w:val="20"/>
              </w:rPr>
            </w:pPr>
            <w:r w:rsidRPr="00493E39">
              <w:rPr>
                <w:sz w:val="20"/>
                <w:szCs w:val="20"/>
              </w:rPr>
              <w:t>Índice de atividade</w:t>
            </w:r>
          </w:p>
        </w:tc>
        <w:tc>
          <w:tcPr>
            <w:tcW w:w="2835" w:type="dxa"/>
            <w:tcBorders>
              <w:top w:val="nil"/>
              <w:left w:val="nil"/>
              <w:bottom w:val="nil"/>
              <w:right w:val="nil"/>
            </w:tcBorders>
          </w:tcPr>
          <w:p w14:paraId="6EF19475" w14:textId="77777777" w:rsidR="00D64459" w:rsidRPr="00493E39" w:rsidRDefault="008B2120">
            <w:pPr>
              <w:spacing w:line="240" w:lineRule="auto"/>
              <w:rPr>
                <w:sz w:val="20"/>
                <w:szCs w:val="20"/>
                <w:lang w:val="pt-BR"/>
              </w:rPr>
            </w:pPr>
            <w:del w:id="7793" w:author="Claude" w:date="2026-10-15T20:57:25Z">
              <w:r w:rsidRPr="00493E39">
                <w:rPr>
                  <w:sz w:val="20"/>
                  <w:szCs w:val="20"/>
                  <w:lang w:val="pt-BR"/>
                </w:rPr>
                <w:delText xml:space="preserve">Banco Central do Brasil, SGS (IBC-Br)</w:delText>
              </w:r>
            </w:del>
            <w:ins w:id="7794" w:author="Claude" w:date="2026-10-15T20:57:25Z">
              <w:r w:rsidRPr="00493E39">
                <w:rPr>
                  <w:sz w:val="20"/>
                  <w:szCs w:val="20"/>
                  <w:lang w:val="pt-BR"/>
                </w:rPr>
                <w:t xml:space="preserve">Banco Central do Brasil, SGS 24364 (IBC-Br com ajuste sazonal)</w:t>
              </w:r>
            </w:ins>
          </w:p>
        </w:tc>
      </w:tr>
      <w:tr w:rsidR="00D64459" w:rsidRPr="004C0F01" w14:paraId="18C0255F" w14:textId="77777777">
        <w:trPr>
          <w:cantSplit/>
          <w:jc w:val="center"/>
        </w:trPr>
        <w:tc>
          <w:tcPr>
            <w:tcW w:w="2608" w:type="dxa"/>
            <w:tcBorders>
              <w:top w:val="nil"/>
              <w:left w:val="nil"/>
              <w:bottom w:val="nil"/>
              <w:right w:val="nil"/>
            </w:tcBorders>
          </w:tcPr>
          <w:p w14:paraId="5D9A61EF" w14:textId="77777777" w:rsidR="00D64459" w:rsidRPr="00493E39" w:rsidRDefault="008B2120">
            <w:pPr>
              <w:spacing w:line="240" w:lineRule="auto"/>
              <w:rPr>
                <w:sz w:val="20"/>
                <w:szCs w:val="20"/>
              </w:rPr>
            </w:pPr>
            <w:r w:rsidRPr="00493E39">
              <w:rPr>
                <w:sz w:val="20"/>
                <w:szCs w:val="20"/>
              </w:rPr>
              <w:t>Meta Selic</w:t>
            </w:r>
          </w:p>
        </w:tc>
        <w:tc>
          <w:tcPr>
            <w:tcW w:w="3061" w:type="dxa"/>
            <w:tcBorders>
              <w:top w:val="nil"/>
              <w:left w:val="nil"/>
              <w:bottom w:val="nil"/>
              <w:right w:val="nil"/>
            </w:tcBorders>
          </w:tcPr>
          <w:p w14:paraId="06ABED23" w14:textId="77777777" w:rsidR="00D64459" w:rsidRPr="00493E39" w:rsidRDefault="008B2120">
            <w:pPr>
              <w:spacing w:line="240" w:lineRule="auto"/>
              <w:rPr>
                <w:sz w:val="20"/>
                <w:szCs w:val="20"/>
                <w:lang w:val="pt-BR"/>
              </w:rPr>
            </w:pPr>
            <w:r w:rsidRPr="00493E39">
              <w:rPr>
                <w:sz w:val="20"/>
                <w:szCs w:val="20"/>
                <w:lang w:val="pt-BR"/>
              </w:rPr>
              <w:t>Meta do Copom, transformada em 100·ln(1+r/100)</w:t>
            </w:r>
          </w:p>
        </w:tc>
        <w:tc>
          <w:tcPr>
            <w:tcW w:w="2835" w:type="dxa"/>
            <w:tcBorders>
              <w:top w:val="nil"/>
              <w:left w:val="nil"/>
              <w:bottom w:val="nil"/>
              <w:right w:val="nil"/>
            </w:tcBorders>
          </w:tcPr>
          <w:p w14:paraId="0CB50CFE" w14:textId="77777777" w:rsidR="00D64459" w:rsidRPr="00493E39" w:rsidRDefault="008B2120">
            <w:pPr>
              <w:spacing w:line="240" w:lineRule="auto"/>
              <w:rPr>
                <w:sz w:val="20"/>
                <w:szCs w:val="20"/>
                <w:lang w:val="pt-BR"/>
              </w:rPr>
            </w:pPr>
            <w:r w:rsidRPr="00493E39">
              <w:rPr>
                <w:sz w:val="20"/>
                <w:szCs w:val="20"/>
                <w:lang w:val="pt-BR"/>
              </w:rPr>
              <w:t>Banco Central do Brasil, SGS 432</w:t>
            </w:r>
          </w:p>
        </w:tc>
      </w:tr>
      <w:tr w:rsidR="00D64459" w:rsidRPr="004C0F01" w14:paraId="6B13931F" w14:textId="77777777">
        <w:trPr>
          <w:cantSplit/>
          <w:jc w:val="center"/>
        </w:trPr>
        <w:tc>
          <w:tcPr>
            <w:tcW w:w="2608" w:type="dxa"/>
            <w:tcBorders>
              <w:top w:val="nil"/>
              <w:left w:val="nil"/>
              <w:bottom w:val="single" w:sz="12" w:space="0" w:color="000000"/>
              <w:right w:val="nil"/>
            </w:tcBorders>
          </w:tcPr>
          <w:p w14:paraId="1E6670BA" w14:textId="77777777" w:rsidR="00D64459" w:rsidRPr="00493E39" w:rsidRDefault="008B2120">
            <w:pPr>
              <w:spacing w:line="240" w:lineRule="auto"/>
              <w:rPr>
                <w:sz w:val="20"/>
                <w:szCs w:val="20"/>
              </w:rPr>
            </w:pPr>
            <w:r w:rsidRPr="00493E39">
              <w:rPr>
                <w:sz w:val="20"/>
                <w:szCs w:val="20"/>
              </w:rPr>
              <w:t>Expectativa de inflação</w:t>
            </w:r>
          </w:p>
        </w:tc>
        <w:tc>
          <w:tcPr>
            <w:tcW w:w="3061" w:type="dxa"/>
            <w:tcBorders>
              <w:top w:val="nil"/>
              <w:left w:val="nil"/>
              <w:bottom w:val="single" w:sz="12" w:space="0" w:color="000000"/>
              <w:right w:val="nil"/>
            </w:tcBorders>
          </w:tcPr>
          <w:p w14:paraId="5AFF406C" w14:textId="77777777" w:rsidR="00D64459" w:rsidRPr="00493E39" w:rsidRDefault="008B2120">
            <w:pPr>
              <w:spacing w:line="240" w:lineRule="auto"/>
              <w:rPr>
                <w:sz w:val="20"/>
                <w:szCs w:val="20"/>
                <w:lang w:val="pt-BR"/>
              </w:rPr>
            </w:pPr>
            <w:r w:rsidRPr="00493E39">
              <w:rPr>
                <w:sz w:val="20"/>
                <w:szCs w:val="20"/>
                <w:lang w:val="pt-BR"/>
              </w:rPr>
              <w:t>Projeções de mercado, mesma transformação</w:t>
            </w:r>
          </w:p>
        </w:tc>
        <w:tc>
          <w:tcPr>
            <w:tcW w:w="2835" w:type="dxa"/>
            <w:tcBorders>
              <w:top w:val="nil"/>
              <w:left w:val="nil"/>
              <w:bottom w:val="single" w:sz="12" w:space="0" w:color="000000"/>
              <w:right w:val="nil"/>
            </w:tcBorders>
          </w:tcPr>
          <w:p w14:paraId="0D575990" w14:textId="77777777" w:rsidR="00D64459" w:rsidRPr="00493E39" w:rsidRDefault="008B2120">
            <w:pPr>
              <w:spacing w:line="240" w:lineRule="auto"/>
              <w:rPr>
                <w:sz w:val="20"/>
                <w:szCs w:val="20"/>
                <w:lang w:val="pt-BR"/>
              </w:rPr>
            </w:pPr>
            <w:del w:id="7795" w:author="Claude" w:date="2026-10-15T20:57:25Z">
              <w:r w:rsidRPr="00493E39">
                <w:rPr>
                  <w:sz w:val="20"/>
                  <w:szCs w:val="20"/>
                  <w:lang w:val="pt-BR"/>
                </w:rPr>
                <w:delText xml:space="preserve">Banco Central do Brasil, Focus</w:delText>
              </w:r>
            </w:del>
            <w:ins w:id="7796" w:author="Claude" w:date="2026-10-15T20:57:25Z">
              <w:r w:rsidRPr="00493E39">
                <w:rPr>
                  <w:sz w:val="20"/>
                  <w:szCs w:val="20"/>
                  <w:lang w:val="pt-BR"/>
                </w:rPr>
                <w:t xml:space="preserve">Banco Central do Brasil, Focus, IPCA esperado para os 12 meses seguintes</w:t>
              </w:r>
            </w:ins>
          </w:p>
        </w:tc>
      </w:tr>
    </w:tbl>
    <w:p w14:paraId="68FFF3BC" w14:textId="77777777" w:rsidR="00D64459" w:rsidRPr="00493E39" w:rsidRDefault="008B2120">
      <w:pPr>
        <w:spacing w:before="40" w:line="240" w:lineRule="auto"/>
        <w:jc w:val="both"/>
        <w:rPr>
          <w:sz w:val="20"/>
          <w:szCs w:val="20"/>
          <w:lang w:val="pt-BR"/>
        </w:rPr>
      </w:pPr>
      <w:commentRangeStart w:id="425"/>
      <w:commentRangeStart w:id="426"/>
      <w:r w:rsidRPr="00493E39">
        <w:rPr>
          <w:sz w:val="20"/>
          <w:szCs w:val="20"/>
          <w:lang w:val="pt-BR"/>
        </w:rPr>
        <w:t>Nota: as séries de preços em nível são índices com base em janeiro de 2003. Os subitens de combustíveis correspondem aos códigos 5104001 (gasolina), 5104002 (etanol) e 5104003 (óleo diesel) da classificação do IPCA; os não comercializáveis correspondem à série 4448 do SGS. A gasolina A na refinaria é a média semanal ponderada da ANP menos a Cide, o PIS/Pasep e a Cofins vigentes em cada dia, segundo a Lei 10.336/2001 e os decretos e atos posteriores, agregada pela média dos dias do mês civil.</w:t>
      </w:r>
      <w:commentRangeEnd w:id="425"/>
      <w:r w:rsidRPr="00493E39">
        <w:rPr>
          <w:rStyle w:val="CommentReference"/>
          <w:sz w:val="20"/>
          <w:szCs w:val="20"/>
          <w:lang w:val="pt-BR"/>
        </w:rPr>
        <w:commentReference w:id="425"/>
      </w:r>
      <w:commentRangeEnd w:id="426"/>
      <w:r w:rsidR="00962AB9" w:rsidRPr="00493E39">
        <w:rPr>
          <w:rStyle w:val="CommentReference"/>
          <w:sz w:val="20"/>
          <w:szCs w:val="20"/>
          <w:lang w:val="pt-BR"/>
        </w:rPr>
        <w:commentReference w:id="426"/>
      </w:r>
    </w:p>
    <w:p w14:paraId="3E366DA8" w14:textId="77777777" w:rsidR="00D64459" w:rsidRPr="00493E39" w:rsidRDefault="008B2120">
      <w:pPr>
        <w:spacing w:before="20" w:after="200" w:line="240" w:lineRule="auto"/>
        <w:jc w:val="both"/>
        <w:rPr>
          <w:sz w:val="20"/>
          <w:szCs w:val="20"/>
          <w:lang w:val="pt-BR"/>
        </w:rPr>
      </w:pPr>
      <w:r w:rsidRPr="00493E39">
        <w:rPr>
          <w:sz w:val="20"/>
          <w:szCs w:val="20"/>
          <w:lang w:val="pt-BR"/>
        </w:rPr>
        <w:t>Fonte: Elaboração própria.</w:t>
      </w:r>
    </w:p>
    <w:p w14:paraId="49199142" w14:textId="77777777" w:rsidR="00D64459" w:rsidRPr="00493E39" w:rsidRDefault="008B2120">
      <w:pPr>
        <w:rPr>
          <w:lang w:val="pt-BR"/>
        </w:rPr>
      </w:pPr>
      <w:r w:rsidRPr="00493E39">
        <w:rPr>
          <w:lang w:val="pt-BR"/>
        </w:rPr>
        <w:br w:type="page"/>
      </w:r>
    </w:p>
    <w:p w14:paraId="74E678E6" w14:textId="77777777" w:rsidR="00D64459" w:rsidRPr="00493E39" w:rsidRDefault="008B2120">
      <w:pPr>
        <w:pStyle w:val="Heading1"/>
        <w:spacing w:before="280" w:after="280"/>
        <w:jc w:val="center"/>
        <w:rPr>
          <w:lang w:val="pt-BR"/>
        </w:rPr>
      </w:pPr>
      <w:bookmarkStart w:id="427" w:name="_Toc239713603"/>
      <w:bookmarkStart w:id="428" w:name="_TocReviewed_658"/>
      <w:r w:rsidRPr="00493E39">
        <w:rPr>
          <w:lang w:val="pt-BR"/>
        </w:rPr>
        <w:t>APÊNDICE N – FIGURAS DO CAPÍTULO DE RESULTADOS</w:t>
      </w:r>
      <w:bookmarkEnd w:id="427"/>
      <w:bookmarkEnd w:id="428"/>
    </w:p>
    <w:p w14:paraId="48B90D49" w14:textId="77777777" w:rsidR="00D64459" w:rsidRPr="00493E39" w:rsidRDefault="008B2120">
      <w:pPr>
        <w:ind w:firstLine="709"/>
        <w:jc w:val="both"/>
        <w:rPr>
          <w:lang w:val="pt-BR"/>
        </w:rPr>
      </w:pPr>
      <w:r w:rsidRPr="00493E39">
        <w:rPr>
          <w:lang w:val="pt-BR"/>
        </w:rPr>
        <w:t xml:space="preserve">A figura deste apêndice acompanha </w:t>
      </w:r>
      <w:del w:id="3573" w:author="Claude" w:date="2026-10-15T00:16:05Z">
        <w:r w:rsidRPr="00493E39">
          <w:rPr>
            <w:lang w:val="pt-BR"/>
          </w:rPr>
          <w:delText xml:space="preserve">a seção 4.8</w:delText>
        </w:r>
      </w:del>
      <w:ins w:id="3574" w:author="Claude" w:date="2026-10-15T00:16:05Z">
        <w:r w:rsidRPr="00493E39">
          <w:rPr>
            <w:lang w:val="pt-BR"/>
          </w:rPr>
          <w:t xml:space="preserve">a seção 4.9</w:t>
        </w:r>
      </w:ins>
      <w:r w:rsidRPr="00493E39">
        <w:rPr>
          <w:lang w:val="pt-BR"/>
        </w:rPr>
        <w:t xml:space="preserve"> e mantém a numeração da ordem de citação. Ela exibe graficamente um resultado que o corpo do trabalho reporta em números.</w:t>
      </w:r>
    </w:p>
    <w:p w14:paraId="24BDE637" w14:textId="77777777" w:rsidR="00D64459" w:rsidRPr="00493E39" w:rsidRDefault="008B2120">
      <w:pPr>
        <w:keepNext/>
        <w:spacing w:before="200" w:after="40" w:line="240" w:lineRule="auto"/>
        <w:jc w:val="center"/>
        <w:rPr>
          <w:sz w:val="20"/>
          <w:szCs w:val="20"/>
          <w:lang w:val="pt-BR"/>
        </w:rPr>
      </w:pPr>
      <w:del w:id="3579" w:author="Claude" w:date="2026-10-15T00:16:05Z">
        <w:r w:rsidRPr="00493E39">
          <w:rPr>
            <w:sz w:val="20"/>
            <w:szCs w:val="20"/>
            <w:lang w:val="pt-BR"/>
          </w:rPr>
          <w:delText xml:space="preserve">Figura 13</w:delText>
        </w:r>
      </w:del>
      <w:ins w:id="3580" w:author="Claude" w:date="2026-10-15T00:16:05Z">
        <w:r w:rsidRPr="00493E39">
          <w:rPr>
            <w:sz w:val="20"/>
            <w:szCs w:val="20"/>
            <w:lang w:val="pt-BR"/>
          </w:rPr>
          <w:t xml:space="preserve">Figura 15</w:t>
        </w:r>
      </w:ins>
      <w:r w:rsidRPr="00493E39">
        <w:rPr>
          <w:sz w:val="20"/>
          <w:szCs w:val="20"/>
          <w:lang w:val="pt-BR"/>
        </w:rPr>
        <w:t xml:space="preserve"> – O repasse brasileiro na distribuição internacional</w:t>
      </w:r>
    </w:p>
    <w:p w14:paraId="24359350" w14:textId="77777777" w:rsidR="00D64459" w:rsidRPr="00493E39" w:rsidRDefault="008B2120">
      <w:pPr>
        <w:keepNext/>
        <w:spacing w:after="40"/>
        <w:jc w:val="center"/>
      </w:pPr>
      <w:r w:rsidRPr="00493E39">
        <w:rPr>
          <w:noProof/>
        </w:rPr>
        <w:drawing>
          <wp:inline distT="0" distB="0" distL="0" distR="0" wp14:anchorId="5987B99E" wp14:editId="46E8CCDF">
            <wp:extent cx="5580000" cy="2009038"/>
            <wp:effectExtent l="0" t="0" r="0" b="0"/>
            <wp:docPr id="1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repasse_internacional.png"/>
                    <pic:cNvPicPr/>
                  </pic:nvPicPr>
                  <pic:blipFill>
                    <a:blip r:embed="rId33"/>
                    <a:stretch>
                      <a:fillRect/>
                    </a:stretch>
                  </pic:blipFill>
                  <pic:spPr>
                    <a:xfrm>
                      <a:off x="0" y="0"/>
                      <a:ext cx="5580000" cy="2009038"/>
                    </a:xfrm>
                    <a:prstGeom prst="rect">
                      <a:avLst/>
                    </a:prstGeom>
                  </pic:spPr>
                </pic:pic>
              </a:graphicData>
            </a:graphic>
          </wp:inline>
        </w:drawing>
      </w:r>
    </w:p>
    <w:p w14:paraId="36613AE8" w14:textId="77777777" w:rsidR="00D64459" w:rsidRPr="00493E39" w:rsidRDefault="008B2120">
      <w:pPr>
        <w:spacing w:line="240" w:lineRule="auto"/>
        <w:jc w:val="both"/>
        <w:rPr>
          <w:sz w:val="20"/>
          <w:szCs w:val="20"/>
          <w:lang w:val="pt-BR"/>
        </w:rPr>
      </w:pPr>
      <w:r w:rsidRPr="00493E39">
        <w:rPr>
          <w:sz w:val="20"/>
          <w:szCs w:val="20"/>
          <w:lang w:val="pt-BR"/>
        </w:rPr>
        <w:t xml:space="preserve">Nota: repasse calculado pela medida de Akcura (2025), com as adaptações </w:t>
      </w:r>
      <w:del w:id="3575" w:author="Claude" w:date="2026-10-15T00:16:05Z">
        <w:r w:rsidRPr="00493E39">
          <w:rPr>
            <w:sz w:val="20"/>
            <w:szCs w:val="20"/>
            <w:lang w:val="pt-BR"/>
          </w:rPr>
          <w:delText xml:space="preserve">da seção 4.8</w:delText>
        </w:r>
      </w:del>
      <w:ins w:id="3576" w:author="Claude" w:date="2026-10-15T00:16:05Z">
        <w:r w:rsidRPr="00493E39">
          <w:rPr>
            <w:sz w:val="20"/>
            <w:szCs w:val="20"/>
            <w:lang w:val="pt-BR"/>
          </w:rPr>
          <w:t xml:space="preserve">da seção 4.9</w:t>
        </w:r>
      </w:ins>
      <w:r w:rsidRPr="00493E39">
        <w:rPr>
          <w:sz w:val="20"/>
          <w:szCs w:val="20"/>
          <w:lang w:val="pt-BR"/>
        </w:rPr>
        <w:t xml:space="preserve">, como razão entre a variação do preço de varejo e a da referência internacional defasada em um mês, na alta de abril de 2020 a junho de 2022. Preços de varejo em dólares por litro e referência dada pela gasolina convencional da Costa do Golfo dos Estados Unidos, de modo que a variação cambial não integra o cálculo. A classificação entre preço regulado e desregulado é a da base de medidas de controle de preços do Banco Mundial para 2021 e 2022.</w:t>
      </w:r>
    </w:p>
    <w:p w14:paraId="4B1D9DC3" w14:textId="77777777" w:rsidR="00D64459" w:rsidRPr="00493E39" w:rsidRDefault="008B2120">
      <w:pPr>
        <w:spacing w:after="200" w:line="240" w:lineRule="auto"/>
        <w:jc w:val="center"/>
        <w:rPr>
          <w:sz w:val="20"/>
          <w:szCs w:val="20"/>
        </w:rPr>
      </w:pPr>
      <w:r w:rsidRPr="00493E39">
        <w:rPr>
          <w:sz w:val="20"/>
          <w:szCs w:val="20"/>
        </w:rPr>
        <w:t>Fonte: Elaboração própria.</w:t>
      </w:r>
    </w:p>
    <w:sectPr w:rsidR="00D64459" w:rsidRPr="00493E39" w:rsidSect="00034616">
      <w:headerReference w:type="default" r:id="rId34"/>
      <w:pgSz w:w="11906" w:h="16838"/>
      <w:pgMar w:top="1701" w:right="1134" w:bottom="1134" w:left="1701" w:header="720" w:footer="720" w:gutter="0"/>
      <w:pgNumType w:start="12"/>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Revisão ChatGPT" w:date="2026-10-14T19:38:00Z" w:initials="CG">
    <w:p w14:paraId="338ABEFC" w14:textId="77777777" w:rsidR="00DC4A10" w:rsidRDefault="00E00F20">
      <w:r>
        <w:rPr>
          <w:rStyle w:val="CommentReference"/>
        </w:rPr>
        <w:annotationRef/>
      </w:r>
      <w:r w:rsidR="0025192B">
        <w:t>Preencher o nome do examinador e conferir os demais campos da folha de aprovação antes da entrega final.</w:t>
      </w:r>
    </w:p>
  </w:comment>
  <w:comment w:id="1" w:author="Claude" w:date="2026-10-14T20:03:00Z" w:initials="C">
    <w:p w14:paraId="5D091430" w14:textId="1BC5B057" w:rsidR="00962AB9" w:rsidRDefault="00962AB9">
      <w:pPr>
        <w:pStyle w:val="CommentText"/>
      </w:pPr>
      <w:r>
        <w:rPr>
          <w:rStyle w:val="CommentReference"/>
        </w:rPr>
        <w:annotationRef/>
      </w:r>
      <w:r>
        <w:t>Pendente, decisão sua: o nome do segundo examinador ainda não foi definido. O marcador [NOME DO EXAMINADOR] saiu e a linha de assinatura ficou em branco; escreva o nome acima de "IBMEC (Examinador)" quando a banca for divulgada pelo coordenador de TCC, como prevê o plano de ensino.</w:t>
      </w:r>
    </w:p>
  </w:comment>
  <w:comment w:id="4" w:author="Revisão ChatGPT" w:date="2026-10-14T19:38:00Z" w:initials="CG">
    <w:p w14:paraId="0178E0A3" w14:textId="77777777" w:rsidR="00DC4A10" w:rsidRDefault="00E00F20">
      <w:r>
        <w:rPr>
          <w:rStyle w:val="CommentReference"/>
        </w:rPr>
        <w:annotationRef/>
      </w:r>
      <w:r w:rsidR="0025192B">
        <w:t>Resumo reduzido para até meia página com as alterações aceitas. O abstract foi ajustado ao mesmo conteúdo.</w:t>
      </w:r>
    </w:p>
  </w:comment>
  <w:comment w:id="5" w:author="Claude" w:date="2026-10-14T20:03:00Z" w:initials="C">
    <w:p w14:paraId="0A0ABB2C" w14:textId="215FB6CF" w:rsidR="00962AB9" w:rsidRDefault="00962AB9">
      <w:pPr>
        <w:pStyle w:val="CommentText"/>
      </w:pPr>
      <w:r>
        <w:rPr>
          <w:rStyle w:val="CommentReference"/>
        </w:rPr>
        <w:annotationRef/>
      </w:r>
      <w:r>
        <w:t>Ok. Em 14/10 entrou no resumo e no abstract uma frase sobre a endogeneidade do choque e a fraqueza dos instrumentos. Vale conferir se o resumo continua em meia página.</w:t>
      </w:r>
    </w:p>
  </w:comment>
  <w:comment w:id="2" w:author="Revisão ChatGPT" w:date="2026-10-14T19:38:00Z" w:initials="CG">
    <w:p w14:paraId="0B27040F" w14:textId="77777777" w:rsidR="00DC4A10" w:rsidRDefault="00E00F20">
      <w:r>
        <w:rPr>
          <w:rStyle w:val="CommentReference"/>
        </w:rPr>
        <w:annotationRef/>
      </w:r>
      <w:r w:rsidR="0025192B">
        <w:t>O resumo reúne muitos resultados numéricos, procedimentos e ressalvas em um único parágrafo. Após decidir sobre as correções conceituais, considerar uma versão mais curta, com objetivo, método, resultado principal e implicação. As mudanças sugeridas aqui preservam os números informados.</w:t>
      </w:r>
    </w:p>
  </w:comment>
  <w:comment w:id="3" w:author="Claude" w:date="2026-10-14T20:03:00Z" w:initials="C">
    <w:p w14:paraId="6FF4EB21" w14:textId="24B8BFEF" w:rsidR="00962AB9" w:rsidRDefault="00962AB9">
      <w:pPr>
        <w:pStyle w:val="CommentText"/>
      </w:pPr>
      <w:r>
        <w:rPr>
          <w:rStyle w:val="CommentReference"/>
        </w:rPr>
        <w:annotationRef/>
      </w:r>
      <w:r>
        <w:t>Em parte. O resumo já foi encurtado; os números que restam (0,005 contra 0,088 a 0,176; 0,003 contra 0,249) são o resultado do trabalho, e eu os manteria.</w:t>
      </w:r>
    </w:p>
  </w:comment>
  <w:comment w:id="6" w:author="Revisão ChatGPT" w:date="2026-10-14T19:38:00Z" w:initials="CG">
    <w:p w14:paraId="471852A3" w14:textId="77777777" w:rsidR="00DC4A10" w:rsidRDefault="00E00F20">
      <w:r>
        <w:rPr>
          <w:rStyle w:val="CommentReference"/>
        </w:rPr>
        <w:annotationRef/>
      </w:r>
      <w:r w:rsidR="0025192B">
        <w:t>Revisão integral da redação, dos quadros, das notas e das referências cruzadas. As alterações podem ser aceitas ou rejeitadas individualmente em Revisão &gt; Controle de Alterações. Os comentários assinalam questões que exigem decisão do autor ou conferência do código. Não foram reestimados os modelos nem recalculados os resultados a partir da base. No resumo, diferenciar os testes de nulidade do efeito médio dos testes de igualdade entre regimes; eles não testam a mesma hipótese. A amostra comum não elimina diferenças de potência entre testes.</w:t>
      </w:r>
    </w:p>
  </w:comment>
  <w:comment w:id="7" w:author="Claude" w:date="2026-10-14T20:03:00Z" w:initials="C">
    <w:p w14:paraId="5EA7FC34" w14:textId="5F9D68D3" w:rsidR="00962AB9" w:rsidRDefault="00962AB9">
      <w:pPr>
        <w:pStyle w:val="CommentText"/>
      </w:pPr>
      <w:r>
        <w:rPr>
          <w:rStyle w:val="CommentReference"/>
        </w:rPr>
        <w:annotationRef/>
      </w:r>
      <w:r>
        <w:t>Comentário geral, sem ação própria. O resumo atual não mistura o teste de nulidade com o de igualdade entre regimes; a distinção está na seção 4.2.</w:t>
      </w:r>
    </w:p>
  </w:comment>
  <w:comment w:id="8" w:author="Revisão ChatGPT" w:date="2026-10-14T19:38:00Z" w:initials="CG">
    <w:p w14:paraId="72D369B2" w14:textId="77777777" w:rsidR="00DC4A10" w:rsidRDefault="00E00F20">
      <w:r>
        <w:rPr>
          <w:rStyle w:val="CommentReference"/>
        </w:rPr>
        <w:annotationRef/>
      </w:r>
      <w:r w:rsidR="0025192B">
        <w:t>Conferir a equivalência entre resumo e abstract depois das decisões sobre as alterações. O resumo afirma que o efeito se concentra nos dois primeiros meses; essa informação está ausente da versão inglesa. A redação inglesa também deve deixar explícita a condição de dinâmica comum aos regimes ao descrever as dezoito estimativas.</w:t>
      </w:r>
    </w:p>
  </w:comment>
  <w:comment w:id="9" w:author="Claude" w:date="2026-10-14T20:03:00Z" w:initials="C">
    <w:p w14:paraId="34CB50AD" w14:textId="77728E2F" w:rsidR="00962AB9" w:rsidRDefault="00962AB9">
      <w:pPr>
        <w:pStyle w:val="CommentText"/>
      </w:pPr>
      <w:r>
        <w:rPr>
          <w:rStyle w:val="CommentReference"/>
        </w:rPr>
        <w:annotationRef/>
      </w:r>
      <w:r>
        <w:t>Resolvido. O abstract diz 'Responses concentrate in the first two months' e não menciona mais as dezoito estimativas.</w:t>
      </w:r>
    </w:p>
  </w:comment>
  <w:comment w:id="10" w:author="Revisão ChatGPT" w:date="2026-10-14T19:38:00Z" w:initials="CG">
    <w:p w14:paraId="6CCDA3FC" w14:textId="77777777" w:rsidR="00DC4A10" w:rsidRDefault="00E00F20">
      <w:r>
        <w:rPr>
          <w:rStyle w:val="CommentReference"/>
        </w:rPr>
        <w:annotationRef/>
      </w:r>
      <w:r w:rsidR="0025192B">
        <w:t>A lista de tabelas omite as Tabelas J.1, J.2 e J.3, presentes no Apêndice J. Atualizar a lista depois de aceitar ou rejeitar as alterações. Alguns títulos abreviados também diferem das legendas no corpo.</w:t>
      </w:r>
    </w:p>
  </w:comment>
  <w:comment w:id="11" w:author="Claude" w:date="2026-10-14T20:03:00Z" w:initials="C">
    <w:p w14:paraId="00C599F0" w14:textId="5918EF35" w:rsidR="00962AB9" w:rsidRDefault="00962AB9">
      <w:pPr>
        <w:pStyle w:val="CommentText"/>
      </w:pPr>
      <w:r>
        <w:rPr>
          <w:rStyle w:val="CommentReference"/>
        </w:rPr>
        <w:annotationRef/>
      </w:r>
      <w:r>
        <w:t>Procede, pendente. Conferido em 14/10: a lista não inclui as Tabelas J.1, J.2 e J.3. A lista é texto digitado, não campo do Word, então precisa ser acrescentada à mão (posso fazer).</w:t>
      </w:r>
    </w:p>
  </w:comment>
  <w:comment w:id="12" w:author="Revisão ChatGPT" w:date="2026-10-14T19:38:00Z" w:initials="CG">
    <w:p w14:paraId="5CFA3BE1" w14:textId="77777777" w:rsidR="00DC4A10" w:rsidRDefault="00E00F20">
      <w:r>
        <w:rPr>
          <w:rStyle w:val="CommentReference"/>
        </w:rPr>
        <w:annotationRef/>
      </w:r>
      <w:r w:rsidR="0025192B">
        <w:t>PPI aparece aqui como Preço de Paridade de Importação e, no corpo, como política de paridade de importação. Definir a sigla de forma consistente, distinguindo a referência de preço da política adotada pela Petrobras.</w:t>
      </w:r>
    </w:p>
  </w:comment>
  <w:comment w:id="13" w:author="Pedro Franck Minella" w:date="2026-10-14T16:44:00Z" w:initials="PF">
    <w:p w14:paraId="4B601042" w14:textId="77777777" w:rsidR="00E00F20" w:rsidRDefault="00E00F20" w:rsidP="00E00F20">
      <w:pPr>
        <w:pStyle w:val="CommentText"/>
      </w:pPr>
      <w:r>
        <w:rPr>
          <w:rStyle w:val="CommentReference"/>
        </w:rPr>
        <w:annotationRef/>
      </w:r>
      <w:r>
        <w:t>Na verdade ppi é paridade de preços internacional</w:t>
      </w:r>
    </w:p>
  </w:comment>
  <w:comment w:id="14" w:author="Claude" w:date="2026-10-14T20:03:00Z" w:initials="C">
    <w:p w14:paraId="2C9D9B79" w14:textId="1394EB8C" w:rsidR="00962AB9" w:rsidRDefault="00962AB9">
      <w:pPr>
        <w:pStyle w:val="CommentText"/>
      </w:pPr>
      <w:r>
        <w:rPr>
          <w:rStyle w:val="CommentReference"/>
        </w:rPr>
        <w:annotationRef/>
      </w:r>
      <w:r>
        <w:t>A sigla usada pela Petrobras e pela ANP é PPI, Preço de Paridade de Importação; 'paridade de preços internacionais' é a descrição genérica da ideia. Sugestão: 'Preço de Paridade de Importação (PPI)' para o preço de referência e 'política de paridade de importação' para a regra da Petrobras.</w:t>
      </w:r>
    </w:p>
  </w:comment>
  <w:comment w:id="15" w:author="Revisão ChatGPT" w:date="2026-10-14T19:38:00Z" w:initials="CG">
    <w:p w14:paraId="2818DD9B" w14:textId="77777777" w:rsidR="00DC4A10" w:rsidRDefault="00E00F20">
      <w:r>
        <w:rPr>
          <w:rStyle w:val="CommentReference"/>
        </w:rPr>
        <w:annotationRef/>
      </w:r>
      <w:r w:rsidR="0025192B">
        <w:t>O sumário está desatualizado: lista 4.9 Síntese, mas o corpo contém 4.9 O resultado à luz da literatura e 4.10 Síntese. Também omite K.6 e K.7. Atualizar os campos e as páginas depois da decisão sobre as revisões; a paginação com marcações pode ser diferente da versão final.</w:t>
      </w:r>
    </w:p>
  </w:comment>
  <w:comment w:id="16" w:author="Claude" w:date="2026-10-14T20:03:00Z" w:initials="C">
    <w:p w14:paraId="531D1AF9" w14:textId="11B5CB80" w:rsidR="00962AB9" w:rsidRDefault="00962AB9">
      <w:pPr>
        <w:pStyle w:val="CommentText"/>
      </w:pPr>
      <w:r>
        <w:rPr>
          <w:rStyle w:val="CommentReference"/>
        </w:rPr>
        <w:annotationRef/>
      </w:r>
      <w:r>
        <w:t>Procede, pendente. Duas coisas: (1) o sumário é texto digitado, não campo do Word, então Ctrl+A e F9 não o atualizam; as páginas precisam ser corrigidas à mão, ou o sumário trocado pelo automático (Referências &gt; Sumário); (2) a seção 4.10 Síntese não existe mais no corpo, saiu no enxugamento. Decida se ela volta.</w:t>
      </w:r>
    </w:p>
  </w:comment>
  <w:comment w:id="21" w:author="Revisão ChatGPT" w:date="2026-10-14T19:38:00Z" w:initials="CG">
    <w:p w14:paraId="154E8CD5" w14:textId="77777777" w:rsidR="00DC4A10" w:rsidRDefault="00E00F20">
      <w:r>
        <w:rPr>
          <w:rStyle w:val="CommentReference"/>
        </w:rPr>
        <w:annotationRef/>
      </w:r>
      <w:r w:rsidR="0025192B">
        <w:t>Enxugamento para atender ao limite de 40 páginas de corpo. Reduziram-se repetições da introdução, discussão e conclusão, preservando resultados centrais, fórmulas e ressalvas. Confira a paginação com as sugestões aceitas; todas as marcações incluem também os trechos excluídos.</w:t>
      </w:r>
    </w:p>
  </w:comment>
  <w:comment w:id="22" w:author="Claude" w:date="2026-10-14T20:03:00Z" w:initials="C">
    <w:p w14:paraId="064CB330" w14:textId="04340699" w:rsidR="00962AB9" w:rsidRDefault="00962AB9">
      <w:pPr>
        <w:pStyle w:val="CommentText"/>
      </w:pPr>
      <w:r>
        <w:rPr>
          <w:rStyle w:val="CommentReference"/>
        </w:rPr>
        <w:annotationRef/>
      </w:r>
      <w:r>
        <w:t>Em parte. O corte passou do necessário: em relação ao mestre, a Introdução perdeu 70%, os Resultados 59% e a Conclusão 62%, e o corpo ficou em cerca de 32 páginas. O plano de ensino pede de 30 a 40, então há espaço para recuperar texto, a começar pela Introdução.</w:t>
      </w:r>
    </w:p>
  </w:comment>
  <w:comment w:id="19" w:author="Pedro Franck Minella" w:date="2026-10-14T17:07:00Z" w:initials="PF">
    <w:p w14:paraId="21CDAFA4" w14:textId="77777777" w:rsidR="00EB0BC5" w:rsidRDefault="00EB0BC5" w:rsidP="00EB0BC5">
      <w:pPr>
        <w:pStyle w:val="CommentText"/>
      </w:pPr>
      <w:r>
        <w:rPr>
          <w:rStyle w:val="CommentReference"/>
        </w:rPr>
        <w:annotationRef/>
      </w:r>
      <w:r>
        <w:t>Acho que vc fez a introdução para caber exatamente em uma pagina né mais a introdução é uma parte muito importante pois é a primeira impreção do trabalho e a primeira impreção tem que ser muito boa.</w:t>
      </w:r>
    </w:p>
  </w:comment>
  <w:comment w:id="20" w:author="Claude" w:date="2026-10-14T20:03:00Z" w:initials="C">
    <w:p w14:paraId="5AEDD1C1" w14:textId="158216B8" w:rsidR="00962AB9" w:rsidRDefault="00962AB9">
      <w:pPr>
        <w:pStyle w:val="CommentText"/>
      </w:pPr>
      <w:r>
        <w:rPr>
          <w:rStyle w:val="CommentReference"/>
        </w:rPr>
        <w:annotationRef/>
      </w:r>
      <w:r>
        <w:t>Concordo. A introdução caiu de cerca de 6.000 para 1.800 caracteres e hoje apresenta o resultado antes da pergunta. Com o corpo em cerca de 32 de 40 páginas, dá para recuperar motivação, pergunta, contribuição e roteiro a partir do texto do mestre; posso fazer com controle de alterações.</w:t>
      </w:r>
    </w:p>
  </w:comment>
  <w:comment w:id="23" w:author="Revisão ChatGPT" w:date="2026-10-14T19:38:00Z" w:initials="CG">
    <w:p w14:paraId="06D805E7" w14:textId="77777777" w:rsidR="00DC4A10" w:rsidRDefault="00E00F20">
      <w:r>
        <w:rPr>
          <w:rStyle w:val="CommentReference"/>
        </w:rPr>
        <w:annotationRef/>
      </w:r>
      <w:r w:rsidR="0025192B">
        <w:t>A abertura menciona conflitos e ameaças ao tráfego marítimo sem identificar episódio ou fonte. Se o texto pretende contextualizar eventos recentes, acrescentar uma referência e a data. A amostra empírica termina em setembro de 2025.</w:t>
      </w:r>
    </w:p>
  </w:comment>
  <w:comment w:id="24" w:author="Claude" w:date="2026-10-14T20:03:00Z" w:initials="C">
    <w:p w14:paraId="3AAE4645" w14:textId="576D7C6A" w:rsidR="00962AB9" w:rsidRDefault="00962AB9">
      <w:pPr>
        <w:pStyle w:val="CommentText"/>
      </w:pPr>
      <w:r>
        <w:rPr>
          <w:rStyle w:val="CommentReference"/>
        </w:rPr>
        <w:annotationRef/>
      </w:r>
      <w:r>
        <w:t>Resolvido. A abertura atual não menciona mais conflitos nem tráfego marítimo.</w:t>
      </w:r>
    </w:p>
  </w:comment>
  <w:comment w:id="27" w:author="Revisão ChatGPT" w:date="2026-10-14T19:38:00Z" w:initials="CG">
    <w:p w14:paraId="28671642" w14:textId="77777777" w:rsidR="00DC4A10" w:rsidRDefault="00E00F20">
      <w:r>
        <w:rPr>
          <w:rStyle w:val="CommentReference"/>
        </w:rPr>
        <w:annotationRef/>
      </w:r>
      <w:r w:rsidR="0025192B">
        <w:t>Um erro-padrão pequeno não prova que o efeito populacional seja zero. Para defender ausência de efeito economicamente relevante, explicitar uma margem de equivalência ou discutir o intervalo de confiança. As dezoito estimativas referem-se a seis séries e três horizontes da especificação com dinâmica comum; a qualificação deve acompanhar o resultado central.</w:t>
      </w:r>
    </w:p>
  </w:comment>
  <w:comment w:id="28" w:author="Claude" w:date="2026-10-14T20:03:00Z" w:initials="C">
    <w:p w14:paraId="1E4AC67A" w14:textId="46FC387C" w:rsidR="00962AB9" w:rsidRDefault="00962AB9">
      <w:pPr>
        <w:pStyle w:val="CommentText"/>
      </w:pPr>
      <w:r>
        <w:rPr>
          <w:rStyle w:val="CommentReference"/>
        </w:rPr>
        <w:annotationRef/>
      </w:r>
      <w:r>
        <w:t>Exagerado para um TCC. O texto não afirma ausência de efeito; diz que os coeficientes anteriores não diferem de zero. Margem de equivalência não é necessária.</w:t>
      </w:r>
    </w:p>
  </w:comment>
  <w:comment w:id="25" w:author="Pedro Franck Minella" w:date="2026-10-14T16:49:00Z" w:initials="PF">
    <w:p w14:paraId="45032EC6" w14:textId="77777777" w:rsidR="00CF13FA" w:rsidRDefault="00CF13FA" w:rsidP="00CF13FA">
      <w:pPr>
        <w:pStyle w:val="CommentText"/>
      </w:pPr>
      <w:r>
        <w:rPr>
          <w:rStyle w:val="CommentReference"/>
        </w:rPr>
        <w:annotationRef/>
      </w:r>
      <w:r>
        <w:t>Deixar mais claro o paragrafo</w:t>
      </w:r>
    </w:p>
  </w:comment>
  <w:comment w:id="26" w:author="Claude" w:date="2026-10-14T20:03:00Z" w:initials="C">
    <w:p w14:paraId="550FD845" w14:textId="073A42BE" w:rsidR="00962AB9" w:rsidRDefault="00962AB9">
      <w:pPr>
        <w:pStyle w:val="CommentText"/>
      </w:pPr>
      <w:r>
        <w:rPr>
          <w:rStyle w:val="CommentReference"/>
        </w:rPr>
        <w:annotationRef/>
      </w:r>
      <w:r>
        <w:t>Sugestão de redação: 'As estimativas indicam aumento do repasse ao IPCA Geral por volta de 2017. Antes, um choque de um desvio-padrão no Brent, alta de 10,7%, praticamente não move o índice no mês do choque (0,005 ponto, sem significância); depois, a resposta é de 0,176 ponto com as indicadoras de pandemia e de 0,088 com o índice de rigor de Oxford. Quando se permite dinâmica própria a cada regime, os combustíveis mostram alguma resposta antes de 2017, mas o IPCA Geral continua sem resposta nesse período.'</w:t>
      </w:r>
    </w:p>
  </w:comment>
  <w:comment w:id="29" w:author="Revisão ChatGPT" w:date="2026-10-14T19:38:00Z" w:initials="CG">
    <w:p w14:paraId="15CDA351" w14:textId="77777777" w:rsidR="00DC4A10" w:rsidRDefault="00E00F20">
      <w:r>
        <w:rPr>
          <w:rStyle w:val="CommentReference"/>
        </w:rPr>
        <w:annotationRef/>
      </w:r>
      <w:r w:rsidR="0025192B">
        <w:t>A dicotomia entre regra de mercado estável e regra administrativa variável é mais forte do que a evidência apresentada. Mesmo com preços de mercado, o repasse pode variar com impostos, estrutura de mercado, câmbio e composição dos choques. A política administrativa altera a transmissão, mas não determina isoladamente todo o coeficiente.</w:t>
      </w:r>
    </w:p>
  </w:comment>
  <w:comment w:id="30" w:author="Pedro Franck Minella" w:date="2026-10-14T16:54:00Z" w:initials="PF">
    <w:p w14:paraId="6F39D18F" w14:textId="77777777" w:rsidR="008710A5" w:rsidRDefault="008710A5" w:rsidP="008710A5">
      <w:pPr>
        <w:pStyle w:val="CommentText"/>
      </w:pPr>
      <w:r>
        <w:rPr>
          <w:rStyle w:val="CommentReference"/>
        </w:rPr>
        <w:annotationRef/>
      </w:r>
      <w:r>
        <w:t>Com todo respeito eu consegui sim apresentar que vouve uma diferença no repasse tanto pela questão do teste wald quanto nos proprios valores do choque antes e depois 2017. vou manter esse paragrafo e essa narativa.</w:t>
      </w:r>
    </w:p>
  </w:comment>
  <w:comment w:id="31" w:author="Pedro Franck Minella" w:date="2026-10-14T17:04:00Z" w:initials="PF">
    <w:p w14:paraId="46F339F7" w14:textId="77777777" w:rsidR="00174A0E" w:rsidRDefault="00174A0E" w:rsidP="00174A0E">
      <w:pPr>
        <w:pStyle w:val="CommentText"/>
      </w:pPr>
      <w:r>
        <w:rPr>
          <w:rStyle w:val="CommentReference"/>
        </w:rPr>
        <w:annotationRef/>
      </w:r>
      <w:r>
        <w:t xml:space="preserve">Mas talvez escrever de outra forma para caber no texto de forma suave </w:t>
      </w:r>
    </w:p>
  </w:comment>
  <w:comment w:id="32" w:author="Claude" w:date="2026-10-14T20:03:00Z" w:initials="C">
    <w:p w14:paraId="611F2513" w14:textId="20FC6B74" w:rsidR="00962AB9" w:rsidRDefault="00962AB9">
      <w:pPr>
        <w:pStyle w:val="CommentText"/>
      </w:pPr>
      <w:r>
        <w:rPr>
          <w:rStyle w:val="CommentReference"/>
        </w:rPr>
        <w:annotationRef/>
      </w:r>
      <w:r>
        <w:t>Seu Wald e os coeficientes antes e depois de 2017 provam a mudança no Brasil, e isso sustenta a narrativa. O ponto da outra IA é a generalização para outras economias ('onde a regra é de mercado, o repasse é permanente'), que o trabalho não testa. Sugestão para voltar ao seu parágrafo de forma suave: trocar 'é característica razoavelmente permanente' por 'tende a ser característica mais estável'.</w:t>
      </w:r>
    </w:p>
  </w:comment>
  <w:comment w:id="35" w:author="Pedro Franck Minella" w:date="2026-10-14T17:08:00Z" w:initials="PF">
    <w:p w14:paraId="00F48D45" w14:textId="77777777" w:rsidR="00EB0BC5" w:rsidRDefault="00EB0BC5" w:rsidP="00EB0BC5">
      <w:pPr>
        <w:pStyle w:val="CommentText"/>
      </w:pPr>
      <w:r>
        <w:rPr>
          <w:rStyle w:val="CommentReference"/>
        </w:rPr>
        <w:annotationRef/>
      </w:r>
      <w:r>
        <w:t>N estou conseguindo subir o texto para encostar na introdução.</w:t>
      </w:r>
    </w:p>
  </w:comment>
  <w:comment w:id="36" w:author="Claude" w:date="2026-10-14T20:03:00Z" w:initials="C">
    <w:p w14:paraId="0EB30841" w14:textId="76541A94" w:rsidR="00962AB9" w:rsidRDefault="00962AB9">
      <w:pPr>
        <w:pStyle w:val="CommentText"/>
      </w:pPr>
      <w:r>
        <w:rPr>
          <w:rStyle w:val="CommentReference"/>
        </w:rPr>
        <w:annotationRef/>
      </w:r>
      <w:r>
        <w:t>O título do capítulo tem 'quebra de página antes', por isso não sobe. É a regra da ABNT: seção primária começa em página nova. Não é defeito.</w:t>
      </w:r>
    </w:p>
  </w:comment>
  <w:comment w:id="41" w:author="Revisão ChatGPT" w:date="2026-10-14T19:38:00Z" w:initials="CG">
    <w:p w14:paraId="3708A1AA" w14:textId="77777777" w:rsidR="00DC4A10" w:rsidRDefault="00E00F20">
      <w:r>
        <w:rPr>
          <w:rStyle w:val="CommentReference"/>
        </w:rPr>
        <w:annotationRef/>
      </w:r>
      <w:r w:rsidR="0025192B">
        <w:t>A identificação por surpresas em anúncios da OPEP depende das hipóteses e da construção do instrumento. Uma janela estreita reduz contaminações, mas não torna automaticamente o instrumento independente de toda condição macroeconômica. Explicitar também qual das duas séries de Känzig foi utilizada em cada exercício, conforme K.1.</w:t>
      </w:r>
    </w:p>
  </w:comment>
  <w:comment w:id="42" w:author="Claude" w:date="2026-10-14T20:03:00Z" w:initials="C">
    <w:p w14:paraId="138C843F" w14:textId="519E12EB" w:rsidR="00962AB9" w:rsidRDefault="00962AB9">
      <w:pPr>
        <w:pStyle w:val="CommentText"/>
      </w:pPr>
      <w:r>
        <w:rPr>
          <w:rStyle w:val="CommentReference"/>
        </w:rPr>
        <w:annotationRef/>
      </w:r>
      <w:r>
        <w:t>Em parte. O K.1 já diz qual série de Känzig entra em cada exercício. A ressalva cabe em meia frase na seção 2.2: a janela estreita 'reduz, sem eliminar', a contaminação por condições macroeconômicas.</w:t>
      </w:r>
    </w:p>
  </w:comment>
  <w:comment w:id="43" w:author="Revisão ChatGPT" w:date="2026-10-14T19:38:00Z" w:initials="CG">
    <w:p w14:paraId="612EDB16" w14:textId="77777777" w:rsidR="00DC4A10" w:rsidRDefault="00E00F20">
      <w:r>
        <w:rPr>
          <w:rStyle w:val="CommentReference"/>
        </w:rPr>
        <w:annotationRef/>
      </w:r>
      <w:r w:rsidR="0025192B">
        <w:t>A seção K.4 descreve interações do choque com o sinal, enquanto a referência a Shin, Yu e Greenwood-Nimmo é de um NARDL com somas parciais e multiplicadores dinâmicos. Conferir se a forma funcional efetivamente implementada corresponde à citada. Se a inspiração é apenas a assimetria, descrever assim.</w:t>
      </w:r>
    </w:p>
  </w:comment>
  <w:comment w:id="44" w:author="Claude" w:date="2026-10-14T20:03:00Z" w:initials="C">
    <w:p w14:paraId="38489A50" w14:textId="516A5195" w:rsidR="00962AB9" w:rsidRDefault="00962AB9">
      <w:pPr>
        <w:pStyle w:val="CommentText"/>
      </w:pPr>
      <w:r>
        <w:rPr>
          <w:rStyle w:val="CommentReference"/>
        </w:rPr>
        <w:annotationRef/>
      </w:r>
      <w:r>
        <w:t>Em parte. O K.4 separa o choque em partes positiva e negativa, que é a decomposição de Shin, Yu e Greenwood-Nimmo (2014), mas sem as somas parciais em nível do NARDL. Sugestão: 'segue a decomposição do choque em altas e quedas de Shin, Yu e Greenwood-Nimmo (2014)'.</w:t>
      </w:r>
    </w:p>
  </w:comment>
  <w:comment w:id="47" w:author="Revisão ChatGPT" w:date="2026-10-14T19:38:00Z" w:initials="CG">
    <w:p w14:paraId="5D97BD26" w14:textId="77777777" w:rsidR="00DC4A10" w:rsidRDefault="00E00F20">
      <w:r>
        <w:rPr>
          <w:rStyle w:val="CommentReference"/>
        </w:rPr>
        <w:annotationRef/>
      </w:r>
      <w:r w:rsidR="0025192B">
        <w:t>Definir com precisão a grandeza entre 39,8% e 54,4%: participação do custo do petróleo, elasticidade do preço da gasolina ou parcela de repasse. O texto alterna refinaria e consumidor nas seções 2.3 e 4.5.2. A comparação requer a mesma etapa da cadeia e a mesma unidade.</w:t>
      </w:r>
    </w:p>
  </w:comment>
  <w:comment w:id="48" w:author="Claude" w:date="2026-10-14T20:03:00Z" w:initials="C">
    <w:p w14:paraId="76C8B138" w14:textId="1A782B32" w:rsidR="00962AB9" w:rsidRDefault="00962AB9">
      <w:pPr>
        <w:pStyle w:val="CommentText"/>
      </w:pPr>
      <w:r>
        <w:rPr>
          <w:rStyle w:val="CommentReference"/>
        </w:rPr>
        <w:annotationRef/>
      </w:r>
      <w:r>
        <w:t>Resolvido em 14/10: o texto diz agora que 39,8% a 54,4% é o grau de repasse do petróleo em reais ao preço da gasolina ao consumidor, supondo que a refinaria acompanha o petróleo, conforme o boxe do BCB de março de 2022.</w:t>
      </w:r>
    </w:p>
  </w:comment>
  <w:comment w:id="49" w:author="Revisão ChatGPT" w:date="2026-10-14T19:38:00Z" w:initials="CG">
    <w:p w14:paraId="214032B3" w14:textId="77777777" w:rsidR="00DC4A10" w:rsidRDefault="00E00F20">
      <w:r>
        <w:rPr>
          <w:rStyle w:val="CommentReference"/>
        </w:rPr>
        <w:annotationRef/>
      </w:r>
      <w:r w:rsidR="0025192B">
        <w:t>Foi utilizado explicitamente outubro de 2016 para calcular as médias da correlação móvel. Por isso, não cabe afirmar que nenhuma data de corte foi escolhida. A correlação móvel de 24 meses também suaviza mudanças, o que deve ser considerado ao comparar sua data com a quebra estimada.</w:t>
      </w:r>
    </w:p>
  </w:comment>
  <w:comment w:id="50" w:author="Pedro Franck Minella" w:date="2026-10-14T17:23:00Z" w:initials="PF">
    <w:p w14:paraId="1C62D0C2" w14:textId="77777777" w:rsidR="00465AF2" w:rsidRDefault="00465AF2" w:rsidP="00465AF2">
      <w:pPr>
        <w:pStyle w:val="CommentText"/>
      </w:pPr>
      <w:r>
        <w:rPr>
          <w:rStyle w:val="CommentReference"/>
        </w:rPr>
        <w:annotationRef/>
      </w:r>
      <w:r>
        <w:t>Voce esta certo.</w:t>
      </w:r>
    </w:p>
  </w:comment>
  <w:comment w:id="51" w:author="Claude" w:date="2026-10-14T20:03:00Z" w:initials="C">
    <w:p w14:paraId="0F1DEE8A" w14:textId="75617C03" w:rsidR="00962AB9" w:rsidRDefault="00962AB9">
      <w:pPr>
        <w:pStyle w:val="CommentText"/>
      </w:pPr>
      <w:r>
        <w:rPr>
          <w:rStyle w:val="CommentReference"/>
        </w:rPr>
        <w:annotationRef/>
      </w:r>
      <w:r>
        <w:t>Resolvido. O texto atual diz só que a correlação móvel dispensa o procedimento econométrico de datação, sem afirmar que nenhuma data foi escolhida.</w:t>
      </w:r>
    </w:p>
  </w:comment>
  <w:comment w:id="52" w:author="Pedro Franck Minella" w:date="2026-10-14T17:25:00Z" w:initials="PF">
    <w:p w14:paraId="6FB240F8" w14:textId="77777777" w:rsidR="00947056" w:rsidRDefault="00947056" w:rsidP="00947056">
      <w:pPr>
        <w:pStyle w:val="CommentText"/>
      </w:pPr>
      <w:r>
        <w:rPr>
          <w:rStyle w:val="CommentReference"/>
        </w:rPr>
        <w:annotationRef/>
      </w:r>
      <w:r>
        <w:t>Talvez colocar esse paragrafo depois da figura um pois o texto que cita ela fica acima e parece que fica meio mal alocado esse paragrafo</w:t>
      </w:r>
    </w:p>
  </w:comment>
  <w:comment w:id="53" w:author="Claude" w:date="2026-10-14T20:03:00Z" w:initials="C">
    <w:p w14:paraId="37DF6FB5" w14:textId="0C0BB460" w:rsidR="00962AB9" w:rsidRDefault="00962AB9">
      <w:pPr>
        <w:pStyle w:val="CommentText"/>
      </w:pPr>
      <w:r>
        <w:rPr>
          <w:rStyle w:val="CommentReference"/>
        </w:rPr>
        <w:annotationRef/>
      </w:r>
      <w:r>
        <w:t>Concordo: o parágrafo de Correa e Minella fica melhor depois da Figura 1 e da nota dela. Posso mover com controle de alterações.</w:t>
      </w:r>
    </w:p>
  </w:comment>
  <w:comment w:id="56" w:author="Revisão ChatGPT" w:date="2026-10-14T19:38:00Z" w:initials="CG">
    <w:p w14:paraId="36E5B2FA" w14:textId="77777777" w:rsidR="00DC4A10" w:rsidRDefault="00E00F20">
      <w:r>
        <w:rPr>
          <w:rStyle w:val="CommentReference"/>
        </w:rPr>
        <w:annotationRef/>
      </w:r>
      <w:r w:rsidR="0025192B">
        <w:t>Projeções locais continuam dependentes da especificação, dos controles e da identificação do choque. A estimação separada por horizonte não assegura que um erro de especificação afete apenas um deles. Preservar a vantagem de estimação direta sem apresentar imunidade geral ao viés.</w:t>
      </w:r>
    </w:p>
  </w:comment>
  <w:comment w:id="57" w:author="Pedro Franck Minella" w:date="2026-10-14T17:29:00Z" w:initials="PF">
    <w:p w14:paraId="5C4E2E66" w14:textId="77777777" w:rsidR="0054595F" w:rsidRDefault="0054595F" w:rsidP="0054595F">
      <w:pPr>
        <w:pStyle w:val="CommentText"/>
      </w:pPr>
      <w:r>
        <w:rPr>
          <w:rStyle w:val="CommentReference"/>
        </w:rPr>
        <w:annotationRef/>
      </w:r>
      <w:r>
        <w:t>Voce esta certo, porem reduz demasiadamente a dependencia da estimação</w:t>
      </w:r>
    </w:p>
  </w:comment>
  <w:comment w:id="58" w:author="Pedro Franck Minella" w:date="2026-10-14T17:30:00Z" w:initials="PF">
    <w:p w14:paraId="6FF1DB7B" w14:textId="77777777" w:rsidR="00CC0644" w:rsidRDefault="00CC0644" w:rsidP="00CC0644">
      <w:pPr>
        <w:pStyle w:val="CommentText"/>
      </w:pPr>
      <w:r>
        <w:rPr>
          <w:rStyle w:val="CommentReference"/>
        </w:rPr>
        <w:annotationRef/>
      </w:r>
      <w:r>
        <w:t>Por isso a palavra "reduz"</w:t>
      </w:r>
    </w:p>
  </w:comment>
  <w:comment w:id="59" w:author="Claude" w:date="2026-10-14T20:03:00Z" w:initials="C">
    <w:p w14:paraId="38138FC8" w14:textId="7C445C44" w:rsidR="00962AB9" w:rsidRDefault="00962AB9">
      <w:pPr>
        <w:pStyle w:val="CommentText"/>
      </w:pPr>
      <w:r>
        <w:rPr>
          <w:rStyle w:val="CommentReference"/>
        </w:rPr>
        <w:annotationRef/>
      </w:r>
      <w:r>
        <w:t>Seu ponto está certo: o texto diz que a estimação direta 'reduz a dependência de uma única especificação dinâmica', o que é correto e não afirma imunidade. Não precisa mudar.</w:t>
      </w:r>
    </w:p>
  </w:comment>
  <w:comment w:id="60" w:author="Pedro Franck Minella" w:date="2026-10-14T17:29:00Z" w:initials="PF">
    <w:p w14:paraId="6959A8C9" w14:textId="77777777" w:rsidR="00573566" w:rsidRDefault="00573566" w:rsidP="00573566">
      <w:pPr>
        <w:pStyle w:val="CommentText"/>
      </w:pPr>
      <w:r>
        <w:rPr>
          <w:rStyle w:val="CommentReference"/>
        </w:rPr>
        <w:annotationRef/>
      </w:r>
      <w:r>
        <w:t>N entendi</w:t>
      </w:r>
    </w:p>
  </w:comment>
  <w:comment w:id="61" w:author="Claude" w:date="2026-10-14T20:03:00Z" w:initials="C">
    <w:p w14:paraId="65948959" w14:textId="7AAED14E" w:rsidR="00962AB9" w:rsidRDefault="00962AB9">
      <w:pPr>
        <w:pStyle w:val="CommentText"/>
      </w:pPr>
      <w:r>
        <w:rPr>
          <w:rStyle w:val="CommentReference"/>
        </w:rPr>
        <w:annotationRef/>
      </w:r>
      <w:r>
        <w:t>A frase quer dizer: num VAR, para deixar o repasse mudar entre períodos, é preciso estimar um sistema inteiro para cada período ou um modelo com regimes, o que multiplica os parâmetros; na projeção local basta um termo de interação na mesma regressão. Sugestão: 'Num modelo de vetores autorregressivos, a mesma flexibilidade exige estimar um sistema por regime, com muito mais parâmetros.'</w:t>
      </w:r>
    </w:p>
  </w:comment>
  <w:comment w:id="62" w:author="Revisão ChatGPT" w:date="2026-10-14T19:38:00Z" w:initials="CG">
    <w:p w14:paraId="250FF245" w14:textId="77777777" w:rsidR="00DC4A10" w:rsidRDefault="00E00F20">
      <w:r>
        <w:rPr>
          <w:rStyle w:val="CommentReference"/>
        </w:rPr>
        <w:annotationRef/>
      </w:r>
      <w:r w:rsidR="0025192B">
        <w:t>O resultado de Montiel Olea e Plagborg-Møller (2021) vale para uma classe específica de LP aumentadas por defasagens e hipóteses sobre o processo gerador dos dados. Conferir a correspondência entre essa classe e a equação (2), que combina diferenças, taxas em nível, resposta acumulada e HAC. O artigo também discute erros-padrão sem correção serial após aumento adequado. Fonte: https://doi.org/10.3982/ECTA18756. Uma defasagem além do AIC, isoladamente, não demonstra todas as condições do teorema.</w:t>
      </w:r>
    </w:p>
  </w:comment>
  <w:comment w:id="63" w:author="Pedro Franck Minella" w:date="2026-10-14T17:31:00Z" w:initials="PF">
    <w:p w14:paraId="77036D42" w14:textId="77777777" w:rsidR="00CB0841" w:rsidRDefault="00CB0841" w:rsidP="00CB0841">
      <w:pPr>
        <w:pStyle w:val="CommentText"/>
      </w:pPr>
      <w:r>
        <w:rPr>
          <w:rStyle w:val="CommentReference"/>
        </w:rPr>
        <w:annotationRef/>
      </w:r>
      <w:r>
        <w:t>Voce esta certo</w:t>
      </w:r>
    </w:p>
  </w:comment>
  <w:comment w:id="64" w:author="Claude" w:date="2026-10-14T20:03:00Z" w:initials="C">
    <w:p w14:paraId="1FA09AFE" w14:textId="55DDEFD0" w:rsidR="00962AB9" w:rsidRDefault="00962AB9">
      <w:pPr>
        <w:pStyle w:val="CommentText"/>
      </w:pPr>
      <w:r>
        <w:rPr>
          <w:rStyle w:val="CommentReference"/>
        </w:rPr>
        <w:annotationRef/>
      </w:r>
      <w:r>
        <w:t>Em parte. Conferido no artigo: a validade uniforme vale para projeções locais com defasagens adicionais e horizontes curtos em relação à amostra, e os autores mostram que erro-padrão robusto à heterocedasticidade basta. O HAC usado aqui continua válido, só mais conservador. Sugestão: dizer isso em uma frase, no lugar de 'A persistência da Selic exige conferir as condições...'.</w:t>
      </w:r>
    </w:p>
  </w:comment>
  <w:comment w:id="67" w:author="Revisão ChatGPT" w:date="2026-10-14T19:38:00Z" w:initials="CG">
    <w:p w14:paraId="6FCE058C" w14:textId="77777777" w:rsidR="00DC4A10" w:rsidRDefault="00E00F20">
      <w:r>
        <w:rPr>
          <w:rStyle w:val="CommentReference"/>
        </w:rPr>
        <w:annotationRef/>
      </w:r>
      <w:r w:rsidR="0025192B">
        <w:t>Somar estatísticas Wald univariadas não equivale automaticamente ao Wald multivariado de Bai, Lumsdaine e Stock. Justificar a estatística agregada utilizada, a correlação entre séries e como o bootstrap reproduz essa dependência. A citação pode apoiar a ideia de quebra comum, sem tornar idênticos os procedimentos.</w:t>
      </w:r>
    </w:p>
  </w:comment>
  <w:comment w:id="68" w:author="Pedro Franck Minella" w:date="2026-10-14T17:36:00Z" w:initials="PF">
    <w:p w14:paraId="0FA115F5" w14:textId="77777777" w:rsidR="00140BD7" w:rsidRDefault="00140BD7" w:rsidP="00140BD7">
      <w:pPr>
        <w:pStyle w:val="CommentText"/>
      </w:pPr>
      <w:r>
        <w:rPr>
          <w:rStyle w:val="CommentReference"/>
        </w:rPr>
        <w:annotationRef/>
      </w:r>
      <w:r>
        <w:t xml:space="preserve">Eu só queria explicar que o faato de fazer muitiplas quebrar em um intervalo finito torna o extimador muito ineficiente, já que perde muito tempo/observações ao segmenta-las. </w:t>
      </w:r>
    </w:p>
  </w:comment>
  <w:comment w:id="69" w:author="Pedro Franck Minella" w:date="2026-10-14T17:37:00Z" w:initials="PF">
    <w:p w14:paraId="26482734" w14:textId="77777777" w:rsidR="00AA5972" w:rsidRDefault="00AA5972" w:rsidP="00AA5972">
      <w:pPr>
        <w:pStyle w:val="CommentText"/>
      </w:pPr>
      <w:r>
        <w:rPr>
          <w:rStyle w:val="CommentReference"/>
        </w:rPr>
        <w:annotationRef/>
      </w:r>
      <w:r>
        <w:t xml:space="preserve">Talvez mudar como eu escrevi o paragrafo </w:t>
      </w:r>
    </w:p>
  </w:comment>
  <w:comment w:id="70" w:author="Claude" w:date="2026-10-14T20:03:00Z" w:initials="C">
    <w:p w14:paraId="3E45E24B" w14:textId="1F971A51" w:rsidR="00962AB9" w:rsidRDefault="00962AB9">
      <w:pPr>
        <w:pStyle w:val="CommentText"/>
      </w:pPr>
      <w:r>
        <w:rPr>
          <w:rStyle w:val="CommentReference"/>
        </w:rPr>
        <w:annotationRef/>
      </w:r>
      <w:r>
        <w:t>Seu argumento (várias quebras segmentam a amostra e custam observações) é válido, mas é outro: Bai, Lumsdaine e Stock mostram que estimar uma data comum a várias séries estreita o intervalo da data. E a estatística do trabalho é a soma dos Wald por série, não o Wald multivariado deles. Sugestão: citar o artigo para a ideia de quebra comum e acrescentar a sua razão de eficiência.</w:t>
      </w:r>
    </w:p>
  </w:comment>
  <w:comment w:id="71" w:author="Revisão ChatGPT" w:date="2026-10-14T19:38:00Z" w:initials="CG">
    <w:p w14:paraId="4DB7CCCF" w14:textId="77777777" w:rsidR="00DC4A10" w:rsidRDefault="00E00F20">
      <w:r>
        <w:rPr>
          <w:rStyle w:val="CommentReference"/>
        </w:rPr>
        <w:annotationRef/>
      </w:r>
      <w:r w:rsidR="0025192B">
        <w:t>Davidson e Flachaire (2008) analisam o wild bootstrap sob heterocedasticidade. A adaptação em blocos para dependência temporal requer justificativa própria, incluindo escolha de 12 meses, forma de aplicação dos pesos e sensibilidade ao comprimento dos blocos.</w:t>
      </w:r>
    </w:p>
  </w:comment>
  <w:comment w:id="72" w:author="Claude" w:date="2026-10-14T20:03:00Z" w:initials="C">
    <w:p w14:paraId="02D94862" w14:textId="60AD7003" w:rsidR="00962AB9" w:rsidRDefault="00962AB9">
      <w:pPr>
        <w:pStyle w:val="CommentText"/>
      </w:pPr>
      <w:r>
        <w:rPr>
          <w:rStyle w:val="CommentReference"/>
        </w:rPr>
        <w:annotationRef/>
      </w:r>
      <w:r>
        <w:t>Procede. Davidson e Flachaire tratam do caso heterocedástico; aplicar os pesos de Rademacher por blocos de 12 meses é adaptação deste trabalho para a dependência temporal. Sugestão: dizer isso na seção 3.5.</w:t>
      </w:r>
    </w:p>
  </w:comment>
  <w:comment w:id="77" w:author="Pedro Franck Minella" w:date="2026-10-14T17:45:00Z" w:initials="PF">
    <w:p w14:paraId="43D256D8" w14:textId="77777777" w:rsidR="00C677DA" w:rsidRDefault="00C677DA" w:rsidP="00C677DA">
      <w:pPr>
        <w:pStyle w:val="CommentText"/>
      </w:pPr>
      <w:r>
        <w:rPr>
          <w:rStyle w:val="CommentReference"/>
        </w:rPr>
        <w:annotationRef/>
      </w:r>
      <w:r>
        <w:t>Igual do refwerencial teorico eu n consigo puxar para cima</w:t>
      </w:r>
    </w:p>
  </w:comment>
  <w:comment w:id="78" w:author="Claude" w:date="2026-10-14T20:03:00Z" w:initials="C">
    <w:p w14:paraId="78AF05B1" w14:textId="09B53F07" w:rsidR="00962AB9" w:rsidRDefault="00962AB9">
      <w:pPr>
        <w:pStyle w:val="CommentText"/>
      </w:pPr>
      <w:r>
        <w:rPr>
          <w:rStyle w:val="CommentReference"/>
        </w:rPr>
        <w:annotationRef/>
      </w:r>
      <w:r>
        <w:t>Mesmo caso: os títulos de capítulo têm 'quebra de página antes', pela regra da ABNT de que seção primária começa em página nova.</w:t>
      </w:r>
    </w:p>
  </w:comment>
  <w:comment w:id="81" w:author="Revisão ChatGPT" w:date="2026-10-14T19:38:00Z" w:initials="CG">
    <w:p w14:paraId="1F391245" w14:textId="77777777" w:rsidR="00DC4A10" w:rsidRDefault="00E00F20">
      <w:r>
        <w:rPr>
          <w:rStyle w:val="CommentReference"/>
        </w:rPr>
        <w:annotationRef/>
      </w:r>
      <w:r w:rsidR="0025192B">
        <w:t>Conferir a classificação de combustíveis como monitorados em toda a amostra de 2003 a 2025. A exclusão por construção é central ao argumento de segunda volta. Também explicitar a composição e a fonte das séries especiais, que não correspondem simplesmente a núcleos de inflação.</w:t>
      </w:r>
    </w:p>
  </w:comment>
  <w:comment w:id="82" w:author="Claude" w:date="2026-10-14T20:03:00Z" w:initials="C">
    <w:p w14:paraId="093FA3EC" w14:textId="792E337C" w:rsidR="00962AB9" w:rsidRDefault="00962AB9">
      <w:pPr>
        <w:pStyle w:val="CommentText"/>
      </w:pPr>
      <w:r>
        <w:rPr>
          <w:rStyle w:val="CommentReference"/>
        </w:rPr>
        <w:annotationRef/>
      </w:r>
      <w:r>
        <w:t>Procede, pendente de conferência. Em Figueiredo e Ferreira (BCB, 2002), o álcool aparece entre os preços monitorados, embora 'virtualmente livre'. Não conferi se a classificação mudou nas revisões posteriores da cesta; se o etanol tiver saído dos monitorados, ele entra nos comercializáveis e a 'exclusão por construção' precisa de ressalva.</w:t>
      </w:r>
    </w:p>
  </w:comment>
  <w:comment w:id="83" w:author="Revisão ChatGPT" w:date="2026-10-14T19:38:00Z" w:initials="CG">
    <w:p w14:paraId="72A243D4" w14:textId="77777777" w:rsidR="00DC4A10" w:rsidRDefault="00E00F20">
      <w:r>
        <w:rPr>
          <w:rStyle w:val="CommentReference"/>
        </w:rPr>
        <w:annotationRef/>
      </w:r>
      <w:r w:rsidR="0025192B">
        <w:t>Antes de 2017, apenas 16,6% dos meses são classificados como sem variação na seção 4.7.3. A expressão longos trechos horizontais deve ser sustentada pela figura e pelo critério de preço utilizado. A série média de produtores/importadores líquida de tributos não é necessariamente a tabela administrativa de preços da Petrobras.</w:t>
      </w:r>
    </w:p>
  </w:comment>
  <w:comment w:id="84" w:author="Claude" w:date="2026-10-14T20:03:00Z" w:initials="C">
    <w:p w14:paraId="7C7A1521" w14:textId="202EAF97" w:rsidR="00962AB9" w:rsidRDefault="00962AB9">
      <w:pPr>
        <w:pStyle w:val="CommentText"/>
      </w:pPr>
      <w:r>
        <w:rPr>
          <w:rStyle w:val="CommentReference"/>
        </w:rPr>
        <w:annotationRef/>
      </w:r>
      <w:r>
        <w:t>Em parte. Antes de 2017 a refinaria fica parada em 16,6% dos meses (variação absoluta abaixo de 0,05%, critério do código). Isso mostra degraus, mas não 'longos trechos'. Sugestão: 'avança por degraus, com 16,6% dos meses sem variação'.</w:t>
      </w:r>
    </w:p>
  </w:comment>
  <w:comment w:id="87" w:author="Revisão ChatGPT" w:date="2026-10-14T19:38:00Z" w:initials="CG">
    <w:p w14:paraId="561111BA" w14:textId="77777777" w:rsidR="00DC4A10" w:rsidRDefault="00E00F20">
      <w:r>
        <w:rPr>
          <w:rStyle w:val="CommentReference"/>
        </w:rPr>
        <w:annotationRef/>
      </w:r>
      <w:r w:rsidR="0025192B">
        <w:t>A equação mistura 100 vezes a diferença logarítmica com sigma = 10,19. Confirmar que sigma também está em pontos logarítmicos percentuais. Então um choque unitário equivale a exp(0,1019)-1, cerca de 10,7%, enquanto 10,19 é a variação logarítmica. Manter essa distinção nas reescalas e nas elasticidades.</w:t>
      </w:r>
    </w:p>
  </w:comment>
  <w:comment w:id="88" w:author="Pedro Franck Minella" w:date="2026-10-14T17:49:00Z" w:initials="PF">
    <w:p w14:paraId="60600109" w14:textId="77777777" w:rsidR="002E1715" w:rsidRDefault="002E1715" w:rsidP="002E1715">
      <w:pPr>
        <w:pStyle w:val="CommentText"/>
      </w:pPr>
      <w:r>
        <w:rPr>
          <w:rStyle w:val="CommentReference"/>
        </w:rPr>
        <w:annotationRef/>
      </w:r>
      <w:r>
        <w:t>Justo.</w:t>
      </w:r>
    </w:p>
  </w:comment>
  <w:comment w:id="89" w:author="Claude" w:date="2026-10-14T20:03:00Z" w:initials="C">
    <w:p w14:paraId="3A12E589" w14:textId="4E47023C" w:rsidR="00962AB9" w:rsidRDefault="00962AB9">
      <w:pPr>
        <w:pStyle w:val="CommentText"/>
      </w:pPr>
      <w:r>
        <w:rPr>
          <w:rStyle w:val="CommentReference"/>
        </w:rPr>
        <w:annotationRef/>
      </w:r>
      <w:r>
        <w:t>Resolvido. σ = 10,19 está em pontos logarítmicos e um choque unitário equivale a alta de 10,7%. Em 14/10 as elasticidades da Tabela 8 passaram à mesma convenção da seção 4.5.2 (divisão por 10,19).</w:t>
      </w:r>
    </w:p>
  </w:comment>
  <w:comment w:id="90" w:author="Revisão ChatGPT" w:date="2026-10-14T19:38:00Z" w:initials="CG">
    <w:p w14:paraId="67E1F432" w14:textId="77777777" w:rsidR="00DC4A10" w:rsidRDefault="00E00F20">
      <w:r>
        <w:rPr>
          <w:rStyle w:val="CommentReference"/>
        </w:rPr>
        <w:annotationRef/>
      </w:r>
      <w:r w:rsidR="0025192B">
        <w:t>Esclarecer se os 51 meses são altas de pelo menos um desvio-padrão ou movimentos absolutos, incluindo quedas. O texto fala em elevação de 10,7%, mas a contagem e a frequência podem referir-se a ambos os sinais.</w:t>
      </w:r>
    </w:p>
  </w:comment>
  <w:comment w:id="91" w:author="Claude" w:date="2026-10-14T20:03:00Z" w:initials="C">
    <w:p w14:paraId="152DA366" w14:textId="0D60BD3E" w:rsidR="00962AB9" w:rsidRDefault="00962AB9">
      <w:pPr>
        <w:pStyle w:val="CommentText"/>
      </w:pPr>
      <w:r>
        <w:rPr>
          <w:rStyle w:val="CommentReference"/>
        </w:rPr>
        <w:annotationRef/>
      </w:r>
      <w:r>
        <w:t>Resolvido em 14/10: o texto diz agora que são 51 meses em valor absoluto, 25 de alta e 26 de queda.</w:t>
      </w:r>
    </w:p>
  </w:comment>
  <w:comment w:id="92" w:author="Revisão ChatGPT" w:date="2026-10-14T19:38:00Z" w:initials="CG">
    <w:p w14:paraId="62620405" w14:textId="77777777" w:rsidR="00DC4A10" w:rsidRDefault="00E00F20">
      <w:r>
        <w:rPr>
          <w:rStyle w:val="CommentReference"/>
        </w:rPr>
        <w:annotationRef/>
      </w:r>
      <w:r w:rsidR="0025192B">
        <w:t>A igualdade do viés entre regimes é uma hipótese de identificação, não consequência automática do uso da mesma medida de choque. A seção 3.4 deve deixar explícita essa condição. A composição de oferta e demanda pode mudar sem que a proporção de meses positivos se altere.</w:t>
      </w:r>
    </w:p>
  </w:comment>
  <w:comment w:id="93" w:author="Pedro Franck Minella" w:date="2026-10-14T17:50:00Z" w:initials="PF">
    <w:p w14:paraId="504FA8C2" w14:textId="77777777" w:rsidR="00F3182B" w:rsidRDefault="00F3182B" w:rsidP="00F3182B">
      <w:pPr>
        <w:pStyle w:val="CommentText"/>
      </w:pPr>
      <w:r>
        <w:rPr>
          <w:rStyle w:val="CommentReference"/>
        </w:rPr>
        <w:annotationRef/>
      </w:r>
      <w:r>
        <w:t>Esta certo</w:t>
      </w:r>
    </w:p>
  </w:comment>
  <w:comment w:id="94" w:author="Claude" w:date="2026-10-14T20:03:00Z" w:initials="C">
    <w:p w14:paraId="5348A846" w14:textId="48D7B404" w:rsidR="00962AB9" w:rsidRDefault="00962AB9">
      <w:pPr>
        <w:pStyle w:val="CommentText"/>
      </w:pPr>
      <w:r>
        <w:rPr>
          <w:rStyle w:val="CommentReference"/>
        </w:rPr>
        <w:annotationRef/>
      </w:r>
      <w:r>
        <w:t>Resolvido em 14/10: as seções 3.2 e 3.4 dizem agora que o choque é tratado como endógeno e que a igualdade dos vieses é hipótese, e não consequência da medida de choque.</w:t>
      </w:r>
    </w:p>
  </w:comment>
  <w:comment w:id="97" w:author="Revisão ChatGPT" w:date="2026-10-14T19:38:00Z" w:initials="CG">
    <w:p w14:paraId="65411632" w14:textId="77777777" w:rsidR="00DC4A10" w:rsidRDefault="00E00F20">
      <w:r>
        <w:rPr>
          <w:rStyle w:val="CommentReference"/>
        </w:rPr>
        <w:annotationRef/>
      </w:r>
      <w:r w:rsidR="0025192B">
        <w:t>A variável 100[ln P(t+h)-ln P(t-1)] está em pontos logarítmicos. Para pequenas variações, aproxima a variação percentual do nível de preços. Não é exatamente uma variação em pontos percentuais da taxa de inflação. Padronizar texto, tabelas e eixos, sobretudo nas respostas grandes dos combustíveis; preservar a unidade das estimações.</w:t>
      </w:r>
    </w:p>
  </w:comment>
  <w:comment w:id="98" w:author="Pedro Franck Minella" w:date="2026-10-14T17:51:00Z" w:initials="PF">
    <w:p w14:paraId="1D785400" w14:textId="77777777" w:rsidR="008F0A4F" w:rsidRDefault="008F0A4F" w:rsidP="008F0A4F">
      <w:pPr>
        <w:pStyle w:val="CommentText"/>
      </w:pPr>
      <w:r>
        <w:rPr>
          <w:rStyle w:val="CommentReference"/>
        </w:rPr>
        <w:annotationRef/>
      </w:r>
      <w:r>
        <w:t>Esta certo</w:t>
      </w:r>
    </w:p>
  </w:comment>
  <w:comment w:id="99" w:author="Claude" w:date="2026-10-14T20:03:00Z" w:initials="C">
    <w:p w14:paraId="1621D20D" w14:textId="230D016B" w:rsidR="00962AB9" w:rsidRDefault="00962AB9">
      <w:pPr>
        <w:pStyle w:val="CommentText"/>
      </w:pPr>
      <w:r>
        <w:rPr>
          <w:rStyle w:val="CommentReference"/>
        </w:rPr>
        <w:annotationRef/>
      </w:r>
      <w:r>
        <w:t>Procede, pendente. Os resultados estão em pontos logarítmicos e o texto fala em 'ponto percentual'. Nas respostas do IPCA a diferença é desprezível; nos combustíveis, não. Sugestão: uma frase na 3.3 dizendo que ponto logarítmico se aproxima de ponto percentual para variações pequenas.</w:t>
      </w:r>
    </w:p>
  </w:comment>
  <w:comment w:id="100" w:author="Pedro Franck Minella" w:date="2026-10-14T17:51:00Z" w:initials="PF">
    <w:p w14:paraId="403F0542" w14:textId="77777777" w:rsidR="008F0A4F" w:rsidRDefault="008F0A4F" w:rsidP="008F0A4F">
      <w:pPr>
        <w:pStyle w:val="CommentText"/>
      </w:pPr>
      <w:r>
        <w:rPr>
          <w:rStyle w:val="CommentReference"/>
        </w:rPr>
        <w:annotationRef/>
      </w:r>
      <w:r>
        <w:t>Ajustar essa equação</w:t>
      </w:r>
    </w:p>
  </w:comment>
  <w:comment w:id="101" w:author="Claude" w:date="2026-10-14T20:03:00Z" w:initials="C">
    <w:p w14:paraId="44FC19DF" w14:textId="48CF0DFD" w:rsidR="00962AB9" w:rsidRDefault="00962AB9">
      <w:pPr>
        <w:pStyle w:val="CommentText"/>
      </w:pPr>
      <w:r>
        <w:rPr>
          <w:rStyle w:val="CommentReference"/>
        </w:rPr>
        <w:annotationRef/>
      </w:r>
      <w:r>
        <w:t>Feito em 14/10: a equação está agora no formato nativo do Word (Cambria Math), sem notação de LaTeX.</w:t>
      </w:r>
    </w:p>
  </w:comment>
  <w:comment w:id="102" w:author="Revisão ChatGPT" w:date="2026-10-14T19:38:00Z" w:initials="CG">
    <w:p w14:paraId="0CFD68F7" w14:textId="77777777" w:rsidR="00DC4A10" w:rsidRDefault="00E00F20">
      <w:r>
        <w:rPr>
          <w:rStyle w:val="CommentReference"/>
        </w:rPr>
        <w:annotationRef/>
      </w:r>
      <w:r w:rsidR="0025192B">
        <w:t>A transformação 100 ln(1+r/100) das taxas é um nível transformado, enquanto câmbio e atividade entram em diferenças. A transformação não torna as variáveis equivalentes em ordem de integração. Esclarecer também qual horizonte da expectativa Focus é usado e como as observações diárias são agregadas.</w:t>
      </w:r>
    </w:p>
  </w:comment>
  <w:comment w:id="103" w:author="Claude" w:date="2026-10-14T20:03:00Z" w:initials="C">
    <w:p w14:paraId="4A5873C2" w14:textId="2BA69CBF" w:rsidR="00962AB9" w:rsidRDefault="00962AB9">
      <w:pPr>
        <w:pStyle w:val="CommentText"/>
      </w:pPr>
      <w:r>
        <w:rPr>
          <w:rStyle w:val="CommentReference"/>
        </w:rPr>
        <w:annotationRef/>
      </w:r>
      <w:r>
        <w:t>Em parte. As duas taxas entram em nível transformado, como diz o texto, e não precisam ser equivalentes em ordem de integração. Falta informar o horizonte da expectativa Focus, que a base não registra; vale conferir na planilha de origem e pôr no Quadro 1.</w:t>
      </w:r>
    </w:p>
  </w:comment>
  <w:comment w:id="104" w:author="Revisão ChatGPT" w:date="2026-10-14T19:38:00Z" w:initials="CG">
    <w:p w14:paraId="70B07550" w14:textId="77777777" w:rsidR="00DC4A10" w:rsidRDefault="00E00F20">
      <w:r>
        <w:rPr>
          <w:rStyle w:val="CommentReference"/>
        </w:rPr>
        <w:annotationRef/>
      </w:r>
      <w:r w:rsidR="0025192B">
        <w:t>Demonstrar que a implementação satisfaz as condições do artigo antes de afirmar validade uniforme. Informar se há defasagem adicional de todas as variáveis requeridas, a ordem do modelo de referência e a razão de combinar o procedimento com HAC. Ver comentário na seção 2.4.</w:t>
      </w:r>
    </w:p>
  </w:comment>
  <w:comment w:id="105" w:author="Claude" w:date="2026-10-14T20:03:00Z" w:initials="C">
    <w:p w14:paraId="31D81305" w14:textId="477515FB" w:rsidR="00962AB9" w:rsidRDefault="00962AB9">
      <w:pPr>
        <w:pStyle w:val="CommentText"/>
      </w:pPr>
      <w:r>
        <w:rPr>
          <w:rStyle w:val="CommentReference"/>
        </w:rPr>
        <w:annotationRef/>
      </w:r>
      <w:r>
        <w:t>Ver a resposta ao comentário sobre Montiel Olea e Plagborg-Møller na seção 2.4: o HAC continua válido e basta dizer que a validade uniforme vale para horizontes curtos em relação à amostra.</w:t>
      </w:r>
    </w:p>
  </w:comment>
  <w:comment w:id="108" w:author="Pedro Franck Minella" w:date="2026-10-14T17:54:00Z" w:initials="PF">
    <w:p w14:paraId="21CD795B" w14:textId="77777777" w:rsidR="00016968" w:rsidRDefault="00016968" w:rsidP="00016968">
      <w:pPr>
        <w:pStyle w:val="CommentText"/>
      </w:pPr>
      <w:r>
        <w:rPr>
          <w:rStyle w:val="CommentReference"/>
        </w:rPr>
        <w:annotationRef/>
      </w:r>
      <w:r>
        <w:t>Melhorar a equação</w:t>
      </w:r>
    </w:p>
  </w:comment>
  <w:comment w:id="109" w:author="Claude" w:date="2026-10-14T20:03:00Z" w:initials="C">
    <w:p w14:paraId="71D92475" w14:textId="0C278170" w:rsidR="00962AB9" w:rsidRDefault="00962AB9">
      <w:pPr>
        <w:pStyle w:val="CommentText"/>
      </w:pPr>
      <w:r>
        <w:rPr>
          <w:rStyle w:val="CommentReference"/>
        </w:rPr>
        <w:annotationRef/>
      </w:r>
      <w:r>
        <w:t>Feito em 14/10: a equação está agora no formato nativo do Word, com índices pré e pós e a indicadora 1{t &lt; τ} montados como equação.</w:t>
      </w:r>
    </w:p>
  </w:comment>
  <w:comment w:id="112" w:author="Pedro Franck Minella" w:date="2026-10-14T17:54:00Z" w:initials="PF">
    <w:p w14:paraId="5ED2B135" w14:textId="77777777" w:rsidR="00016968" w:rsidRDefault="00016968" w:rsidP="00016968">
      <w:pPr>
        <w:pStyle w:val="CommentText"/>
      </w:pPr>
      <w:r>
        <w:rPr>
          <w:rStyle w:val="CommentReference"/>
        </w:rPr>
        <w:annotationRef/>
      </w:r>
      <w:r>
        <w:t>ajustar</w:t>
      </w:r>
    </w:p>
  </w:comment>
  <w:comment w:id="113" w:author="Claude" w:date="2026-10-14T20:03:00Z" w:initials="C">
    <w:p w14:paraId="629D6560" w14:textId="7D5EFD06" w:rsidR="00962AB9" w:rsidRDefault="00962AB9">
      <w:pPr>
        <w:pStyle w:val="CommentText"/>
      </w:pPr>
      <w:r>
        <w:rPr>
          <w:rStyle w:val="CommentReference"/>
        </w:rPr>
        <w:annotationRef/>
      </w:r>
      <w:r>
        <w:t>Feito em 14/10: convertido para o formato de equação do Word.</w:t>
      </w:r>
    </w:p>
  </w:comment>
  <w:comment w:id="114" w:author="Pedro Franck Minella" w:date="2026-10-14T17:54:00Z" w:initials="PF">
    <w:p w14:paraId="6149E4B9" w14:textId="77777777" w:rsidR="00016968" w:rsidRDefault="00016968" w:rsidP="00016968">
      <w:pPr>
        <w:pStyle w:val="CommentText"/>
      </w:pPr>
      <w:r>
        <w:rPr>
          <w:rStyle w:val="CommentReference"/>
        </w:rPr>
        <w:annotationRef/>
      </w:r>
      <w:r>
        <w:t>ajustar</w:t>
      </w:r>
    </w:p>
  </w:comment>
  <w:comment w:id="115" w:author="Claude" w:date="2026-10-14T20:03:00Z" w:initials="C">
    <w:p w14:paraId="401DDA79" w14:textId="142DD283" w:rsidR="00962AB9" w:rsidRDefault="00962AB9">
      <w:pPr>
        <w:pStyle w:val="CommentText"/>
      </w:pPr>
      <w:r>
        <w:rPr>
          <w:rStyle w:val="CommentReference"/>
        </w:rPr>
        <w:annotationRef/>
      </w:r>
      <w:r>
        <w:t>Feito em 14/10: convertido para o formato de equação do Word.</w:t>
      </w:r>
    </w:p>
  </w:comment>
  <w:comment w:id="110" w:author="Revisão ChatGPT" w:date="2026-10-14T19:38:00Z" w:initials="CG">
    <w:p w14:paraId="3C9176FF" w14:textId="77777777" w:rsidR="00DC4A10" w:rsidRDefault="00E00F20">
      <w:r>
        <w:rPr>
          <w:rStyle w:val="CommentReference"/>
        </w:rPr>
        <w:annotationRef/>
      </w:r>
      <w:r w:rsidR="0025192B">
        <w:t>Como a dependente é uma variação acumulada do nível, a indicadora isolada de regime controla uma mudança na média dessa variação, não uma mudança no nível médio do índice de preços. Ajustar a descrição para corresponder à equação (3).</w:t>
      </w:r>
    </w:p>
  </w:comment>
  <w:comment w:id="111" w:author="Claude" w:date="2026-10-14T20:03:00Z" w:initials="C">
    <w:p w14:paraId="3CF1A06A" w14:textId="559C7041" w:rsidR="00962AB9" w:rsidRDefault="00962AB9">
      <w:pPr>
        <w:pStyle w:val="CommentText"/>
      </w:pPr>
      <w:r>
        <w:rPr>
          <w:rStyle w:val="CommentReference"/>
        </w:rPr>
        <w:annotationRef/>
      </w:r>
      <w:r>
        <w:t>Procede, ajuste de redação. Sugestão: 'entra também isoladamente, para que uma mudança na média da variação acumulada entre os períodos não seja atribuída ao choque'.</w:t>
      </w:r>
    </w:p>
  </w:comment>
  <w:comment w:id="118" w:author="Revisão ChatGPT" w:date="2026-10-14T19:38:00Z" w:initials="CG">
    <w:p w14:paraId="338EF512" w14:textId="77777777" w:rsidR="00DC4A10" w:rsidRDefault="00E00F20">
      <w:r>
        <w:rPr>
          <w:rStyle w:val="CommentReference"/>
        </w:rPr>
        <w:annotationRef/>
      </w:r>
      <w:r w:rsidR="0025192B">
        <w:t>Explicitar a fórmula das indicadoras de janela e como se tratam defasagens ou janelas que cruzam março de 2020. Conferir se as dez colunas permanecem linearmente independentes em cada horizonte e quais observações efetivamente identificam o choque.</w:t>
      </w:r>
    </w:p>
  </w:comment>
  <w:comment w:id="119" w:author="Claude" w:date="2026-10-14T20:03:00Z" w:initials="C">
    <w:p w14:paraId="6D8B4294" w14:textId="3F9B6822" w:rsidR="00962AB9" w:rsidRDefault="00962AB9">
      <w:pPr>
        <w:pStyle w:val="CommentText"/>
      </w:pPr>
      <w:r>
        <w:rPr>
          <w:rStyle w:val="CommentReference"/>
        </w:rPr>
        <w:annotationRef/>
      </w:r>
      <w:r>
        <w:t>Procede, pendente. A definição no código é 1{t ≤ s ≤ t+h}, para cada mês s de março a dezembro de 2020. Sugestão: escrever isso em uma linha na seção 3.4.</w:t>
      </w:r>
    </w:p>
  </w:comment>
  <w:comment w:id="116" w:author="Pedro Franck Minella" w:date="2026-10-14T17:59:00Z" w:initials="PF">
    <w:p w14:paraId="304E76B8" w14:textId="77777777" w:rsidR="00130C01" w:rsidRDefault="00130C01" w:rsidP="00130C01">
      <w:pPr>
        <w:pStyle w:val="CommentText"/>
      </w:pPr>
      <w:r>
        <w:rPr>
          <w:rStyle w:val="CommentReference"/>
        </w:rPr>
        <w:annotationRef/>
      </w:r>
      <w:r>
        <w:t>Se eu n me engano eu pedi para o claude colocar todos os anos e não retirar alguns meses de 2020 e colocar as dummys de oxford e fazer outro modelo colocando dummy binarias como oq foi feito nos anos de 2021 e 2022</w:t>
      </w:r>
    </w:p>
  </w:comment>
  <w:comment w:id="117" w:author="Claude" w:date="2026-10-14T20:03:00Z" w:initials="C">
    <w:p w14:paraId="47F6C38E" w14:textId="35F39EAE" w:rsidR="00962AB9" w:rsidRDefault="00962AB9">
      <w:pPr>
        <w:pStyle w:val="CommentText"/>
      </w:pPr>
      <w:r>
        <w:rPr>
          <w:rStyle w:val="CommentReference"/>
        </w:rPr>
        <w:annotationRef/>
      </w:r>
      <w:r>
        <w:t>Na decisão de 14/10, as indicadoras de janela ficaram no modelo principal, com o índice de Oxford e a versão sem controle como robustez. Nenhum mês de 2020 sai da amostra: as dez indicadoras neutralizam março a dezembro de 2020, o que no impacto equivale numericamente a retirá-los. A seção 4.7.2 e a Figura 12 já trazem a alternativa (0,088 com Oxford). Para outra configuração, preciso reestimar.</w:t>
      </w:r>
    </w:p>
  </w:comment>
  <w:comment w:id="123" w:author="Pedro Franck Minella" w:date="2026-10-14T18:01:00Z" w:initials="PF">
    <w:p w14:paraId="33DAB09F" w14:textId="77777777" w:rsidR="00924C87" w:rsidRDefault="00924C87" w:rsidP="00924C87">
      <w:pPr>
        <w:pStyle w:val="CommentText"/>
      </w:pPr>
      <w:r>
        <w:rPr>
          <w:rStyle w:val="CommentReference"/>
        </w:rPr>
        <w:annotationRef/>
      </w:r>
      <w:r>
        <w:t>Ajustar os betas e colocar em formato equação</w:t>
      </w:r>
    </w:p>
  </w:comment>
  <w:comment w:id="124" w:author="Claude" w:date="2026-10-14T20:03:00Z" w:initials="C">
    <w:p w14:paraId="5E1B4FE7" w14:textId="05BEFBAD" w:rsidR="00962AB9" w:rsidRDefault="00962AB9">
      <w:pPr>
        <w:pStyle w:val="CommentText"/>
      </w:pPr>
      <w:r>
        <w:rPr>
          <w:rStyle w:val="CommentReference"/>
        </w:rPr>
        <w:annotationRef/>
      </w:r>
      <w:r>
        <w:t>Feito em 14/10: os betas do texto e das equações estão agora em formato de equação do Word.</w:t>
      </w:r>
    </w:p>
  </w:comment>
  <w:comment w:id="120" w:author="Revisão ChatGPT" w:date="2026-10-14T19:38:00Z" w:initials="CG">
    <w:p w14:paraId="0E5C849D" w14:textId="77777777" w:rsidR="00DC4A10" w:rsidRDefault="00E00F20">
      <w:r>
        <w:rPr>
          <w:rStyle w:val="CommentReference"/>
        </w:rPr>
        <w:annotationRef/>
      </w:r>
      <w:r w:rsidR="0025192B">
        <w:t>O trabalho reporta magnitudes de cada regime e exercícios contrafactuais, além da diferença. Por isso, declarar que os níveis não são objeto de interesse é incompatível com parte dos resultados e da conclusão. Distinguir o objeto prioritário da validade causal das magnitudes reportadas.</w:t>
      </w:r>
    </w:p>
  </w:comment>
  <w:comment w:id="121" w:author="Pedro Franck Minella" w:date="2026-10-14T18:02:00Z" w:initials="PF">
    <w:p w14:paraId="5D74FA84" w14:textId="77777777" w:rsidR="00C61C07" w:rsidRDefault="00C61C07" w:rsidP="00C61C07">
      <w:pPr>
        <w:pStyle w:val="CommentText"/>
      </w:pPr>
      <w:r>
        <w:rPr>
          <w:rStyle w:val="CommentReference"/>
        </w:rPr>
        <w:annotationRef/>
      </w:r>
      <w:r>
        <w:t>Vc tem um ponto.</w:t>
      </w:r>
    </w:p>
  </w:comment>
  <w:comment w:id="122" w:author="Claude" w:date="2026-10-14T20:03:00Z" w:initials="C">
    <w:p w14:paraId="0AC9DA57" w14:textId="6CB469F8" w:rsidR="00962AB9" w:rsidRDefault="00962AB9">
      <w:pPr>
        <w:pStyle w:val="CommentText"/>
      </w:pPr>
      <w:r>
        <w:rPr>
          <w:rStyle w:val="CommentReference"/>
        </w:rPr>
        <w:annotationRef/>
      </w:r>
      <w:r>
        <w:t>Resolvido em 14/10: saiu a frase de que o nível não é objeto de interesse; a 3.4 diz agora que os coeficientes são associações condicionais e que a leitura causal fica restrita ao contraste, sob hipótese.</w:t>
      </w:r>
    </w:p>
  </w:comment>
  <w:comment w:id="125" w:author="Pedro Franck Minella" w:date="2026-10-14T18:01:00Z" w:initials="PF">
    <w:p w14:paraId="3344B58A" w14:textId="77777777" w:rsidR="00924C87" w:rsidRDefault="00924C87" w:rsidP="00924C87">
      <w:pPr>
        <w:pStyle w:val="CommentText"/>
      </w:pPr>
      <w:r>
        <w:rPr>
          <w:rStyle w:val="CommentReference"/>
        </w:rPr>
        <w:annotationRef/>
      </w:r>
      <w:r>
        <w:t>ajustar</w:t>
      </w:r>
    </w:p>
  </w:comment>
  <w:comment w:id="126" w:author="Claude" w:date="2026-10-14T20:03:00Z" w:initials="C">
    <w:p w14:paraId="60522E07" w14:textId="1E9723F7" w:rsidR="00962AB9" w:rsidRDefault="00962AB9">
      <w:pPr>
        <w:pStyle w:val="CommentText"/>
      </w:pPr>
      <w:r>
        <w:rPr>
          <w:rStyle w:val="CommentReference"/>
        </w:rPr>
        <w:annotationRef/>
      </w:r>
      <w:r>
        <w:t>Feito em 14/10: convertido para o formato de equação do Word.</w:t>
      </w:r>
    </w:p>
  </w:comment>
  <w:comment w:id="127" w:author="Revisão ChatGPT" w:date="2026-10-14T19:38:00Z" w:initials="CG">
    <w:p w14:paraId="0E58430B" w14:textId="77777777" w:rsidR="00DC4A10" w:rsidRDefault="00E00F20">
      <w:r>
        <w:rPr>
          <w:rStyle w:val="CommentReference"/>
        </w:rPr>
        <w:annotationRef/>
      </w:r>
      <w:r w:rsidR="0025192B">
        <w:t>Definir os termos de viés como limites probabilísticos e explicitar as condições para a diferença ser consistente. A analogia com DiD não oferece grupo de controle nem garante tendências paralelas neste desenho de série temporal. Igualdade do viés também depende da covariância entre choque e omitidas e da variância do choque em cada regime, não apenas da estabilidade da sua distribuição marginal.</w:t>
      </w:r>
    </w:p>
  </w:comment>
  <w:comment w:id="128" w:author="Pedro Franck Minella" w:date="2026-10-14T18:02:00Z" w:initials="PF">
    <w:p w14:paraId="5CD0C452" w14:textId="77777777" w:rsidR="00C61C07" w:rsidRDefault="00C61C07" w:rsidP="00C61C07">
      <w:pPr>
        <w:pStyle w:val="CommentText"/>
      </w:pPr>
      <w:r>
        <w:rPr>
          <w:rStyle w:val="CommentReference"/>
        </w:rPr>
        <w:annotationRef/>
      </w:r>
      <w:r>
        <w:t>Verdade. N sei como desenvolver isso</w:t>
      </w:r>
    </w:p>
  </w:comment>
  <w:comment w:id="129" w:author="Claude" w:date="2026-10-14T20:03:00Z" w:initials="C">
    <w:p w14:paraId="274B77F3" w14:textId="22B7FB47" w:rsidR="00962AB9" w:rsidRDefault="00962AB9">
      <w:pPr>
        <w:pStyle w:val="CommentText"/>
      </w:pPr>
      <w:r>
        <w:rPr>
          <w:rStyle w:val="CommentReference"/>
        </w:rPr>
        <w:annotationRef/>
      </w:r>
      <w:r>
        <w:t>Resolvido em 14/10: o asterisco denota agora o limite em probabilidade, a analogia com diferenças em diferenças saiu e o texto explica o que a igualdade dos vieses exige.</w:t>
      </w:r>
    </w:p>
  </w:comment>
  <w:comment w:id="130" w:author="Revisão ChatGPT" w:date="2026-10-14T19:38:00Z" w:initials="CG">
    <w:p w14:paraId="6B10C5D3" w14:textId="77777777" w:rsidR="00DC4A10" w:rsidRDefault="00E00F20">
      <w:r>
        <w:rPr>
          <w:rStyle w:val="CommentReference"/>
        </w:rPr>
        <w:annotationRef/>
      </w:r>
      <w:r w:rsidR="0025192B">
        <w:t>A condição de tomador de preços reduz a possibilidade de causalidade reversa do Brasil para o Brent, mas não elimina a correlação com choques globais que também afetam a inflação brasileira. O controle global de K.5 é útil, sem demonstrar sozinho igualdade do viés.</w:t>
      </w:r>
    </w:p>
  </w:comment>
  <w:comment w:id="131" w:author="Claude" w:date="2026-10-14T20:03:00Z" w:initials="C">
    <w:p w14:paraId="072F8500" w14:textId="4413E1E9" w:rsidR="00962AB9" w:rsidRDefault="00962AB9">
      <w:pPr>
        <w:pStyle w:val="CommentText"/>
      </w:pPr>
      <w:r>
        <w:rPr>
          <w:rStyle w:val="CommentReference"/>
        </w:rPr>
        <w:annotationRef/>
      </w:r>
      <w:r>
        <w:t>Procede. Com a endogeneidade assumida na 3.4, a condição de tomador de preço fica só como redução da causalidade reversa. O controle global do K.5 é evidência parcial.</w:t>
      </w:r>
    </w:p>
  </w:comment>
  <w:comment w:id="134" w:author="Revisão ChatGPT" w:date="2026-10-14T19:38:00Z" w:initials="CG">
    <w:p w14:paraId="7D821EC4" w14:textId="77777777" w:rsidR="00DC4A10" w:rsidRDefault="00E00F20">
      <w:r>
        <w:rPr>
          <w:rStyle w:val="CommentReference"/>
        </w:rPr>
        <w:annotationRef/>
      </w:r>
      <w:r w:rsidR="0025192B">
        <w:t>Esclarecer por que a largura de banda é h+1 para uma dependente que acumula h+1 variações. A autocorrelação dos resíduos pode exceder a gerada pela sobreposição, se houver dinâmica ou choques não controlados. Registrar se a escolha foi avaliada em sensibilidade.</w:t>
      </w:r>
    </w:p>
  </w:comment>
  <w:comment w:id="135" w:author="Claude" w:date="2026-10-14T20:03:00Z" w:initials="C">
    <w:p w14:paraId="49CE6F80" w14:textId="64117D79" w:rsidR="00962AB9" w:rsidRDefault="00962AB9">
      <w:pPr>
        <w:pStyle w:val="CommentText"/>
      </w:pPr>
      <w:r>
        <w:rPr>
          <w:rStyle w:val="CommentReference"/>
        </w:rPr>
        <w:annotationRef/>
      </w:r>
      <w:r>
        <w:t>Em parte. h+1 é a escolha usual quando a dependente sobrepõe h+1 variações. Não testei outras larguras; se quiser, rodo uma sensibilidade para registrar em nota.</w:t>
      </w:r>
    </w:p>
  </w:comment>
  <w:comment w:id="136" w:author="Revisão ChatGPT" w:date="2026-10-14T19:38:00Z" w:initials="CG">
    <w:p w14:paraId="03E353CC" w14:textId="77777777" w:rsidR="00DC4A10" w:rsidRDefault="00E00F20">
      <w:r>
        <w:rPr>
          <w:rStyle w:val="CommentReference"/>
        </w:rPr>
        <w:annotationRef/>
      </w:r>
      <w:r w:rsidR="0025192B">
        <w:t>O uso de bootstrap não implica inexistência de distribuição assintótica em todos os casos listados. Documentar a construção da covariância entre horizontes, a geração do sup-t, o teste conjunto e a repetição da seleção do corte. Conferir também se as bandas por regime condicionam no corte selecionado ou incorporam sua incerteza.</w:t>
      </w:r>
    </w:p>
  </w:comment>
  <w:comment w:id="137" w:author="Claude" w:date="2026-10-14T20:03:00Z" w:initials="C">
    <w:p w14:paraId="0E07725D" w14:textId="770A2B41" w:rsidR="00962AB9" w:rsidRDefault="00962AB9">
      <w:pPr>
        <w:pStyle w:val="CommentText"/>
      </w:pPr>
      <w:r>
        <w:rPr>
          <w:rStyle w:val="CommentReference"/>
        </w:rPr>
        <w:annotationRef/>
      </w:r>
      <w:r>
        <w:t>Em parte. O texto não diz que não há distribuição assintótica; diz onde se usa reamostragem. Cabe uma nota curta sobre réplicas e covariância entre horizontes.</w:t>
      </w:r>
    </w:p>
  </w:comment>
  <w:comment w:id="138" w:author="Pedro Franck Minella" w:date="2026-10-14T18:04:00Z" w:initials="PF">
    <w:p w14:paraId="1B64B640" w14:textId="77777777" w:rsidR="00FD3E48" w:rsidRDefault="00FD3E48" w:rsidP="00FD3E48">
      <w:pPr>
        <w:pStyle w:val="CommentText"/>
      </w:pPr>
      <w:r>
        <w:rPr>
          <w:rStyle w:val="CommentReference"/>
        </w:rPr>
        <w:annotationRef/>
      </w:r>
      <w:r>
        <w:t>ajustar</w:t>
      </w:r>
    </w:p>
  </w:comment>
  <w:comment w:id="139" w:author="Claude" w:date="2026-10-14T20:03:00Z" w:initials="C">
    <w:p w14:paraId="5C2A4849" w14:textId="473243CD" w:rsidR="00962AB9" w:rsidRDefault="00962AB9">
      <w:pPr>
        <w:pStyle w:val="CommentText"/>
      </w:pPr>
      <w:r>
        <w:rPr>
          <w:rStyle w:val="CommentReference"/>
        </w:rPr>
        <w:annotationRef/>
      </w:r>
      <w:r>
        <w:t>Feito em 14/10: convertido para o formato de equação do Word.</w:t>
      </w:r>
    </w:p>
  </w:comment>
  <w:comment w:id="142" w:author="Revisão ChatGPT" w:date="2026-10-14T19:38:00Z" w:initials="CG">
    <w:p w14:paraId="43125FB3" w14:textId="77777777" w:rsidR="00DC4A10" w:rsidRDefault="00E00F20">
      <w:r>
        <w:rPr>
          <w:rStyle w:val="CommentReference"/>
        </w:rPr>
        <w:annotationRef/>
      </w:r>
      <w:r w:rsidR="0025192B">
        <w:t>A soma dos Wald por série é uma estatística agregada, não necessariamente o Wald multivariado convencional. Identificar as quatro séries principais e o conjunto de cinco. Explicitar se o mesmo peso de bloco é aplicado conjuntamente às séries para preservar a dependência transversal.</w:t>
      </w:r>
    </w:p>
  </w:comment>
  <w:comment w:id="143" w:author="Claude" w:date="2026-10-14T20:03:00Z" w:initials="C">
    <w:p w14:paraId="6E5FE603" w14:textId="7CF899A5" w:rsidR="00962AB9" w:rsidRDefault="00962AB9">
      <w:pPr>
        <w:pStyle w:val="CommentText"/>
      </w:pPr>
      <w:r>
        <w:rPr>
          <w:rStyle w:val="CommentReference"/>
        </w:rPr>
        <w:annotationRef/>
      </w:r>
      <w:r>
        <w:t>As quatro séries são gasolina ao consumidor, diesel, IPCA Transportes e IPCA Geral; o conjunto de cinco acrescenta a refinaria (conferido no código). O sorteio do bootstrap é indexado por data, o mesmo para todas as séries, o que preserva a dependência entre elas. Vale dizer as duas coisas na 3.6.</w:t>
      </w:r>
    </w:p>
  </w:comment>
  <w:comment w:id="144" w:author="Pedro Franck Minella" w:date="2026-10-14T18:05:00Z" w:initials="PF">
    <w:p w14:paraId="2B9A90C4" w14:textId="77777777" w:rsidR="00377D83" w:rsidRDefault="00377D83" w:rsidP="00377D83">
      <w:pPr>
        <w:pStyle w:val="CommentText"/>
      </w:pPr>
      <w:r>
        <w:rPr>
          <w:rStyle w:val="CommentReference"/>
        </w:rPr>
        <w:annotationRef/>
      </w:r>
      <w:r>
        <w:t>ajustar</w:t>
      </w:r>
    </w:p>
  </w:comment>
  <w:comment w:id="145" w:author="Claude" w:date="2026-10-14T20:03:00Z" w:initials="C">
    <w:p w14:paraId="682B410E" w14:textId="632C1E59" w:rsidR="00962AB9" w:rsidRDefault="00962AB9">
      <w:pPr>
        <w:pStyle w:val="CommentText"/>
      </w:pPr>
      <w:r>
        <w:rPr>
          <w:rStyle w:val="CommentReference"/>
        </w:rPr>
        <w:annotationRef/>
      </w:r>
      <w:r>
        <w:t>Feito em 14/10: convertido para o formato de equação do Word.</w:t>
      </w:r>
    </w:p>
  </w:comment>
  <w:comment w:id="146" w:author="Revisão ChatGPT" w:date="2026-10-14T19:38:00Z" w:initials="CG">
    <w:p w14:paraId="32EE1E69" w14:textId="77777777" w:rsidR="00DC4A10" w:rsidRDefault="00E00F20">
      <w:r>
        <w:rPr>
          <w:rStyle w:val="CommentReference"/>
        </w:rPr>
        <w:annotationRef/>
      </w:r>
      <w:r w:rsidR="0025192B">
        <w:t>O conjunto de datas com rejeição do teste de inexistência de quebra não é automaticamente um intervalo de confiança para a data da quebra. Para chamá-lo de faixa compatível ou intervalo da data, justificar a inversão do teste e a cobertura. Essa distinção afeta a Tabela 6 e as seções 4.6 e 5.</w:t>
      </w:r>
    </w:p>
  </w:comment>
  <w:comment w:id="147" w:author="Claude" w:date="2026-10-14T20:03:00Z" w:initials="C">
    <w:p w14:paraId="2E953318" w14:textId="27411B38" w:rsidR="00962AB9" w:rsidRDefault="00962AB9">
      <w:pPr>
        <w:pStyle w:val="CommentText"/>
      </w:pPr>
      <w:r>
        <w:rPr>
          <w:rStyle w:val="CommentReference"/>
        </w:rPr>
        <w:annotationRef/>
      </w:r>
      <w:r>
        <w:t>Procede. O texto já diz que a faixa não é intervalo de confiança da data, mas o cabeçalho da Tabela 6 ainda diz 'Faixa compatível'. Sugestão: 'Datas que rejeitam a 5%'.</w:t>
      </w:r>
    </w:p>
  </w:comment>
  <w:comment w:id="150" w:author="Revisão ChatGPT" w:date="2026-10-14T19:38:00Z" w:initials="CG">
    <w:p w14:paraId="74116773" w14:textId="77777777" w:rsidR="00DC4A10" w:rsidRDefault="00E00F20">
      <w:r>
        <w:rPr>
          <w:rStyle w:val="CommentReference"/>
        </w:rPr>
        <w:annotationRef/>
      </w:r>
      <w:r w:rsidR="0025192B">
        <w:t>A diferença entre coeficientes antes e depois de condicionar em mediadores contemporâneos é uma decomposição de regressão. A leitura causal exige hipóteses adicionais sobre confundimento do mediador e variáveis pós-tratamento. A limitação da seção 3.7 deve acompanhar o uso das palavras canal, passa e transita nos resultados.</w:t>
      </w:r>
    </w:p>
  </w:comment>
  <w:comment w:id="151" w:author="Claude" w:date="2026-10-14T20:03:00Z" w:initials="C">
    <w:p w14:paraId="07BDF8BB" w14:textId="61C2ADA0" w:rsidR="00962AB9" w:rsidRDefault="00962AB9">
      <w:pPr>
        <w:pStyle w:val="CommentText"/>
      </w:pPr>
      <w:r>
        <w:rPr>
          <w:rStyle w:val="CommentReference"/>
        </w:rPr>
        <w:annotationRef/>
      </w:r>
      <w:r>
        <w:t>Procede; a seção 3.7 já trata a leitura como contábil. Nada a mudar.</w:t>
      </w:r>
    </w:p>
  </w:comment>
  <w:comment w:id="152" w:author="Revisão ChatGPT" w:date="2026-10-14T19:38:00Z" w:initials="CG">
    <w:p w14:paraId="5ABAA7A7" w14:textId="77777777" w:rsidR="00DC4A10" w:rsidRDefault="00E00F20">
      <w:r>
        <w:rPr>
          <w:rStyle w:val="CommentReference"/>
        </w:rPr>
        <w:annotationRef/>
      </w:r>
      <w:r w:rsidR="0025192B">
        <w:t>Verificar a identidade algébrica com o mesmo conjunto de controles e a mesma amostra em ambas as equações. A identidade decorre da álgebra de regressão/viés por variável omitida; citar FWL não identifica causalmente mediação. Confirmar a covariância usada no erro-padrão da diferença ou dos produtos.</w:t>
      </w:r>
    </w:p>
  </w:comment>
  <w:comment w:id="153" w:author="Claude" w:date="2026-10-14T20:03:00Z" w:initials="C">
    <w:p w14:paraId="048BAE2B" w14:textId="49E1540F" w:rsidR="00962AB9" w:rsidRDefault="00962AB9">
      <w:pPr>
        <w:pStyle w:val="CommentText"/>
      </w:pPr>
      <w:r>
        <w:rPr>
          <w:rStyle w:val="CommentReference"/>
        </w:rPr>
        <w:annotationRef/>
      </w:r>
      <w:r>
        <w:t>Conferido: a identidade é verificada no código com os mesmos controles e a mesma amostra, com desvio zero. O erro-padrão é condicional aos regressores, inclusive aos preços dos combustíveis.</w:t>
      </w:r>
    </w:p>
  </w:comment>
  <w:comment w:id="154" w:author="Pedro Franck Minella" w:date="2026-10-14T18:07:00Z" w:initials="PF">
    <w:p w14:paraId="4E368950" w14:textId="77777777" w:rsidR="00A24DA2" w:rsidRDefault="00A24DA2" w:rsidP="00A24DA2">
      <w:pPr>
        <w:pStyle w:val="CommentText"/>
      </w:pPr>
      <w:r>
        <w:rPr>
          <w:rStyle w:val="CommentReference"/>
        </w:rPr>
        <w:annotationRef/>
      </w:r>
      <w:r>
        <w:t>Ajustar equações</w:t>
      </w:r>
    </w:p>
  </w:comment>
  <w:comment w:id="155" w:author="Claude" w:date="2026-10-14T20:03:00Z" w:initials="C">
    <w:p w14:paraId="646297BE" w14:textId="613D1211" w:rsidR="00962AB9" w:rsidRDefault="00962AB9">
      <w:pPr>
        <w:pStyle w:val="CommentText"/>
      </w:pPr>
      <w:r>
        <w:rPr>
          <w:rStyle w:val="CommentReference"/>
        </w:rPr>
        <w:annotationRef/>
      </w:r>
      <w:r>
        <w:t>Feito em 14/10: as equações (10) a (12) estão agora no formato nativo do Word.</w:t>
      </w:r>
    </w:p>
  </w:comment>
  <w:comment w:id="156" w:author="Revisão ChatGPT" w:date="2026-10-14T19:38:00Z" w:initials="CG">
    <w:p w14:paraId="45BE9BB1" w14:textId="77777777" w:rsidR="00DC4A10" w:rsidRDefault="00E00F20">
      <w:r>
        <w:rPr>
          <w:rStyle w:val="CommentReference"/>
        </w:rPr>
        <w:annotationRef/>
      </w:r>
      <w:r w:rsidR="0025192B">
        <w:t>A redação original contradiz a seção 4.5.1 e a conclusão, que reconhecem dependência entre os exercícios. Além disso, uma resposta de preços sem combustíveis pode decorrer de demanda ou outros choques correlacionados, e não necessariamente de custos transmitidos pelos combustíveis. Tratar a classificação como interpretação condicionada às hipóteses de identificação.</w:t>
      </w:r>
    </w:p>
  </w:comment>
  <w:comment w:id="157" w:author="Claude" w:date="2026-10-14T20:03:00Z" w:initials="C">
    <w:p w14:paraId="7EEAEF0A" w14:textId="7CE69382" w:rsidR="00962AB9" w:rsidRDefault="00962AB9">
      <w:pPr>
        <w:pStyle w:val="CommentText"/>
      </w:pPr>
      <w:r>
        <w:rPr>
          <w:rStyle w:val="CommentReference"/>
        </w:rPr>
        <w:annotationRef/>
      </w:r>
      <w:r>
        <w:t>Resolvido. A redação atual diz que os exercícios compartilham choque, controles e amostra.</w:t>
      </w:r>
    </w:p>
  </w:comment>
  <w:comment w:id="160" w:author="Revisão ChatGPT" w:date="2026-10-14T19:38:00Z" w:initials="CG">
    <w:p w14:paraId="3C67AFF7" w14:textId="77777777" w:rsidR="00DC4A10" w:rsidRDefault="00E00F20">
      <w:r>
        <w:rPr>
          <w:rStyle w:val="CommentReference"/>
        </w:rPr>
        <w:annotationRef/>
      </w:r>
      <w:r w:rsidR="0025192B">
        <w:t>O placebo é uma verificação de ausência de associação antecipada, não condição suficiente de exogeneidade. Choques de petróleo podem ser antecipados e a variação mensal inclui informações da própria janela. A não rejeição em amostra pequena não estabelece validade da identificação.</w:t>
      </w:r>
    </w:p>
  </w:comment>
  <w:comment w:id="161" w:author="Claude" w:date="2026-10-14T20:03:00Z" w:initials="C">
    <w:p w14:paraId="34B5D8EA" w14:textId="61F20320" w:rsidR="00962AB9" w:rsidRDefault="00962AB9">
      <w:pPr>
        <w:pStyle w:val="CommentText"/>
      </w:pPr>
      <w:r>
        <w:rPr>
          <w:rStyle w:val="CommentReference"/>
        </w:rPr>
        <w:annotationRef/>
      </w:r>
      <w:r>
        <w:t>Em parte. O texto já apresenta o placebo como verificação de associação antecipada; com a endogeneidade assumida, ele não precisa servir de prova de exogeneidade. Pode ficar.</w:t>
      </w:r>
    </w:p>
  </w:comment>
  <w:comment w:id="162" w:author="Revisão ChatGPT" w:date="2026-10-14T19:38:00Z" w:initials="CG">
    <w:p w14:paraId="70D66853" w14:textId="77777777" w:rsidR="00DC4A10" w:rsidRDefault="00E00F20">
      <w:r>
        <w:rPr>
          <w:rStyle w:val="CommentReference"/>
        </w:rPr>
        <w:annotationRef/>
      </w:r>
      <w:r w:rsidR="0025192B">
        <w:t>Para permitir replicação, informar as versões de cada biblioteca, as sementes, o número de réplicas de todos os exercícios e um repositório ou arquivo de código. A frase mediante solicitação pode ser mantida, mas oferece menos verificabilidade que um depósito acessível.</w:t>
      </w:r>
    </w:p>
  </w:comment>
  <w:comment w:id="163" w:author="Claude" w:date="2026-10-14T20:03:00Z" w:initials="C">
    <w:p w14:paraId="1C6ECE00" w14:textId="26102BB9" w:rsidR="00962AB9" w:rsidRDefault="00962AB9">
      <w:pPr>
        <w:pStyle w:val="CommentText"/>
      </w:pPr>
      <w:r>
        <w:rPr>
          <w:rStyle w:val="CommentReference"/>
        </w:rPr>
        <w:annotationRef/>
      </w:r>
      <w:r>
        <w:t>Em parte. As sementes estão nos scripts; faltam as versões das bibliotecas e o número de réplicas por exercício. Um apêndice curto ou um repositório resolve.</w:t>
      </w:r>
    </w:p>
  </w:comment>
  <w:comment w:id="170" w:author="Revisão ChatGPT" w:date="2026-10-14T19:38:00Z" w:initials="CG">
    <w:p w14:paraId="6C6D30EF" w14:textId="77777777" w:rsidR="00DC4A10" w:rsidRDefault="00E00F20">
      <w:r>
        <w:rPr>
          <w:rStyle w:val="CommentReference"/>
        </w:rPr>
        <w:annotationRef/>
      </w:r>
      <w:r w:rsidR="0025192B">
        <w:t>A Tabela 1 apresenta coeficientes do IPCA Geral significativos em h=0, 1 e 3. O teste conjunto informado, p=0,194, não deve ser interpretado como ausência de toda evidência de repasse. São hipóteses diferentes: nulidade conjunta do vetor e igualdade entre regimes. Conferir a implementação e a calibração do teste conjunto, especialmente a covariância entre horizontes e a distribuição bootstrap.</w:t>
      </w:r>
    </w:p>
  </w:comment>
  <w:comment w:id="171" w:author="Claude" w:date="2026-10-14T20:03:00Z" w:initials="C">
    <w:p w14:paraId="556A315F" w14:textId="7FA2FB47" w:rsidR="00962AB9" w:rsidRDefault="00962AB9">
      <w:pPr>
        <w:pStyle w:val="CommentText"/>
      </w:pPr>
      <w:r>
        <w:rPr>
          <w:rStyle w:val="CommentReference"/>
        </w:rPr>
        <w:annotationRef/>
      </w:r>
      <w:r>
        <w:t>Procede. No IPCA Geral, o teste conjunto de nulidade de 0 a 6 meses tem estatística 12,84, p de 0,194 por bootstrap e 0,076 pelo qui-quadrado, enquanto os coeficientes em 0, 1 e 3 meses são significativos isoladamente. Sugestão: informar os dois p-valores e dizer que o bootstrap é mais conservador.</w:t>
      </w:r>
    </w:p>
  </w:comment>
  <w:comment w:id="172" w:author="Revisão ChatGPT" w:date="2026-10-14T19:38:00Z" w:initials="CG">
    <w:p w14:paraId="33FB3989" w14:textId="77777777" w:rsidR="00DC4A10" w:rsidRDefault="00E00F20">
      <w:r>
        <w:rPr>
          <w:rStyle w:val="CommentReference"/>
        </w:rPr>
        <w:annotationRef/>
      </w:r>
      <w:r w:rsidR="0025192B">
        <w:t>A potência depende da hipótese, da especificação, da variância e do tamanho do efeito, além do número de observações. A mesma amostra pode rejeitar em um teste e não em outro. Apresentar a agregação de regimes como interpretação sustentada pelo teste de heterogeneidade, sem inferir que a diferença de rejeição demonstra a causa da não rejeição do teste conjunto.</w:t>
      </w:r>
    </w:p>
  </w:comment>
  <w:comment w:id="173" w:author="Claude" w:date="2026-10-14T20:03:00Z" w:initials="C">
    <w:p w14:paraId="2A8EC403" w14:textId="71FF9FD3" w:rsidR="00962AB9" w:rsidRDefault="00962AB9">
      <w:pPr>
        <w:pStyle w:val="CommentText"/>
      </w:pPr>
      <w:r>
        <w:rPr>
          <w:rStyle w:val="CommentReference"/>
        </w:rPr>
        <w:annotationRef/>
      </w:r>
      <w:r>
        <w:t>Resolvido na redação atual da seção 4.2.</w:t>
      </w:r>
    </w:p>
  </w:comment>
  <w:comment w:id="176" w:author="Revisão ChatGPT" w:date="2026-10-14T19:38:00Z" w:initials="CG">
    <w:p w14:paraId="523C1494" w14:textId="77777777" w:rsidR="00DC4A10" w:rsidRDefault="00E00F20">
      <w:r>
        <w:rPr>
          <w:rStyle w:val="CommentReference"/>
        </w:rPr>
        <w:annotationRef/>
      </w:r>
      <w:r w:rsidR="0025192B">
        <w:t>Os Wald desta tabela são pontuais e condicionais ao corte selecionado. Distinguir esses p-valores dos testes conjuntos e dos p-valores ajustados por seleção. A não rejeição em h=3 do IPCA Geral é p=0,160; a significância do coeficiente pós isolado não prova diferença entre regimes.</w:t>
      </w:r>
    </w:p>
  </w:comment>
  <w:comment w:id="177" w:author="Claude" w:date="2026-10-14T20:03:00Z" w:initials="C">
    <w:p w14:paraId="76A353EA" w14:textId="459A011B" w:rsidR="00962AB9" w:rsidRDefault="00962AB9">
      <w:pPr>
        <w:pStyle w:val="CommentText"/>
      </w:pPr>
      <w:r>
        <w:rPr>
          <w:rStyle w:val="CommentReference"/>
        </w:rPr>
        <w:annotationRef/>
      </w:r>
      <w:r>
        <w:t>Procede. Sugestão para a nota da Tabela 2: 'Wald: p-valor pontual da igualdade entre regimes, condicional ao corte de março de 2017; o p-valor ajustado pela seleção da data está na seção 4.6.'</w:t>
      </w:r>
    </w:p>
  </w:comment>
  <w:comment w:id="178" w:author="Revisão ChatGPT" w:date="2026-10-14T19:38:00Z" w:initials="CG">
    <w:p w14:paraId="47DB0839" w14:textId="77777777" w:rsidR="00DC4A10" w:rsidRDefault="00E00F20">
      <w:r>
        <w:rPr>
          <w:rStyle w:val="CommentReference"/>
        </w:rPr>
        <w:annotationRef/>
      </w:r>
      <w:r w:rsidR="0025192B">
        <w:t>A frase dezesseis dos dezoito coeficientes refere-se aos horizontes 0, 1 e 3, e não a todos os horizontes de 0 a 3. Especificar os três horizontes em toda repetição. Os p-valores apresentados como 0,000 serão sugeridos como &lt;0,001; conferir a precisão nos arquivos de estimação. A Tabela 2 também deve explicar a comparação com o desenho comum usado nas decomposições.</w:t>
      </w:r>
    </w:p>
  </w:comment>
  <w:comment w:id="179" w:author="Claude" w:date="2026-10-14T20:03:00Z" w:initials="C">
    <w:p w14:paraId="40294100" w14:textId="2A3B559E" w:rsidR="00962AB9" w:rsidRDefault="00962AB9">
      <w:pPr>
        <w:pStyle w:val="CommentText"/>
      </w:pPr>
      <w:r>
        <w:rPr>
          <w:rStyle w:val="CommentReference"/>
        </w:rPr>
        <w:annotationRef/>
      </w:r>
      <w:r>
        <w:t>Resolvido. O texto diz 'nos horizontes de impacto, um e três meses', e a Tabela 2 usa '&lt;0,001'.</w:t>
      </w:r>
    </w:p>
  </w:comment>
  <w:comment w:id="180" w:author="Revisão ChatGPT" w:date="2026-10-14T19:38:00Z" w:initials="CG">
    <w:p w14:paraId="38D7492D" w14:textId="77777777" w:rsidR="00DC4A10" w:rsidRDefault="00E00F20">
      <w:r>
        <w:rPr>
          <w:rStyle w:val="CommentReference"/>
        </w:rPr>
        <w:annotationRef/>
      </w:r>
      <w:r w:rsidR="0025192B">
        <w:t>Na Tabela 2, o IPCA Geral posterior permanece significativo em h=6 e h=12. A resposta acumulada preserva um salto inicial mesmo quando as contribuições mensais posteriores são nulas. Por isso, a conclusão sobre concentração temporal deve apoiar-se na decomposição mensal, e não na perda de significância acumulada. Evitar afirmações gerais para todas as séries.</w:t>
      </w:r>
    </w:p>
  </w:comment>
  <w:comment w:id="181" w:author="Claude" w:date="2026-10-14T20:03:00Z" w:initials="C">
    <w:p w14:paraId="41505462" w14:textId="4A8AD0BE" w:rsidR="00962AB9" w:rsidRDefault="00962AB9">
      <w:pPr>
        <w:pStyle w:val="CommentText"/>
      </w:pPr>
      <w:r>
        <w:rPr>
          <w:rStyle w:val="CommentReference"/>
        </w:rPr>
        <w:annotationRef/>
      </w:r>
      <w:r>
        <w:t>Resolvido. O texto diz que 23 das 30 respostas posteriores são significativas, sem perda geral de significância.</w:t>
      </w:r>
    </w:p>
  </w:comment>
  <w:comment w:id="182" w:author="Revisão ChatGPT" w:date="2026-10-14T19:38:00Z" w:initials="CG">
    <w:p w14:paraId="361F0E5A" w14:textId="77777777" w:rsidR="00DC4A10" w:rsidRDefault="00E00F20">
      <w:r>
        <w:rPr>
          <w:rStyle w:val="CommentReference"/>
        </w:rPr>
        <w:annotationRef/>
      </w:r>
      <w:r w:rsidR="0025192B">
        <w:t>A frase original inverte o objeto da rejeição: rejeita-se a igualdade entre regimes, não a diferença. Informar a estatística, graus de liberdade ou número de restrições, réplicas e p-valores dos testes conjuntos que não aparecem na Tabela 2.</w:t>
      </w:r>
    </w:p>
  </w:comment>
  <w:comment w:id="183" w:author="Claude" w:date="2026-10-14T20:03:00Z" w:initials="C">
    <w:p w14:paraId="4A76E70F" w14:textId="45F3FF45" w:rsidR="00962AB9" w:rsidRDefault="00962AB9">
      <w:pPr>
        <w:pStyle w:val="CommentText"/>
      </w:pPr>
      <w:r>
        <w:rPr>
          <w:rStyle w:val="CommentReference"/>
        </w:rPr>
        <w:annotationRef/>
      </w:r>
      <w:r>
        <w:t>Resolvido na redação. Se quiser citar as estatísticas dos testes conjuntos de igualdade (0 a 6 meses): IPCA Geral 27,88, Transportes 41,52, gasolina 55,34, diesel 65,82, refinaria 95,12 e etanol 19,10, com p bootstrap de no máximo 0,031.</w:t>
      </w:r>
    </w:p>
  </w:comment>
  <w:comment w:id="184" w:author="Revisão ChatGPT" w:date="2026-10-14T19:38:00Z" w:initials="CG">
    <w:p w14:paraId="607665B7" w14:textId="77777777" w:rsidR="00DC4A10" w:rsidRDefault="00E00F20">
      <w:r>
        <w:rPr>
          <w:rStyle w:val="CommentReference"/>
        </w:rPr>
        <w:annotationRef/>
      </w:r>
      <w:r w:rsidR="0025192B">
        <w:t>A afirmação de que decomposição da variância não se aplica a LP é ampla demais: existem decomposições baseadas em respostas identificadas e hipóteses sobre o sistema. O ganho de ajuste/R² parcial não equivale à parcela estrutural da variância do erro de previsão. Explicitar como os 4,7, 9,4, 10,6 e 16,5 pontos foram calculados e a amostra/regime correspondente.</w:t>
      </w:r>
    </w:p>
  </w:comment>
  <w:comment w:id="185" w:author="Claude" w:date="2026-10-14T20:03:00Z" w:initials="C">
    <w:p w14:paraId="3C94DD46" w14:textId="419AEA5D" w:rsidR="00962AB9" w:rsidRDefault="00962AB9">
      <w:pPr>
        <w:pStyle w:val="CommentText"/>
      </w:pPr>
      <w:r>
        <w:rPr>
          <w:rStyle w:val="CommentReference"/>
        </w:rPr>
        <w:annotationRef/>
      </w:r>
      <w:r>
        <w:t>Em parte. O texto já diz que o ganho de ajuste não equivale à decomposição de variância. Falta dizer como foi calculado e em qual amostra; não localizei a rotina e não confirmei os valores 4,7, 9,4, 10,6 e 16,5.</w:t>
      </w:r>
    </w:p>
  </w:comment>
  <w:comment w:id="186" w:author="Revisão ChatGPT" w:date="2026-10-14T19:38:00Z" w:initials="CG">
    <w:p w14:paraId="39290136" w14:textId="77777777" w:rsidR="00DC4A10" w:rsidRDefault="00E00F20">
      <w:r>
        <w:rPr>
          <w:rStyle w:val="CommentReference"/>
        </w:rPr>
        <w:annotationRef/>
      </w:r>
      <w:r w:rsidR="0025192B">
        <w:t>O contraste deve ser associado à especificação com dinâmica comum. Em K.6, a refinaria e outros combustíveis apresentam repasse anterior significativo. O texto reconhece a ressalva em 4.3, mas volta a descrever ausência de resposta de forma absoluta neste parágrafo.</w:t>
      </w:r>
    </w:p>
  </w:comment>
  <w:comment w:id="187" w:author="Claude" w:date="2026-10-14T20:03:00Z" w:initials="C">
    <w:p w14:paraId="6F1DC87A" w14:textId="08612E18" w:rsidR="00962AB9" w:rsidRDefault="00962AB9">
      <w:pPr>
        <w:pStyle w:val="CommentText"/>
      </w:pPr>
      <w:r>
        <w:rPr>
          <w:rStyle w:val="CommentReference"/>
        </w:rPr>
        <w:annotationRef/>
      </w:r>
      <w:r>
        <w:t>Resolvido. A frase diz agora 'na especificação de referência'.</w:t>
      </w:r>
    </w:p>
  </w:comment>
  <w:comment w:id="190" w:author="Revisão ChatGPT" w:date="2026-10-14T19:38:00Z" w:initials="CG">
    <w:p w14:paraId="75204563" w14:textId="77777777" w:rsidR="00DC4A10" w:rsidRDefault="00E00F20">
      <w:r>
        <w:rPr>
          <w:rStyle w:val="CommentReference"/>
        </w:rPr>
        <w:annotationRef/>
      </w:r>
      <w:r w:rsidR="0025192B">
        <w:t>A Tabela 3 contém etanol em h=0 com apenas um asterisco. Assim, a frase onze das doze contribuições a menos de 1% é consistente, mas não se deve substituir por todas. Valores acima de 100% refletem reversões posteriores; não são percentuais de participação limitados entre 0 e 100. Esclarecer que a Tabela 3 usa desenho/amostra comuns a h=3, por isso suas contribuições h=0 e h=1 diferem das regressões específicas da Tabela 2.</w:t>
      </w:r>
    </w:p>
  </w:comment>
  <w:comment w:id="191" w:author="Claude" w:date="2026-10-14T20:03:00Z" w:initials="C">
    <w:p w14:paraId="13320D36" w14:textId="4373FE0F" w:rsidR="00962AB9" w:rsidRDefault="00962AB9">
      <w:pPr>
        <w:pStyle w:val="CommentText"/>
      </w:pPr>
      <w:r>
        <w:rPr>
          <w:rStyle w:val="CommentReference"/>
        </w:rPr>
        <w:annotationRef/>
      </w:r>
      <w:r>
        <w:t>Resolvido. 'Suas doze contribuições são significativas' vale a 10%; a do etanol no mês 0 tem p de 0,072.</w:t>
      </w:r>
    </w:p>
  </w:comment>
  <w:comment w:id="192" w:author="Pedro Franck Minella" w:date="2026-10-14T18:12:00Z" w:initials="PF">
    <w:p w14:paraId="0697C0E9" w14:textId="77777777" w:rsidR="00AA5F2A" w:rsidRDefault="00AA5F2A" w:rsidP="00AA5F2A">
      <w:pPr>
        <w:pStyle w:val="CommentText"/>
      </w:pPr>
      <w:r>
        <w:rPr>
          <w:rStyle w:val="CommentReference"/>
        </w:rPr>
        <w:annotationRef/>
      </w:r>
      <w:r>
        <w:t>Verificar esse valor</w:t>
      </w:r>
    </w:p>
  </w:comment>
  <w:comment w:id="193" w:author="Claude" w:date="2026-10-14T20:03:00Z" w:initials="C">
    <w:p w14:paraId="53E66463" w14:textId="226B98D7" w:rsidR="00962AB9" w:rsidRDefault="00962AB9">
      <w:pPr>
        <w:pStyle w:val="CommentText"/>
      </w:pPr>
      <w:r>
        <w:rPr>
          <w:rStyle w:val="CommentReference"/>
        </w:rPr>
        <w:annotationRef/>
      </w:r>
      <w:r>
        <w:t>Conferido: 0,101 é a resposta acumulada do IPCA Geral em três meses no regime anterior, a mesma da Tabela 2 (erro-padrão 0,084, p = 0,232).</w:t>
      </w:r>
    </w:p>
  </w:comment>
  <w:comment w:id="196" w:author="Pedro Franck Minella" w:date="2026-10-14T18:13:00Z" w:initials="PF">
    <w:p w14:paraId="5B9FCAD9" w14:textId="77777777" w:rsidR="00604AC8" w:rsidRDefault="00604AC8" w:rsidP="00604AC8">
      <w:pPr>
        <w:pStyle w:val="CommentText"/>
      </w:pPr>
      <w:r>
        <w:rPr>
          <w:rStyle w:val="CommentReference"/>
        </w:rPr>
        <w:annotationRef/>
      </w:r>
      <w:r>
        <w:t>Conferir  esses resultados</w:t>
      </w:r>
    </w:p>
  </w:comment>
  <w:comment w:id="197" w:author="Claude" w:date="2026-10-14T20:03:00Z" w:initials="C">
    <w:p w14:paraId="14D33245" w14:textId="73F4906E" w:rsidR="00962AB9" w:rsidRDefault="00962AB9">
      <w:pPr>
        <w:pStyle w:val="CommentText"/>
      </w:pPr>
      <w:r>
        <w:rPr>
          <w:rStyle w:val="CommentReference"/>
        </w:rPr>
        <w:annotationRef/>
      </w:r>
      <w:r>
        <w:t>Conferido: 0,314 em três meses e 0,269 em doze no regime posterior, os mesmos da Tabela 2. Em 14/10 corrigi a frase seguinte, que sugeria reversão no próprio IPCA Geral.</w:t>
      </w:r>
    </w:p>
  </w:comment>
  <w:comment w:id="194" w:author="Revisão ChatGPT" w:date="2026-10-14T19:38:00Z" w:initials="CG">
    <w:p w14:paraId="7212DFD2" w14:textId="77777777" w:rsidR="00DC4A10" w:rsidRDefault="00E00F20">
      <w:r>
        <w:rPr>
          <w:rStyle w:val="CommentReference"/>
        </w:rPr>
        <w:annotationRef/>
      </w:r>
      <w:r w:rsidR="0025192B">
        <w:t>Conferir o acumulado de 0,269 em doze meses: a Tabela 2 mantém significância a 5% no regime posterior. Uma contribuição negativa no mês 11 não prova, isoladamente, reversão economicamente relevante do efeito total. Indicar se a afirmação permanece sob bandas simultâneas.</w:t>
      </w:r>
    </w:p>
  </w:comment>
  <w:comment w:id="195" w:author="Claude" w:date="2026-10-14T20:03:00Z" w:initials="C">
    <w:p w14:paraId="0855BD42" w14:textId="25868B9C" w:rsidR="00962AB9" w:rsidRDefault="00962AB9">
      <w:pPr>
        <w:pStyle w:val="CommentText"/>
      </w:pPr>
      <w:r>
        <w:rPr>
          <w:rStyle w:val="CommentReference"/>
        </w:rPr>
        <w:annotationRef/>
      </w:r>
      <w:r>
        <w:t>Resolvido em 14/10: 0,269 está certo e significativo a 5% (p = 0,019). A frase diz agora que o índice cheio não tem contribuição mensal negativa significativa e que a reversão aparece nas outras cinco séries.</w:t>
      </w:r>
    </w:p>
  </w:comment>
  <w:comment w:id="200" w:author="Revisão ChatGPT" w:date="2026-10-14T19:38:00Z" w:initials="CG">
    <w:p w14:paraId="59217B0A" w14:textId="77777777" w:rsidR="00DC4A10" w:rsidRDefault="00E00F20">
      <w:r>
        <w:rPr>
          <w:rStyle w:val="CommentReference"/>
        </w:rPr>
        <w:annotationRef/>
      </w:r>
      <w:r w:rsidR="0025192B">
        <w:t>A precisão do coeficiente condicionado não demonstra a precisão da diferença entre os coeficientes. Conferir se o erro-padrão de 0,053 incorpora a covariância entre as estimações ou o bootstrap conjunto. Os três mediadores também são pós-tratamento; a interpretação permanece de decomposição associativa.</w:t>
      </w:r>
    </w:p>
  </w:comment>
  <w:comment w:id="201" w:author="Claude" w:date="2026-10-14T20:03:00Z" w:initials="C">
    <w:p w14:paraId="35A6B012" w14:textId="3DC6CD82" w:rsidR="00962AB9" w:rsidRDefault="00962AB9">
      <w:pPr>
        <w:pStyle w:val="CommentText"/>
      </w:pPr>
      <w:r>
        <w:rPr>
          <w:rStyle w:val="CommentReference"/>
        </w:rPr>
        <w:annotationRef/>
      </w:r>
      <w:r>
        <w:t>Em parte. O erro-padrão de 0,053 é HAC e condicional aos regressores, inclusive aos preços dos combustíveis, como é usual nesse tipo de decomposição; não incorpora a incerteza da resposta dos combustíveis ao choque. Sugestão: dizer isso em meia frase na seção 3.7.</w:t>
      </w:r>
    </w:p>
  </w:comment>
  <w:comment w:id="202" w:author="Pedro Franck Minella" w:date="2026-10-14T18:52:00Z" w:initials="PF">
    <w:p w14:paraId="516CB5EB" w14:textId="77777777" w:rsidR="002D4894" w:rsidRDefault="002D4894" w:rsidP="002D4894">
      <w:pPr>
        <w:pStyle w:val="CommentText"/>
      </w:pPr>
      <w:r>
        <w:rPr>
          <w:rStyle w:val="CommentReference"/>
        </w:rPr>
        <w:annotationRef/>
      </w:r>
      <w:r>
        <w:t>Eu queria no grafico a direita o intervalo do efeito total.  Sem os outros intervalos (somente do total)</w:t>
      </w:r>
    </w:p>
  </w:comment>
  <w:comment w:id="203" w:author="Claude" w:date="2026-10-14T20:03:00Z" w:initials="C">
    <w:p w14:paraId="0EC6B99D" w14:textId="30A6F912" w:rsidR="00962AB9" w:rsidRDefault="00962AB9">
      <w:pPr>
        <w:pStyle w:val="CommentText"/>
      </w:pPr>
      <w:r>
        <w:rPr>
          <w:rStyle w:val="CommentReference"/>
        </w:rPr>
        <w:annotationRef/>
      </w:r>
      <w:r>
        <w:t>Pendente. Na Figura 7 atual, o painel da direita mostra o efeito via combustíveis em cada regime, com as faixas dele. Posso refazer o painel da direita com o efeito total e só a faixa dele, ou pôr a faixa do efeito total no painel da esquerda; diga qual prefere.</w:t>
      </w:r>
    </w:p>
  </w:comment>
  <w:comment w:id="204" w:author="Revisão ChatGPT" w:date="2026-10-14T19:38:00Z" w:initials="CG">
    <w:p w14:paraId="747A234B" w14:textId="77777777" w:rsidR="00DC4A10" w:rsidRDefault="00E00F20">
      <w:r>
        <w:rPr>
          <w:rStyle w:val="CommentReference"/>
        </w:rPr>
        <w:annotationRef/>
      </w:r>
      <w:r w:rsidR="0025192B">
        <w:t>O texto informa erro-padrão de 0,067 para o efeito total pré em h=3; a Tabela 2 informa 0,084. Confirmar se a diferença decorre de desenho/amostra comuns e explicá-la. A estimativa pós e o peso do denominador também devem ser coerentes entre tabelas e figuras. Mantive os valores para decisão do autor.</w:t>
      </w:r>
    </w:p>
  </w:comment>
  <w:comment w:id="205" w:author="Claude" w:date="2026-10-14T20:03:00Z" w:initials="C">
    <w:p w14:paraId="10AE0295" w14:textId="363DDD49" w:rsidR="00962AB9" w:rsidRDefault="00962AB9">
      <w:pPr>
        <w:pStyle w:val="CommentText"/>
      </w:pPr>
      <w:r>
        <w:rPr>
          <w:rStyle w:val="CommentReference"/>
        </w:rPr>
        <w:annotationRef/>
      </w:r>
      <w:r>
        <w:t>Resolvido: a frase com 0,067 saiu. Para registro, o erro-padrão do total anterior em h = 3 é 0,064 na decomposição e 0,084 na Tabela 2; a decomposição calcula a variância com os resíduos da equação que inclui os combustíveis.</w:t>
      </w:r>
    </w:p>
  </w:comment>
  <w:comment w:id="206" w:author="Revisão ChatGPT" w:date="2026-10-14T19:38:00Z" w:initials="CG">
    <w:p w14:paraId="0CA8ED55" w14:textId="77777777" w:rsidR="00DC4A10" w:rsidRDefault="00E00F20">
      <w:r>
        <w:rPr>
          <w:rStyle w:val="CommentReference"/>
        </w:rPr>
        <w:annotationRef/>
      </w:r>
      <w:r w:rsidR="0025192B">
        <w:t>A decomposição não permite excluir canais de câmbio ou expectativas, que podem afetar os próprios combustíveis e estar correlacionados com os mediadores. A frase original afirma causalidade e exclusão de alternativas, enquanto a frase seguinte reconhece ausência de identificação causal.</w:t>
      </w:r>
    </w:p>
  </w:comment>
  <w:comment w:id="207" w:author="Claude" w:date="2026-10-14T20:03:00Z" w:initials="C">
    <w:p w14:paraId="7E5F0DCF" w14:textId="1D0F1034" w:rsidR="00962AB9" w:rsidRDefault="00962AB9">
      <w:pPr>
        <w:pStyle w:val="CommentText"/>
      </w:pPr>
      <w:r>
        <w:rPr>
          <w:rStyle w:val="CommentReference"/>
        </w:rPr>
        <w:annotationRef/>
      </w:r>
      <w:r>
        <w:t>Resolvido. A redação atual diz que a leitura do mediador é contábil, e não causal.</w:t>
      </w:r>
    </w:p>
  </w:comment>
  <w:comment w:id="210" w:author="Revisão ChatGPT" w:date="2026-10-14T19:38:00Z" w:initials="CG">
    <w:p w14:paraId="47A59DBC" w14:textId="77777777" w:rsidR="00DC4A10" w:rsidRDefault="00E00F20">
      <w:r>
        <w:rPr>
          <w:rStyle w:val="CommentReference"/>
        </w:rPr>
        <w:annotationRef/>
      </w:r>
      <w:r w:rsidR="0025192B">
        <w:t>A trajetória monotônica de parcelas pontuais não implica significância das diferenças entre horizontes. Percentuais podem variar muito quando o efeito total é próximo de zero ou impreciso. A segunda volta residual pode refletir canais externos aos combustíveis; explicitar a definição operacional adotada.</w:t>
      </w:r>
    </w:p>
  </w:comment>
  <w:comment w:id="211" w:author="Claude" w:date="2026-10-14T20:03:00Z" w:initials="C">
    <w:p w14:paraId="65ED4D64" w14:textId="44911A1A" w:rsidR="00962AB9" w:rsidRDefault="00962AB9">
      <w:pPr>
        <w:pStyle w:val="CommentText"/>
      </w:pPr>
      <w:r>
        <w:rPr>
          <w:rStyle w:val="CommentReference"/>
        </w:rPr>
        <w:annotationRef/>
      </w:r>
      <w:r>
        <w:t>Procede, sem mudança necessária: o texto já diz que a segunda volta não é significativa em três meses e depende dos pesos.</w:t>
      </w:r>
    </w:p>
  </w:comment>
  <w:comment w:id="212" w:author="Revisão ChatGPT" w:date="2026-10-14T19:38:00Z" w:initials="CG">
    <w:p w14:paraId="37A1168E" w14:textId="77777777" w:rsidR="00DC4A10" w:rsidRDefault="00E00F20">
      <w:r>
        <w:rPr>
          <w:rStyle w:val="CommentReference"/>
        </w:rPr>
        <w:annotationRef/>
      </w:r>
      <w:r w:rsidR="0025192B">
        <w:t>Há três grandezas diferentes no texto: 0,163 neste parágrafo, 0,164 na Tabela H.2 e 0,161 na Tabela 5. Conferir arredondamento e desenho de estimação. A semelhança numérica não é um teste de igualdade nem validação independente; as respostas tampouco têm o mesmo peso na cesta.</w:t>
      </w:r>
    </w:p>
  </w:comment>
  <w:comment w:id="213" w:author="Claude" w:date="2026-10-14T20:03:00Z" w:initials="C">
    <w:p w14:paraId="0DA320CE" w14:textId="744D243E" w:rsidR="00962AB9" w:rsidRDefault="00962AB9">
      <w:pPr>
        <w:pStyle w:val="CommentText"/>
      </w:pPr>
      <w:r>
        <w:rPr>
          <w:rStyle w:val="CommentReference"/>
        </w:rPr>
        <w:annotationRef/>
      </w:r>
      <w:r>
        <w:t>Resolvido em 14/10: 0,164 vinha de uma rodada anterior e a Tabela H.2 foi atualizada para 0,163. O 0,161 é outra grandeza: a segunda volta da construção aritmética (Tabela 5).</w:t>
      </w:r>
    </w:p>
  </w:comment>
  <w:comment w:id="216" w:author="Revisão ChatGPT" w:date="2026-10-14T19:38:00Z" w:initials="CG">
    <w:p w14:paraId="39EB1696" w14:textId="77777777" w:rsidR="00DC4A10" w:rsidRDefault="00E00F20">
      <w:r>
        <w:rPr>
          <w:rStyle w:val="CommentReference"/>
        </w:rPr>
        <w:annotationRef/>
      </w:r>
      <w:r w:rsidR="0025192B">
        <w:t>A seção 2.3 refere-se a coeficiente de refinaria; este parágrafo diz que a calibração é do preço ao consumidor. Conferir a fonte do BCB. Petróleo em reais e Brent em dólares não são tratamentos equivalentes; o câmbio defasado não torna as elasticidades idênticas. Valores de calibração não constituem intervalo de confiança para testar igualdade.</w:t>
      </w:r>
    </w:p>
  </w:comment>
  <w:comment w:id="217" w:author="Claude" w:date="2026-10-14T20:03:00Z" w:initials="C">
    <w:p w14:paraId="4E744D6B" w14:textId="265EB22C" w:rsidR="00962AB9" w:rsidRDefault="00962AB9">
      <w:pPr>
        <w:pStyle w:val="CommentText"/>
      </w:pPr>
      <w:r>
        <w:rPr>
          <w:rStyle w:val="CommentReference"/>
        </w:rPr>
        <w:annotationRef/>
      </w:r>
      <w:r>
        <w:t>Resolvido em 14/10, junto com o comentário da seção 2.3: a calibração é do preço ao consumidor, e a comparação com 0,390 está na mesma etapa da cadeia.</w:t>
      </w:r>
    </w:p>
  </w:comment>
  <w:comment w:id="220" w:author="Revisão ChatGPT" w:date="2026-10-14T19:38:00Z" w:initials="CG">
    <w:p w14:paraId="65EE5BCA" w14:textId="77777777" w:rsidR="00DC4A10" w:rsidRDefault="00E00F20">
      <w:r>
        <w:rPr>
          <w:rStyle w:val="CommentReference"/>
        </w:rPr>
        <w:annotationRef/>
      </w:r>
      <w:r w:rsidR="0025192B">
        <w:t>A faixa compatível deriva de superar o crítico do teste de existência de quebra. Conferir se o procedimento oferece cobertura para a data de quebra antes de denominá-la intervalo de confiança. Mantive os números apresentados.</w:t>
      </w:r>
    </w:p>
  </w:comment>
  <w:comment w:id="221" w:author="Claude" w:date="2026-10-14T20:03:00Z" w:initials="C">
    <w:p w14:paraId="19E60666" w14:textId="3CCDDFD0" w:rsidR="00962AB9" w:rsidRDefault="00962AB9">
      <w:pPr>
        <w:pStyle w:val="CommentText"/>
      </w:pPr>
      <w:r>
        <w:rPr>
          <w:rStyle w:val="CommentReference"/>
        </w:rPr>
        <w:annotationRef/>
      </w:r>
      <w:r>
        <w:t>Procede. Ver o comentário na seção 3.6: sugiro trocar o cabeçalho por 'Datas que rejeitam a 5%'.</w:t>
      </w:r>
    </w:p>
  </w:comment>
  <w:comment w:id="222" w:author="Revisão ChatGPT" w:date="2026-10-14T19:38:00Z" w:initials="CG">
    <w:p w14:paraId="2481E35C" w14:textId="77777777" w:rsidR="00DC4A10" w:rsidRDefault="00E00F20">
      <w:r>
        <w:rPr>
          <w:rStyle w:val="CommentReference"/>
        </w:rPr>
        <w:annotationRef/>
      </w:r>
      <w:r w:rsidR="0025192B">
        <w:t>299 réplicas implicam resolução mínima de 1/300 para o p-valor com correção de uma unidade. Reportar a regra exata, a semente e a precisão de Monte Carlo. Um p de 0,003 não equivale a conhecer o p-valor populacional até três casas. Considerar mais réplicas se viável, especialmente nos resultados próximos dos limiares.</w:t>
      </w:r>
    </w:p>
  </w:comment>
  <w:comment w:id="223" w:author="Claude" w:date="2026-10-14T20:03:00Z" w:initials="C">
    <w:p w14:paraId="411004BB" w14:textId="6DFDEC1A" w:rsidR="00962AB9" w:rsidRDefault="00962AB9">
      <w:pPr>
        <w:pStyle w:val="CommentText"/>
      </w:pPr>
      <w:r>
        <w:rPr>
          <w:rStyle w:val="CommentReference"/>
        </w:rPr>
        <w:annotationRef/>
      </w:r>
      <w:r>
        <w:t>Em parte. O p-valor é (1 + réplicas que superam a estatística)/(299 + 1), e '&lt;0,004' indica que nenhuma superou. Mais réplicas melhorariam a precisão perto dos limiares, como no IPCA Geral (0,104 e 0,084).</w:t>
      </w:r>
    </w:p>
  </w:comment>
  <w:comment w:id="224" w:author="Revisão ChatGPT" w:date="2026-10-14T19:38:00Z" w:initials="CG">
    <w:p w14:paraId="25FC08CE" w14:textId="77777777" w:rsidR="00DC4A10" w:rsidRDefault="00E00F20">
      <w:r>
        <w:rPr>
          <w:rStyle w:val="CommentReference"/>
        </w:rPr>
        <w:annotationRef/>
      </w:r>
      <w:r w:rsidR="0025192B">
        <w:t>A faixa da Tabela 6 é definida por superar o crítico do teste de quebra, segundo 3.6. Isso não demonstra que todas essas datas sejam um conjunto de confiança válido para o ponto de quebra. Diferenciar teste de existência de quebra e incerteza da localização. Ver comentário na seção 3.6.</w:t>
      </w:r>
    </w:p>
  </w:comment>
  <w:comment w:id="225" w:author="Claude" w:date="2026-10-14T20:03:00Z" w:initials="C">
    <w:p w14:paraId="415783AD" w14:textId="60D171D0" w:rsidR="00962AB9" w:rsidRDefault="00962AB9">
      <w:pPr>
        <w:pStyle w:val="CommentText"/>
      </w:pPr>
      <w:r>
        <w:rPr>
          <w:rStyle w:val="CommentReference"/>
        </w:rPr>
        <w:annotationRef/>
      </w:r>
      <w:r>
        <w:t>Procede. O texto da 4.6 já diz que a faixa não é intervalo de confiança; falta só trocar o cabeçalho da Tabela 6.</w:t>
      </w:r>
    </w:p>
  </w:comment>
  <w:comment w:id="226" w:author="Revisão ChatGPT" w:date="2026-10-14T19:38:00Z" w:initials="CG">
    <w:p w14:paraId="50EA8C25" w14:textId="77777777" w:rsidR="00DC4A10" w:rsidRDefault="00E00F20">
      <w:r>
        <w:rPr>
          <w:rStyle w:val="CommentReference"/>
        </w:rPr>
        <w:annotationRef/>
      </w:r>
      <w:r w:rsidR="0025192B">
        <w:t>O IPCA Geral, desfecho central, não aparece entre as séries com rejeição ajustada por seleção neste parágrafo. Informar seu p-valor ajustado, inclusive se não rejeitar. Explicitar por que o corte de quatro séries é aplicado também à refinaria e como se trata o conjunto de cinco séries.</w:t>
      </w:r>
    </w:p>
  </w:comment>
  <w:comment w:id="227" w:author="Claude" w:date="2026-10-14T20:03:00Z" w:initials="C">
    <w:p w14:paraId="5E082CA0" w14:textId="21DED07B" w:rsidR="00962AB9" w:rsidRDefault="00962AB9">
      <w:pPr>
        <w:pStyle w:val="CommentText"/>
      </w:pPr>
      <w:r>
        <w:rPr>
          <w:rStyle w:val="CommentReference"/>
        </w:rPr>
        <w:annotationRef/>
      </w:r>
      <w:r>
        <w:t>Resolvido em 14/10: entrou o p ajustado do IPCA Geral, 0,104 com quatro séries e 0,084 com cinco, sem significância a 5%.</w:t>
      </w:r>
    </w:p>
  </w:comment>
  <w:comment w:id="228" w:author="Revisão ChatGPT" w:date="2026-10-14T19:38:00Z" w:initials="CG">
    <w:p w14:paraId="510F41F4" w14:textId="77777777" w:rsidR="00DC4A10" w:rsidRDefault="00E00F20">
      <w:r>
        <w:rPr>
          <w:rStyle w:val="CommentReference"/>
        </w:rPr>
        <w:annotationRef/>
      </w:r>
      <w:r w:rsidR="0025192B">
        <w:t>Comparabilidade da unidade de medida não equivale a comparabilidade do viés. Mesmo choque padronizado pode ter composição estrutural diferente e covariâncias distintas com omitidas. A condição de viés comum precisa acompanhar a conclusão; os exercícios disponíveis não a demonstram integralmente.</w:t>
      </w:r>
    </w:p>
  </w:comment>
  <w:comment w:id="229" w:author="Claude" w:date="2026-10-14T20:03:00Z" w:initials="C">
    <w:p w14:paraId="7BF0B6A7" w14:textId="6B7085A7" w:rsidR="00962AB9" w:rsidRDefault="00962AB9">
      <w:pPr>
        <w:pStyle w:val="CommentText"/>
      </w:pPr>
      <w:r>
        <w:rPr>
          <w:rStyle w:val="CommentReference"/>
        </w:rPr>
        <w:annotationRef/>
      </w:r>
      <w:r>
        <w:t>Resolvido em 14/10 com o novo texto da 3.4 sobre endogeneidade e igualdade dos vieses.</w:t>
      </w:r>
    </w:p>
  </w:comment>
  <w:comment w:id="232" w:author="Revisão ChatGPT" w:date="2026-10-14T19:38:00Z" w:initials="CG">
    <w:p w14:paraId="516217AA" w14:textId="77777777" w:rsidR="00DC4A10" w:rsidRDefault="00E00F20">
      <w:r>
        <w:rPr>
          <w:rStyle w:val="CommentReference"/>
        </w:rPr>
        <w:annotationRef/>
      </w:r>
      <w:r w:rsidR="0025192B">
        <w:t>K.1 é explicitamente inconclusivo e K.6 altera a leitura do regime anterior. Logo, não cabe dizer que todos confirmam sem modificar o resultado. A enumeração também está desatualizada: o Apêndice K contém sete subseções, incluindo K.6 e K.7.</w:t>
      </w:r>
    </w:p>
  </w:comment>
  <w:comment w:id="233" w:author="Claude" w:date="2026-10-14T20:03:00Z" w:initials="C">
    <w:p w14:paraId="56C44A4F" w14:textId="5D7B0F7E" w:rsidR="00962AB9" w:rsidRDefault="00962AB9">
      <w:pPr>
        <w:pStyle w:val="CommentText"/>
      </w:pPr>
      <w:r>
        <w:rPr>
          <w:rStyle w:val="CommentReference"/>
        </w:rPr>
        <w:annotationRef/>
      </w:r>
      <w:r>
        <w:t>Resolvido em parte. A redação atual não diz mais que todas as verificações confirmam; falta incluir o VAR (K.7) na lista do que o Apêndice K examina.</w:t>
      </w:r>
    </w:p>
  </w:comment>
  <w:comment w:id="236" w:author="Revisão ChatGPT" w:date="2026-10-14T19:38:00Z" w:initials="CG">
    <w:p w14:paraId="3B32AF6C" w14:textId="77777777" w:rsidR="00DC4A10" w:rsidRDefault="00E00F20">
      <w:r>
        <w:rPr>
          <w:rStyle w:val="CommentReference"/>
        </w:rPr>
        <w:annotationRef/>
      </w:r>
      <w:r w:rsidR="0025192B">
        <w:t>Indicar se a correção do placebo por choque do mês da dependente foi pré-especificada. A mudança de significância após acrescentar um controle é sensibilidade de especificação, não demonstração automática da causa da rejeição original.</w:t>
      </w:r>
    </w:p>
  </w:comment>
  <w:comment w:id="237" w:author="Claude" w:date="2026-10-14T20:03:00Z" w:initials="C">
    <w:p w14:paraId="550E4A09" w14:textId="172F7321" w:rsidR="00962AB9" w:rsidRDefault="00962AB9">
      <w:pPr>
        <w:pStyle w:val="CommentText"/>
      </w:pPr>
      <w:r>
        <w:rPr>
          <w:rStyle w:val="CommentReference"/>
        </w:rPr>
        <w:annotationRef/>
      </w:r>
      <w:r>
        <w:t>Procede. Se a versão com o choque do mês da dependente foi feita depois de ver o placebo, convém dizer isso e apresentá-la como sensibilidade.</w:t>
      </w:r>
    </w:p>
  </w:comment>
  <w:comment w:id="240" w:author="Revisão ChatGPT" w:date="2026-10-14T19:38:00Z" w:initials="CG">
    <w:p w14:paraId="228093D5" w14:textId="77777777" w:rsidR="00DC4A10" w:rsidRDefault="00E00F20">
      <w:r>
        <w:rPr>
          <w:rStyle w:val="CommentReference"/>
        </w:rPr>
        <w:annotationRef/>
      </w:r>
      <w:r w:rsidR="0025192B">
        <w:t>O grupo posterior inclui 74 meses sob a PPI e 29 após seu encerramento. Usar esse grupo como sinônimo de regime de paridade em todo o texto exige qualificação. A amostra truncada muda também o conjunto de choques, e não apenas a política, de modo que a comparação não identifica isoladamente o efeito do encerramento.</w:t>
      </w:r>
    </w:p>
  </w:comment>
  <w:comment w:id="241" w:author="Claude" w:date="2026-10-14T20:03:00Z" w:initials="C">
    <w:p w14:paraId="126076E2" w14:textId="13A2101D" w:rsidR="00962AB9" w:rsidRDefault="00962AB9">
      <w:pPr>
        <w:pStyle w:val="CommentText"/>
      </w:pPr>
      <w:r>
        <w:rPr>
          <w:rStyle w:val="CommentReference"/>
        </w:rPr>
        <w:annotationRef/>
      </w:r>
      <w:r>
        <w:t>O número está certo: 74 meses é a amostra que termina em abril de 2023 e dá 0,214 (reestimado em 14/10). A ressalva de que o regime posterior inclui 29 meses depois da paridade procede, e o texto já a faz.</w:t>
      </w:r>
    </w:p>
  </w:comment>
  <w:comment w:id="242" w:author="Revisão ChatGPT" w:date="2026-10-14T19:38:00Z" w:initials="CG">
    <w:p w14:paraId="39B424CD" w14:textId="77777777" w:rsidR="00DC4A10" w:rsidRDefault="00E00F20">
      <w:r>
        <w:rPr>
          <w:rStyle w:val="CommentReference"/>
        </w:rPr>
        <w:annotationRef/>
      </w:r>
      <w:r w:rsidR="0025192B">
        <w:t>O texto afirma que a equivalência com exclusão deixa de valer a partir de h=2. Explicitar o caso h=1 e justificar a propriedade para cada horizonte. Dummies por observação neutralizam pontos em h=0, mas a forma em janela não assegura remoção de toda contaminação da pandemia em horizontes maiores.</w:t>
      </w:r>
    </w:p>
  </w:comment>
  <w:comment w:id="243" w:author="Claude" w:date="2026-10-14T20:03:00Z" w:initials="C">
    <w:p w14:paraId="4B50DE1C" w14:textId="6FB0172A" w:rsidR="00962AB9" w:rsidRDefault="00962AB9">
      <w:pPr>
        <w:pStyle w:val="CommentText"/>
      </w:pPr>
      <w:r>
        <w:rPr>
          <w:rStyle w:val="CommentReference"/>
        </w:rPr>
        <w:annotationRef/>
      </w:r>
      <w:r>
        <w:t>Resolvido. O texto diz que a equivalência vale no impacto e não se estende automaticamente aos horizontes com janelas sobrepostas.</w:t>
      </w:r>
    </w:p>
  </w:comment>
  <w:comment w:id="244" w:author="Revisão ChatGPT" w:date="2026-10-14T19:38:00Z" w:initials="CG">
    <w:p w14:paraId="4EF49ED1" w14:textId="77777777" w:rsidR="00DC4A10" w:rsidRDefault="00E00F20">
      <w:r>
        <w:rPr>
          <w:rStyle w:val="CommentReference"/>
        </w:rPr>
        <w:annotationRef/>
      </w:r>
      <w:r w:rsidR="0025192B">
        <w:t>A substituição por Stringency altera drasticamente a magnitude. Tratar os dois controles como escolhas substantivamente diferentes, não apenas uma forma que satura e outra que não satura. A contagem de parâmetros deve coincidir com a matriz efetivamente usada em cada horizonte.</w:t>
      </w:r>
    </w:p>
  </w:comment>
  <w:comment w:id="245" w:author="Claude" w:date="2026-10-14T20:03:00Z" w:initials="C">
    <w:p w14:paraId="5175A569" w14:textId="1F4C72ED" w:rsidR="00962AB9" w:rsidRDefault="00962AB9">
      <w:pPr>
        <w:pStyle w:val="CommentText"/>
      </w:pPr>
      <w:r>
        <w:rPr>
          <w:rStyle w:val="CommentReference"/>
        </w:rPr>
        <w:annotationRef/>
      </w:r>
      <w:r>
        <w:t>Em parte. A contagem confere: 43 parâmetros com as dez indicadoras e 34 com o índice (43 − 10 + 1). A seção 4.7.2 já trata os dois controles como escolhas diferentes, com a faixa de 0,088 a 0,176.</w:t>
      </w:r>
    </w:p>
  </w:comment>
  <w:comment w:id="246" w:author="Revisão ChatGPT" w:date="2026-10-14T19:38:00Z" w:initials="CG">
    <w:p w14:paraId="197DA9AB" w14:textId="77777777" w:rsidR="00DC4A10" w:rsidRDefault="00E00F20">
      <w:r>
        <w:rPr>
          <w:rStyle w:val="CommentReference"/>
        </w:rPr>
        <w:annotationRef/>
      </w:r>
      <w:r w:rsidR="0025192B">
        <w:t>A escolha do controle muda a quebra das quatro séries para fevereiro de 2021. Selecionar o controle porque recupera a cronologia esperada pode introduzir escolha de especificação após observar o resultado. Justificar a opção por critérios anteriores ao teste e apresentar a sensibilidade da data com a mesma visibilidade da sensibilidade da magnitude. O quinto conjunto restaura outra data, novembro de 2016, e isso também deve integrar a conclusão.</w:t>
      </w:r>
    </w:p>
  </w:comment>
  <w:comment w:id="247" w:author="Claude" w:date="2026-10-14T20:03:00Z" w:initials="C">
    <w:p w14:paraId="52E1B2F5" w14:textId="58C2E6ED" w:rsidR="00962AB9" w:rsidRDefault="00962AB9">
      <w:pPr>
        <w:pStyle w:val="CommentText"/>
      </w:pPr>
      <w:r>
        <w:rPr>
          <w:rStyle w:val="CommentReference"/>
        </w:rPr>
        <w:annotationRef/>
      </w:r>
      <w:r>
        <w:t>Procede e é ponto provável da banca. A escolha das indicadoras tem justificativa anterior ao teste (Salkever, 1976; Lenza e Primiceri, 2020), e o texto mostra que com Oxford a data vai para fevereiro de 2021 e, com cinco séries, para novembro de 2016. A conclusão já diz que magnitude e datação dependem do controle da pandemia.</w:t>
      </w:r>
    </w:p>
  </w:comment>
  <w:comment w:id="250" w:author="Revisão ChatGPT" w:date="2026-10-14T19:38:00Z" w:initials="CG">
    <w:p w14:paraId="04E2D4A0" w14:textId="77777777" w:rsidR="00DC4A10" w:rsidRDefault="00E00F20">
      <w:r>
        <w:rPr>
          <w:rStyle w:val="CommentReference"/>
        </w:rPr>
        <w:annotationRef/>
      </w:r>
      <w:r w:rsidR="0025192B">
        <w:t>O coeficiente pré de 0,431 significativo contradiz uma leitura geral de ausência de repasse pré nos combustíveis; é estimado com dinâmica própria da subamostra. Explicitar a diferença para os 0,187 da Tabela 2. A série ANP de produtores/importadores líquida de tributos pode variar por composição mesmo sem reajuste administrativo.</w:t>
      </w:r>
    </w:p>
  </w:comment>
  <w:comment w:id="251" w:author="Claude" w:date="2026-10-14T20:03:00Z" w:initials="C">
    <w:p w14:paraId="4821EA83" w14:textId="0C7D2064" w:rsidR="00962AB9" w:rsidRDefault="00962AB9">
      <w:pPr>
        <w:pStyle w:val="CommentText"/>
      </w:pPr>
      <w:r>
        <w:rPr>
          <w:rStyle w:val="CommentReference"/>
        </w:rPr>
        <w:annotationRef/>
      </w:r>
      <w:r>
        <w:t>Procede. 0,431 vem da estimação só no período anterior, com dinâmica própria; 0,187 é da Tabela 2, com dinâmica comum. Sugestão: meia frase na 4.7.3, remetendo ao K.6, onde o mesmo 0,431 aparece com p de 0,050.</w:t>
      </w:r>
    </w:p>
  </w:comment>
  <w:comment w:id="254" w:author="Revisão ChatGPT" w:date="2026-10-14T19:38:00Z" w:initials="CG">
    <w:p w14:paraId="0D03A6E4" w14:textId="77777777" w:rsidR="00DC4A10" w:rsidRDefault="00E00F20">
      <w:r>
        <w:rPr>
          <w:rStyle w:val="CommentReference"/>
        </w:rPr>
        <w:annotationRef/>
      </w:r>
      <w:r w:rsidR="0025192B">
        <w:t>A data institucional é externa ao procedimento de busca, mas a decisão da política pode responder a condições econômicas. Não há exogeneidade causal por construção. O exercício oferece sensibilidade ao corte e dispensa aquela etapa de seleção, sem eliminar confundimento da mudança de regime.</w:t>
      </w:r>
    </w:p>
  </w:comment>
  <w:comment w:id="255" w:author="Claude" w:date="2026-10-14T20:03:00Z" w:initials="C">
    <w:p w14:paraId="37506370" w14:textId="7B90AAF7" w:rsidR="00962AB9" w:rsidRDefault="00962AB9">
      <w:pPr>
        <w:pStyle w:val="CommentText"/>
      </w:pPr>
      <w:r>
        <w:rPr>
          <w:rStyle w:val="CommentReference"/>
        </w:rPr>
        <w:annotationRef/>
      </w:r>
      <w:r>
        <w:t>Procede. Com a endogeneidade assumida na 3.4, a frase da 4.7.4 ('reduz esse problema específico de seleção') está na medida certa.</w:t>
      </w:r>
    </w:p>
  </w:comment>
  <w:comment w:id="258" w:author="Revisão ChatGPT" w:date="2026-10-14T19:38:00Z" w:initials="CG">
    <w:p w14:paraId="6026251C" w14:textId="77777777" w:rsidR="00DC4A10" w:rsidRDefault="00E00F20">
      <w:r>
        <w:rPr>
          <w:rStyle w:val="CommentReference"/>
        </w:rPr>
        <w:annotationRef/>
      </w:r>
      <w:r w:rsidR="0025192B">
        <w:t>A expressão coeficientes que de fato vigoraram trata estimativas como parâmetros conhecidos e a diferença como efeito causal da política. Trata-se de contribuição calculada pelo modelo. Apresentar também os intervalos e a sensibilidade à pandemia no título/nota da Tabela H.1. A soma de 1,86 e 0,94 não coincide exatamente com 2,87 de diferenças por arredondamento; usar os números não arredondados.</w:t>
      </w:r>
    </w:p>
  </w:comment>
  <w:comment w:id="259" w:author="Claude" w:date="2026-10-14T20:03:00Z" w:initials="C">
    <w:p w14:paraId="77FBCFBF" w14:textId="32035805" w:rsidR="00962AB9" w:rsidRDefault="00962AB9">
      <w:pPr>
        <w:pStyle w:val="CommentText"/>
      </w:pPr>
      <w:r>
        <w:rPr>
          <w:rStyle w:val="CommentReference"/>
        </w:rPr>
        <w:annotationRef/>
      </w:r>
      <w:r>
        <w:t>Resolvido. O texto não usa mais essa expressão e a Tabela H.1 fala em 'diferença entre as parametrizações'. O 2,87 é a soma das diferenças, 1,72 e 1,15, e não de 1,86 e 0,94.</w:t>
      </w:r>
    </w:p>
  </w:comment>
  <w:comment w:id="260" w:author="Revisão ChatGPT" w:date="2026-10-14T19:38:00Z" w:initials="CG">
    <w:p w14:paraId="326A8A6D" w14:textId="77777777" w:rsidR="00DC4A10" w:rsidRDefault="00E00F20">
      <w:r>
        <w:rPr>
          <w:rStyle w:val="CommentReference"/>
        </w:rPr>
        <w:annotationRef/>
      </w:r>
      <w:r w:rsidR="0025192B">
        <w:t>O reinício anual exclui contribuições de choques de anos anteriores. Isso não é o mesmo que uma decomposição histórica completa da inflação de cada ano. A variação acumulada do IPCA e a contribuição do modelo também são medidas logarítmicas; padronizar a unidade nos percentuais da tabela.</w:t>
      </w:r>
    </w:p>
  </w:comment>
  <w:comment w:id="261" w:author="Claude" w:date="2026-10-14T20:03:00Z" w:initials="C">
    <w:p w14:paraId="45548F7C" w14:textId="2B21F2F4" w:rsidR="00962AB9" w:rsidRDefault="00962AB9">
      <w:pPr>
        <w:pStyle w:val="CommentText"/>
      </w:pPr>
      <w:r>
        <w:rPr>
          <w:rStyle w:val="CommentReference"/>
        </w:rPr>
        <w:annotationRef/>
      </w:r>
      <w:r>
        <w:t>Resolvido na redação atual, que explica o reinício anual e usa variação logarítmica.</w:t>
      </w:r>
    </w:p>
  </w:comment>
  <w:comment w:id="262" w:author="Revisão ChatGPT" w:date="2026-10-14T19:38:00Z" w:initials="CG">
    <w:p w14:paraId="3C4D369D" w14:textId="77777777" w:rsidR="00DC4A10" w:rsidRDefault="00E00F20">
      <w:r>
        <w:rPr>
          <w:rStyle w:val="CommentReference"/>
        </w:rPr>
        <w:annotationRef/>
      </w:r>
      <w:r w:rsidR="0025192B">
        <w:t>A ausência de assimetria detectável do IPCA Geral em K.4 limita a afirmação de que a assimetria do diesel faz o contrafactual do IPCA necessariamente superestimar quedas. O contrafactual usa coeficientes do IPCA, não os do diesel. Tratar esse argumento como possibilidade de canal, não consequência demonstrada.</w:t>
      </w:r>
    </w:p>
  </w:comment>
  <w:comment w:id="263" w:author="Claude" w:date="2026-10-14T20:03:00Z" w:initials="C">
    <w:p w14:paraId="50723E00" w14:textId="1C389940" w:rsidR="00962AB9" w:rsidRDefault="00962AB9">
      <w:pPr>
        <w:pStyle w:val="CommentText"/>
      </w:pPr>
      <w:r>
        <w:rPr>
          <w:rStyle w:val="CommentReference"/>
        </w:rPr>
        <w:annotationRef/>
      </w:r>
      <w:r>
        <w:t>Procede. O contrafactual usa os coeficientes do IPCA Geral, cuja simetria não é rejeitada. Sugestão: tirar 'além da assimetria indicativa do diesel' da seção 4.7.5.</w:t>
      </w:r>
    </w:p>
  </w:comment>
  <w:comment w:id="264" w:author="Revisão ChatGPT" w:date="2026-10-14T19:38:00Z" w:initials="CG">
    <w:p w14:paraId="7934F5A8" w14:textId="77777777" w:rsidR="00DC4A10" w:rsidRDefault="00E00F20">
      <w:r>
        <w:rPr>
          <w:rStyle w:val="CommentReference"/>
        </w:rPr>
        <w:annotationRef/>
      </w:r>
      <w:r w:rsidR="0025192B">
        <w:t>Não rejeitar igualdade nos subgrupos não demonstra ausência de diferenças populacionais. Como eles são mais ruidosos, apresentar os intervalos ajuda a distinguir imprecisão de efeitos pequenos. A inferência sobre segunda volta deve manter essa ressalva.</w:t>
      </w:r>
    </w:p>
  </w:comment>
  <w:comment w:id="265" w:author="Claude" w:date="2026-10-14T20:03:00Z" w:initials="C">
    <w:p w14:paraId="425BFD2C" w14:textId="1C0216F2" w:rsidR="00962AB9" w:rsidRDefault="00962AB9">
      <w:pPr>
        <w:pStyle w:val="CommentText"/>
      </w:pPr>
      <w:r>
        <w:rPr>
          <w:rStyle w:val="CommentReference"/>
        </w:rPr>
        <w:annotationRef/>
      </w:r>
      <w:r>
        <w:t>Procede. Não rejeitar não prova ausência de diferença. Posso calcular os intervalos de 90% da diferença entre regimes e acrescentá-los à Tabela H.2.</w:t>
      </w:r>
    </w:p>
  </w:comment>
  <w:comment w:id="267" w:author="Revisão ChatGPT" w:date="2026-10-14T19:38:00Z" w:initials="CG">
    <w:p w14:paraId="7FC118F3" w14:textId="77777777" w:rsidR="00DC4A10" w:rsidRDefault="00E00F20">
      <w:r>
        <w:rPr>
          <w:rStyle w:val="CommentReference"/>
        </w:rPr>
        <w:annotationRef/>
      </w:r>
      <w:r w:rsidR="0025192B">
        <w:t>A razão entre variações de preços de dois extremos da janela não é o mesmo estimando das LP: difere em horizonte, choque, controles, moeda e denominador. A janela começa no vale da pandemia, com movimentos extraordinários. Usar a comparação como contexto descritivo, sem afirmar que reproduz ou identifica o mesmo mecanismo causal.</w:t>
      </w:r>
    </w:p>
  </w:comment>
  <w:comment w:id="268" w:author="Claude" w:date="2026-10-14T20:03:00Z" w:initials="C">
    <w:p w14:paraId="173709EC" w14:textId="341F626F" w:rsidR="00962AB9" w:rsidRDefault="00962AB9">
      <w:pPr>
        <w:pStyle w:val="CommentText"/>
      </w:pPr>
      <w:r>
        <w:rPr>
          <w:rStyle w:val="CommentReference"/>
        </w:rPr>
        <w:annotationRef/>
      </w:r>
      <w:r>
        <w:t>Resolvido. A seção 4.8 diz que a comparação situa a magnitude, mas não identifica data nem causa.</w:t>
      </w:r>
    </w:p>
  </w:comment>
  <w:comment w:id="269" w:author="Revisão ChatGPT" w:date="2026-10-14T19:38:00Z" w:initials="CG">
    <w:p w14:paraId="2DE72A46" w14:textId="77777777" w:rsidR="00DC4A10" w:rsidRDefault="00E00F20">
      <w:r>
        <w:rPr>
          <w:rStyle w:val="CommentReference"/>
        </w:rPr>
        <w:annotationRef/>
      </w:r>
      <w:r w:rsidR="0025192B">
        <w:t>Correção de coerência numérica: percentil 77 e posição 16 entre 65 economias correspondem aproximadamente ao quarto superior, não ao decil superior (10% mais altos). A Tabela I.2 informa percentil 77. Confirmar a convenção usada para calcular o percentil.</w:t>
      </w:r>
    </w:p>
  </w:comment>
  <w:comment w:id="270" w:author="Claude" w:date="2026-10-14T20:03:00Z" w:initials="C">
    <w:p w14:paraId="330FFE1D" w14:textId="62DE2EF2" w:rsidR="00962AB9" w:rsidRDefault="00962AB9">
      <w:pPr>
        <w:pStyle w:val="CommentText"/>
      </w:pPr>
      <w:r>
        <w:rPr>
          <w:rStyle w:val="CommentReference"/>
        </w:rPr>
        <w:annotationRef/>
      </w:r>
      <w:r>
        <w:t>Resolvido. 'Decil superior' saiu do texto; 16º de 65 é o quarto superior e o percentil 77 está certo.</w:t>
      </w:r>
    </w:p>
  </w:comment>
  <w:comment w:id="274" w:author="Revisão ChatGPT" w:date="2026-10-14T19:38:00Z" w:initials="CG">
    <w:p w14:paraId="184D8CFC" w14:textId="77777777" w:rsidR="00DC4A10" w:rsidRDefault="00E00F20">
      <w:r>
        <w:rPr>
          <w:rStyle w:val="CommentReference"/>
        </w:rPr>
        <w:annotationRef/>
      </w:r>
      <w:r w:rsidR="0025192B">
        <w:t>Reescalar por 10/10,7 mistura a variação percentual exata de 10,7% com coeficientes de choques definidos em pontos logarítmicos. Para uma alta exata de 10%, a escala compatível seria 100 ln(1,10)/10,19; para uma alta de 10 pontos logarítmicos, seria 10/10,19. Definir a convenção e conferir as reescalas da Tabela 8 e de 4.9 no código.</w:t>
      </w:r>
    </w:p>
  </w:comment>
  <w:comment w:id="275" w:author="Claude" w:date="2026-10-14T20:03:00Z" w:initials="C">
    <w:p w14:paraId="00BBE956" w14:textId="65D96CEB" w:rsidR="00962AB9" w:rsidRDefault="00962AB9">
      <w:pPr>
        <w:pStyle w:val="CommentText"/>
      </w:pPr>
      <w:r>
        <w:rPr>
          <w:rStyle w:val="CommentReference"/>
        </w:rPr>
        <w:annotationRef/>
      </w:r>
      <w:r>
        <w:t>Procede só em tese. Os dois fatores dão 0,9346 (10/10,7) e 0,9353 (100·ln 1,1/10,19), diferença de 0,1%, sem efeito nos números da Tabela 8. Basta dizer na nota qual convenção se usa.</w:t>
      </w:r>
    </w:p>
  </w:comment>
  <w:comment w:id="276" w:author="Revisão ChatGPT" w:date="2026-10-14T19:38:00Z" w:initials="CG">
    <w:p w14:paraId="04442F0D" w14:textId="77777777" w:rsidR="00DC4A10" w:rsidRDefault="00E00F20">
      <w:r>
        <w:rPr>
          <w:rStyle w:val="CommentReference"/>
        </w:rPr>
        <w:annotationRef/>
      </w:r>
      <w:r w:rsidR="0025192B">
        <w:t>Esta comparação mistura inflação anual, resposta acumulada do nível, elasticidades e picos. Definir a convenção de reescala (percentual exato ou pontos logarítmicos) e conferir no código; ver comentário na seção 4.9.</w:t>
      </w:r>
    </w:p>
  </w:comment>
  <w:comment w:id="277" w:author="Claude" w:date="2026-10-14T20:03:00Z" w:initials="C">
    <w:p w14:paraId="61346C3B" w14:textId="440F4902" w:rsidR="00962AB9" w:rsidRDefault="00962AB9">
      <w:pPr>
        <w:pStyle w:val="CommentText"/>
      </w:pPr>
      <w:r>
        <w:rPr>
          <w:rStyle w:val="CommentReference"/>
        </w:rPr>
        <w:annotationRef/>
      </w:r>
      <w:r>
        <w:t>Ver a resposta na seção 4.9: a diferença entre as convenções é de 0,1% e não altera a tabela.</w:t>
      </w:r>
    </w:p>
  </w:comment>
  <w:comment w:id="278" w:author="Revisão ChatGPT" w:date="2026-10-14T19:38:00Z" w:initials="CG">
    <w:p w14:paraId="722652F2" w14:textId="77777777" w:rsidR="00DC4A10" w:rsidRDefault="00E00F20">
      <w:r>
        <w:rPr>
          <w:rStyle w:val="CommentReference"/>
        </w:rPr>
        <w:annotationRef/>
      </w:r>
      <w:r w:rsidR="0025192B">
        <w:t>As comparações de efeitos no ano do choque, acumulado em 12 meses e pico não têm necessariamente o mesmo horizonte nem a mesma variável. O pico do IPCA pós na Tabela 2 é 0,356 em h=1; o texto usa 0,33 após reescala. Indicar explicitamente a unidade e a reescala em cada comparação.</w:t>
      </w:r>
    </w:p>
  </w:comment>
  <w:comment w:id="279" w:author="Claude" w:date="2026-10-14T20:03:00Z" w:initials="C">
    <w:p w14:paraId="1970A19A" w14:textId="098F4B44" w:rsidR="00962AB9" w:rsidRDefault="00962AB9">
      <w:pPr>
        <w:pStyle w:val="CommentText"/>
      </w:pPr>
      <w:r>
        <w:rPr>
          <w:rStyle w:val="CommentReference"/>
        </w:rPr>
        <w:annotationRef/>
      </w:r>
      <w:r>
        <w:t>Os números conferem: 0,356 × 10/10,7 = 0,33. Procede pedir que a Tabela 8 diga a unidade de cada comparação; a nota já avisa que é ordem de grandeza.</w:t>
      </w:r>
    </w:p>
  </w:comment>
  <w:comment w:id="280" w:author="Revisão ChatGPT" w:date="2026-10-14T19:38:00Z" w:initials="CG">
    <w:p w14:paraId="4348FEFB" w14:textId="77777777" w:rsidR="00DC4A10" w:rsidRDefault="00E00F20">
      <w:r>
        <w:rPr>
          <w:rStyle w:val="CommentReference"/>
        </w:rPr>
        <w:annotationRef/>
      </w:r>
      <w:r w:rsidR="0025192B">
        <w:t>A Tabela 5 apresentada termina em h=6, mas o texto cita segunda volta e elasticidade em h=12. Disponibilizar os números, pesos e erro-padrão desse horizonte em tabela ou nota. A parcela indireta do DSGE europeu e o resíduo contábil brasileiro também não são definições equivalentes.</w:t>
      </w:r>
    </w:p>
  </w:comment>
  <w:comment w:id="281" w:author="Claude" w:date="2026-10-14T20:03:00Z" w:initials="C">
    <w:p w14:paraId="59473277" w14:textId="791683AF" w:rsidR="00962AB9" w:rsidRDefault="00962AB9">
      <w:pPr>
        <w:pStyle w:val="CommentText"/>
      </w:pPr>
      <w:r>
        <w:rPr>
          <w:rStyle w:val="CommentReference"/>
        </w:rPr>
        <w:annotationRef/>
      </w:r>
      <w:r>
        <w:t>Procede. Os valores existem: segunda volta de 0,219 em doze meses (p = 0,014), 80% do efeito total. Posso acrescentar a linha de h = 12 à Tabela 5.</w:t>
      </w:r>
    </w:p>
  </w:comment>
  <w:comment w:id="284" w:author="Revisão ChatGPT" w:date="2026-10-14T19:38:00Z" w:initials="CG">
    <w:p w14:paraId="34721A63" w14:textId="77777777" w:rsidR="00DC4A10" w:rsidRDefault="00E00F20">
      <w:r>
        <w:rPr>
          <w:rStyle w:val="CommentReference"/>
        </w:rPr>
        <w:annotationRef/>
      </w:r>
      <w:r w:rsidR="0025192B">
        <w:t>A conclusão deve distinguir resultados condicionais ao corte, resultados com ajuste por seleção e resultados sob controles alternativos de pandemia. Evitar afirmar ausência de efeito no período anterior. A não significância não demonstra parâmetro nulo; os combustíveis mostram efeitos anteriores pequenos quando a dinâmica é livre.</w:t>
      </w:r>
    </w:p>
  </w:comment>
  <w:comment w:id="285" w:author="Claude" w:date="2026-10-14T20:03:00Z" w:initials="C">
    <w:p w14:paraId="6FC6C4DC" w14:textId="0ACE9F95" w:rsidR="00962AB9" w:rsidRDefault="00962AB9">
      <w:pPr>
        <w:pStyle w:val="CommentText"/>
      </w:pPr>
      <w:r>
        <w:rPr>
          <w:rStyle w:val="CommentReference"/>
        </w:rPr>
        <w:annotationRef/>
      </w:r>
      <w:r>
        <w:t>Em parte. A conclusão já diz que magnitude e datação dependem do controle da pandemia e que o repasse anterior dos combustíveis muda com a dinâmica. Falta o p ajustado por seleção do IPCA Geral (0,104); sugiro uma frase.</w:t>
      </w:r>
    </w:p>
  </w:comment>
  <w:comment w:id="286" w:author="Revisão ChatGPT" w:date="2026-10-14T19:38:00Z" w:initials="CG">
    <w:p w14:paraId="186B131F" w14:textId="77777777" w:rsidR="00DC4A10" w:rsidRDefault="00E00F20">
      <w:r>
        <w:rPr>
          <w:rStyle w:val="CommentReference"/>
        </w:rPr>
        <w:annotationRef/>
      </w:r>
      <w:r w:rsidR="0025192B">
        <w:t>Na Tabela 3, a parcela dos dois primeiros meses varia de 93% a 186% e é 99% no IPCA Geral; integralmente é uma generalização. Entre meses 2 e 3 há contribuições significativas em diesel, gasolina e refinaria. A frase sobre a ausência de respostas do segundo ao décimo mês deve ser delimitada por série e critério inferencial.</w:t>
      </w:r>
    </w:p>
  </w:comment>
  <w:comment w:id="287" w:author="Claude" w:date="2026-10-14T20:03:00Z" w:initials="C">
    <w:p w14:paraId="33CCD71E" w14:textId="53C82350" w:rsidR="00962AB9" w:rsidRDefault="00962AB9">
      <w:pPr>
        <w:pStyle w:val="CommentText"/>
      </w:pPr>
      <w:r>
        <w:rPr>
          <w:rStyle w:val="CommentReference"/>
        </w:rPr>
        <w:annotationRef/>
      </w:r>
      <w:r>
        <w:t>Resolvido. A conclusão diz que a transmissão 'concentra-se nos dois primeiros meses', sem 'integralmente'.</w:t>
      </w:r>
    </w:p>
  </w:comment>
  <w:comment w:id="288" w:author="Revisão ChatGPT" w:date="2026-10-14T19:38:00Z" w:initials="CG">
    <w:p w14:paraId="6AB01B0B" w14:textId="77777777" w:rsidR="00DC4A10" w:rsidRDefault="00E00F20">
      <w:r>
        <w:rPr>
          <w:rStyle w:val="CommentReference"/>
        </w:rPr>
        <w:annotationRef/>
      </w:r>
      <w:r w:rsidR="0025192B">
        <w:t>As limitações efetivamente alteram magnitude, data de máximo e interpretação do regime anterior; isso é documentado em 4.7 e K.6. A estabilidade de parte do contraste não autoriza dizer que nada se altera. Incluir aqui que a evidência ajustada por seleção para o IPCA Geral precisa ser reportada e que viés comum é hipótese não plenamente verificada.</w:t>
      </w:r>
    </w:p>
  </w:comment>
  <w:comment w:id="289" w:author="Claude" w:date="2026-10-14T20:03:00Z" w:initials="C">
    <w:p w14:paraId="3FFF9A7D" w14:textId="01CCFFE1" w:rsidR="00962AB9" w:rsidRDefault="00962AB9">
      <w:pPr>
        <w:pStyle w:val="CommentText"/>
      </w:pPr>
      <w:r>
        <w:rPr>
          <w:rStyle w:val="CommentReference"/>
        </w:rPr>
        <w:annotationRef/>
      </w:r>
      <w:r>
        <w:t>Resolvido em 14/10: a conclusão inclui a endogeneidade e a hipótese de vieses comparáveis. Falta o p ajustado do IPCA Geral (ver comentário anterior).</w:t>
      </w:r>
    </w:p>
  </w:comment>
  <w:comment w:id="290" w:author="Revisão ChatGPT" w:date="2026-10-14T19:38:00Z" w:initials="CG">
    <w:p w14:paraId="010A6CE3" w14:textId="77777777" w:rsidR="00DC4A10" w:rsidRDefault="00E00F20">
      <w:r>
        <w:rPr>
          <w:rStyle w:val="CommentReference"/>
        </w:rPr>
        <w:annotationRef/>
      </w:r>
      <w:r w:rsidR="0025192B">
        <w:t>O preço internacional de derivados pode afetar a inflação brasileira por canais além do combustível doméstico e ser correlacionado a demanda global. Sua utilização como instrumento não identifica causalidade por si só. A agenda futura deve especificar e testar relevância e justificar exclusão.</w:t>
      </w:r>
    </w:p>
  </w:comment>
  <w:comment w:id="291" w:author="Claude" w:date="2026-10-14T20:03:00Z" w:initials="C">
    <w:p w14:paraId="30811B2E" w14:textId="6645F725" w:rsidR="00962AB9" w:rsidRDefault="00962AB9">
      <w:pPr>
        <w:pStyle w:val="CommentText"/>
      </w:pPr>
      <w:r>
        <w:rPr>
          <w:rStyle w:val="CommentReference"/>
        </w:rPr>
        <w:annotationRef/>
      </w:r>
      <w:r>
        <w:t>Resolvido. A agenda pede instrumento que satisfaça relevância e exclusão.</w:t>
      </w:r>
    </w:p>
  </w:comment>
  <w:comment w:id="292" w:author="Revisão ChatGPT" w:date="2026-10-14T19:38:00Z" w:initials="CG">
    <w:p w14:paraId="07FFE58F" w14:textId="77777777" w:rsidR="00DC4A10" w:rsidRDefault="00E00F20">
      <w:r>
        <w:rPr>
          <w:rStyle w:val="CommentReference"/>
        </w:rPr>
        <w:annotationRef/>
      </w:r>
      <w:r w:rsidR="0025192B">
        <w:t>A extensão a qualquer economia e a frequência dessas mudanças na América Latina exigem suporte específico. Os resultados brasileiros motivam investigar essa possibilidade, mas não demonstram validade geral da estratégia de identificação em outros países.</w:t>
      </w:r>
    </w:p>
  </w:comment>
  <w:comment w:id="293" w:author="Claude" w:date="2026-10-14T20:03:00Z" w:initials="C">
    <w:p w14:paraId="2527260D" w14:textId="0D47E6FD" w:rsidR="00962AB9" w:rsidRDefault="00962AB9">
      <w:pPr>
        <w:pStyle w:val="CommentText"/>
      </w:pPr>
      <w:r>
        <w:rPr>
          <w:rStyle w:val="CommentReference"/>
        </w:rPr>
        <w:annotationRef/>
      </w:r>
      <w:r>
        <w:t>Resolvido. A frase final não generaliza para outros países.</w:t>
      </w:r>
    </w:p>
  </w:comment>
  <w:comment w:id="296" w:author="Revisão ChatGPT" w:date="2026-10-14T19:38:00Z" w:initials="CG">
    <w:p w14:paraId="58E15CA3" w14:textId="77777777" w:rsidR="00DC4A10" w:rsidRDefault="00E00F20">
      <w:r>
        <w:rPr>
          <w:rStyle w:val="CommentReference"/>
        </w:rPr>
        <w:annotationRef/>
      </w:r>
      <w:r w:rsidR="0025192B">
        <w:t>Conferir o título, as páginas e o idioma da versão do relatório do BCB efetivamente consultada. Adotar uma convenção consistente para documentos institucionais e incluir endereço eletrônico e data de acesso quando exigidos pelo padrão da instituição.</w:t>
      </w:r>
    </w:p>
  </w:comment>
  <w:comment w:id="297" w:author="Claude" w:date="2026-10-14T20:03:00Z" w:initials="C">
    <w:p w14:paraId="1A753C9F" w14:textId="7DFBD774" w:rsidR="00962AB9" w:rsidRDefault="00962AB9">
      <w:pPr>
        <w:pStyle w:val="CommentText"/>
      </w:pPr>
      <w:r>
        <w:rPr>
          <w:rStyle w:val="CommentReference"/>
        </w:rPr>
        <w:annotationRef/>
      </w:r>
      <w:r>
        <w:t>Conferido no PDF: 'Exchange rate pass-through: estimates from local projections', Monetary Policy Report de março de 2026, boxe a partir da p. 66, em inglês. Falta só endereço eletrônico e data de acesso, se a norma da instituição exigir.</w:t>
      </w:r>
    </w:p>
  </w:comment>
  <w:comment w:id="298" w:author="Revisão ChatGPT" w:date="2026-10-14T19:38:00Z" w:initials="CG">
    <w:p w14:paraId="15E3A298" w14:textId="77777777" w:rsidR="00DC4A10" w:rsidRDefault="00E00F20">
      <w:r>
        <w:rPr>
          <w:rStyle w:val="CommentReference"/>
        </w:rPr>
        <w:annotationRef/>
      </w:r>
      <w:r w:rsidR="0025192B">
        <w:t>A autoria Cardoso e Severnini foi conferida: a versão apresentada na AEA identifica André Ribeiro Cardoso. Manter o sobrenome Cardoso. Conferir apenas o ano e a versão do working paper efetivamente utilizados e acrescentar endereço de acesso ou identificador. Fonte: https://www.aeaweb.org/conference/2024/program/paper/6dhSZF9B.</w:t>
      </w:r>
    </w:p>
  </w:comment>
  <w:comment w:id="299" w:author="Claude" w:date="2026-10-14T20:03:00Z" w:initials="C">
    <w:p w14:paraId="41857B2C" w14:textId="13E1AFE2" w:rsidR="00962AB9" w:rsidRDefault="00962AB9">
      <w:pPr>
        <w:pStyle w:val="CommentText"/>
      </w:pPr>
      <w:r>
        <w:rPr>
          <w:rStyle w:val="CommentReference"/>
        </w:rPr>
        <w:annotationRef/>
      </w:r>
      <w:r>
        <w:t>Ok. Falta acrescentar o endereço de acesso do working paper.</w:t>
      </w:r>
    </w:p>
  </w:comment>
  <w:comment w:id="300" w:author="Revisão ChatGPT" w:date="2026-10-14T19:38:00Z" w:initials="CG">
    <w:p w14:paraId="7F164F0D" w14:textId="77777777" w:rsidR="00DC4A10" w:rsidRDefault="00E00F20">
      <w:r>
        <w:rPr>
          <w:rStyle w:val="CommentReference"/>
        </w:rPr>
        <w:annotationRef/>
      </w:r>
      <w:r w:rsidR="0025192B">
        <w:t>O ECB Working Paper 2968 foi publicado em 5 de agosto de 2024. Propus 2024 na referência e nas citações. Se a análise usa uma versão revisada de 2026, registrar a versão e a data de atualização explicitamente. Fonte primária: https://www.ecb.europa.eu/pub/research/authors/profiles/lucia-lopez.ro.html.</w:t>
      </w:r>
    </w:p>
  </w:comment>
  <w:comment w:id="301" w:author="Claude" w:date="2026-10-14T20:03:00Z" w:initials="C">
    <w:p w14:paraId="54252C38" w14:textId="7179B9EC" w:rsidR="00962AB9" w:rsidRDefault="00962AB9">
      <w:pPr>
        <w:pStyle w:val="CommentText"/>
      </w:pPr>
      <w:r>
        <w:rPr>
          <w:rStyle w:val="CommentReference"/>
        </w:rPr>
        <w:annotationRef/>
      </w:r>
      <w:r>
        <w:t>Resolvido em 14/10: o PDF usado é a versão revisada de março de 2026; as citações voltaram para 2026 e a referência registra a primeira versão, de 2024.</w:t>
      </w:r>
    </w:p>
  </w:comment>
  <w:comment w:id="302" w:author="Revisão ChatGPT" w:date="2026-10-14T19:38:00Z" w:initials="CG">
    <w:p w14:paraId="58ABB4A0" w14:textId="77777777" w:rsidR="00DC4A10" w:rsidRDefault="00E00F20">
      <w:r>
        <w:rPr>
          <w:rStyle w:val="CommentReference"/>
        </w:rPr>
        <w:annotationRef/>
      </w:r>
      <w:r w:rsidR="0025192B">
        <w:t>As referências às bases de dados são gerais. A replicação exige os códigos exatos de todas as séries, a regra de agregação e a data de extração. Isso deve aparecer no Quadro 1, que atualmente fornece apenas o código da Selic. Ver comentários no Apêndice M.</w:t>
      </w:r>
    </w:p>
  </w:comment>
  <w:comment w:id="303" w:author="Claude" w:date="2026-10-14T20:03:00Z" w:initials="C">
    <w:p w14:paraId="65DE872C" w14:textId="53F7EA38" w:rsidR="00962AB9" w:rsidRDefault="00962AB9">
      <w:pPr>
        <w:pStyle w:val="CommentText"/>
      </w:pPr>
      <w:r>
        <w:rPr>
          <w:rStyle w:val="CommentReference"/>
        </w:rPr>
        <w:annotationRef/>
      </w:r>
      <w:r>
        <w:t>Procede, pendente (ver o comentário no Quadro 1).</w:t>
      </w:r>
    </w:p>
  </w:comment>
  <w:comment w:id="310" w:author="Revisão ChatGPT" w:date="2026-10-14T19:38:00Z" w:initials="CG">
    <w:p w14:paraId="4E3D4F0B" w14:textId="77777777" w:rsidR="00DC4A10" w:rsidRDefault="00E00F20">
      <w:r>
        <w:rPr>
          <w:rStyle w:val="CommentReference"/>
        </w:rPr>
        <w:annotationRef/>
      </w:r>
      <w:r w:rsidR="0025192B">
        <w:t>Os conjuntos Anderson-Rubin podem ser ilimitados ou desconexos; informar se os obtidos aqui são intervalos finitos. Definir como a ampliação de 80% foi calculada, o horizonte e o instrumento. Não confundir instrumento bruto externo com choque recuperado do modelo de Känzig.</w:t>
      </w:r>
    </w:p>
  </w:comment>
  <w:comment w:id="311" w:author="Claude" w:date="2026-10-14T20:03:00Z" w:initials="C">
    <w:p w14:paraId="68E13E3C" w14:textId="15FCE39F" w:rsidR="00962AB9" w:rsidRDefault="00962AB9">
      <w:pPr>
        <w:pStyle w:val="CommentText"/>
      </w:pPr>
      <w:r>
        <w:rPr>
          <w:rStyle w:val="CommentReference"/>
        </w:rPr>
        <w:annotationRef/>
      </w:r>
      <w:r>
        <w:t>Procede, pendente de conferência no arquivo de resultados: falta dizer se os conjuntos são intervalos finitos e como os 80% foram calculados.</w:t>
      </w:r>
    </w:p>
  </w:comment>
  <w:comment w:id="314" w:author="Revisão ChatGPT" w:date="2026-10-14T19:38:00Z" w:initials="CG">
    <w:p w14:paraId="210E2892" w14:textId="77777777" w:rsidR="00DC4A10" w:rsidRDefault="00E00F20">
      <w:r>
        <w:rPr>
          <w:rStyle w:val="CommentReference"/>
        </w:rPr>
        <w:annotationRef/>
      </w:r>
      <w:r w:rsidR="0025192B">
        <w:t>A ausência de variação em 16,6% dos meses deve usar um critério numérico explícito, compatível com arredondamento e transformação tributária. Variação em todos os meses da série média ANP não prova que a Petrobras tenha realizado reajustes administrativos em todos eles.</w:t>
      </w:r>
    </w:p>
  </w:comment>
  <w:comment w:id="315" w:author="Claude" w:date="2026-10-14T20:03:00Z" w:initials="C">
    <w:p w14:paraId="21B50F40" w14:textId="159618F4" w:rsidR="00962AB9" w:rsidRDefault="00962AB9">
      <w:pPr>
        <w:pStyle w:val="CommentText"/>
      </w:pPr>
      <w:r>
        <w:rPr>
          <w:rStyle w:val="CommentReference"/>
        </w:rPr>
        <w:annotationRef/>
      </w:r>
      <w:r>
        <w:t>Em parte. O critério existe no código: mês parado é variação absoluta abaixo de 0,05%; vale citá-lo. Procede a ressalva de que variação da média da ANP não prova reajuste da Petrobras em todos os meses.</w:t>
      </w:r>
    </w:p>
  </w:comment>
  <w:comment w:id="318" w:author="Revisão ChatGPT" w:date="2026-10-14T19:38:00Z" w:initials="CG">
    <w:p w14:paraId="37373F22" w14:textId="77777777" w:rsidR="00DC4A10" w:rsidRDefault="00E00F20">
      <w:r>
        <w:rPr>
          <w:rStyle w:val="CommentReference"/>
        </w:rPr>
        <w:annotationRef/>
      </w:r>
      <w:r w:rsidR="0025192B">
        <w:t>O texto informa uma escada de uma a doze defasagens, mas a nota da Figura E.1 informa apenas três, seis e doze. Conferir a figura e alinhar título, nota e descrição. A seção 3.8 cita sensibilidade de uma a seis; indicar quais intervalos são exercícios distintos.</w:t>
      </w:r>
    </w:p>
  </w:comment>
  <w:comment w:id="319" w:author="Claude" w:date="2026-10-14T20:03:00Z" w:initials="C">
    <w:p w14:paraId="3A47F8D2" w14:textId="79C3733C" w:rsidR="00962AB9" w:rsidRDefault="00962AB9">
      <w:pPr>
        <w:pStyle w:val="CommentText"/>
      </w:pPr>
      <w:r>
        <w:rPr>
          <w:rStyle w:val="CommentReference"/>
        </w:rPr>
        <w:annotationRef/>
      </w:r>
      <w:r>
        <w:t>Resolvido em 14/10: o texto diz agora 3, 6 e 12 defasagens, como a figura.</w:t>
      </w:r>
    </w:p>
  </w:comment>
  <w:comment w:id="322" w:author="Revisão ChatGPT" w:date="2026-10-14T19:38:00Z" w:initials="CG">
    <w:p w14:paraId="5D7DC9E0" w14:textId="77777777" w:rsidR="00DC4A10" w:rsidRDefault="00E00F20">
      <w:r>
        <w:rPr>
          <w:rStyle w:val="CommentReference"/>
        </w:rPr>
        <w:annotationRef/>
      </w:r>
      <w:r w:rsidR="0025192B">
        <w:t>A data institucional não é selecionada pelo sup-Wald, mas pode refletir decisão econômica endógena. Corrigir a mesma terminologia nas seções 3.4, 4.7.4 e na conclusão. Os resultados permanecem condicionados às hipóteses sobre confundimento.</w:t>
      </w:r>
    </w:p>
  </w:comment>
  <w:comment w:id="323" w:author="Claude" w:date="2026-10-14T20:03:00Z" w:initials="C">
    <w:p w14:paraId="5A28CF57" w14:textId="26402EA8" w:rsidR="00962AB9" w:rsidRDefault="00962AB9">
      <w:pPr>
        <w:pStyle w:val="CommentText"/>
      </w:pPr>
      <w:r>
        <w:rPr>
          <w:rStyle w:val="CommentReference"/>
        </w:rPr>
        <w:annotationRef/>
      </w:r>
      <w:r>
        <w:t>Em parte. Com a endogeneidade assumida, a terminologia ficou coerente; o Apêndice F diz corretamente que a data institucional dispensa a correção por seleção.</w:t>
      </w:r>
    </w:p>
  </w:comment>
  <w:comment w:id="326" w:author="Revisão ChatGPT" w:date="2026-10-14T19:38:00Z" w:initials="CG">
    <w:p w14:paraId="3DB67E00" w14:textId="77777777" w:rsidR="00DC4A10" w:rsidRDefault="00E00F20">
      <w:r>
        <w:rPr>
          <w:rStyle w:val="CommentReference"/>
        </w:rPr>
        <w:annotationRef/>
      </w:r>
      <w:r w:rsidR="0025192B">
        <w:t>A ortogonalização da margem em relação ao Brent garante ortogonalidade amostral apenas aos regressores utilizados nessa etapa. Não garante exclusão da equação da inflação nem ausência de fatores globais comuns. Esclarecer amostra, defasagens e por que o instrumento alcançaria o desfecho somente pelo combustível.</w:t>
      </w:r>
    </w:p>
  </w:comment>
  <w:comment w:id="327" w:author="Claude" w:date="2026-10-14T20:03:00Z" w:initials="C">
    <w:p w14:paraId="074ABA7A" w14:textId="39873E77" w:rsidR="00962AB9" w:rsidRDefault="00962AB9">
      <w:pPr>
        <w:pStyle w:val="CommentText"/>
      </w:pPr>
      <w:r>
        <w:rPr>
          <w:rStyle w:val="CommentReference"/>
        </w:rPr>
        <w:annotationRef/>
      </w:r>
      <w:r>
        <w:t>Procede, mas perdeu importância: com a decisão de 14/10 de não usar instrumentos, o Apêndice G só documenta a tentativa.</w:t>
      </w:r>
    </w:p>
  </w:comment>
  <w:comment w:id="328" w:author="Revisão ChatGPT" w:date="2026-10-14T19:38:00Z" w:initials="CG">
    <w:p w14:paraId="1D0CA7DC" w14:textId="77777777" w:rsidR="00DC4A10" w:rsidRDefault="00E00F20">
      <w:r>
        <w:rPr>
          <w:rStyle w:val="CommentReference"/>
        </w:rPr>
        <w:annotationRef/>
      </w:r>
      <w:r w:rsidR="0025192B">
        <w:t>A faixa 2,9 a 6,8 é repetida nas duas colunas de regime da Tabela G.1, embora a nota diga que se refere ao conjunto de variáveis e horizontes. Disponibilizar F específicos por regime e variável endógena, ou substituir os cabeçalhos/nota para evitar atribuição indevida. F=10 é uma regra convencional, não um limiar universal com HAC e instrumentos fracos.</w:t>
      </w:r>
    </w:p>
  </w:comment>
  <w:comment w:id="329" w:author="Claude" w:date="2026-10-14T20:03:00Z" w:initials="C">
    <w:p w14:paraId="14741D78" w14:textId="720A3672" w:rsidR="00962AB9" w:rsidRDefault="00962AB9">
      <w:pPr>
        <w:pStyle w:val="CommentText"/>
      </w:pPr>
      <w:r>
        <w:rPr>
          <w:rStyle w:val="CommentReference"/>
        </w:rPr>
        <w:annotationRef/>
      </w:r>
      <w:r>
        <w:t>Procede. A faixa refere-se ao conjunto de horizontes e variáveis, não a cada regime; sugiro célula mesclada ou nota. Registre também que a Tabela G.1 usa o corte de outubro de 2016 (108 e 161 observações), e não o de março de 2017.</w:t>
      </w:r>
    </w:p>
  </w:comment>
  <w:comment w:id="330" w:author="Revisão ChatGPT" w:date="2026-10-14T19:38:00Z" w:initials="CG">
    <w:p w14:paraId="09905EF1" w14:textId="77777777" w:rsidR="00DC4A10" w:rsidRDefault="00E00F20">
      <w:r>
        <w:rPr>
          <w:rStyle w:val="CommentReference"/>
        </w:rPr>
        <w:annotationRef/>
      </w:r>
      <w:r w:rsidR="0025192B">
        <w:t>A Tabela G.2 informa IPCA Geral em h=1 com 0,111* no regime posterior, além de Transportes. A redação original dizia que o resultado era restrito a Transportes. A proposta acompanha os asteriscos existentes; conferir os p-valores e as bandas antes de aceitá-la.</w:t>
      </w:r>
    </w:p>
  </w:comment>
  <w:comment w:id="331" w:author="Claude" w:date="2026-10-14T20:03:00Z" w:initials="C">
    <w:p w14:paraId="0CD7A515" w14:textId="3254DB03" w:rsidR="00962AB9" w:rsidRDefault="00962AB9">
      <w:pPr>
        <w:pStyle w:val="CommentText"/>
      </w:pPr>
      <w:r>
        <w:rPr>
          <w:rStyle w:val="CommentReference"/>
        </w:rPr>
        <w:annotationRef/>
      </w:r>
      <w:r>
        <w:t>Resolvido. O texto menciona o IPCA Geral em um horizonte.</w:t>
      </w:r>
    </w:p>
  </w:comment>
  <w:comment w:id="332" w:author="Revisão ChatGPT" w:date="2026-10-14T19:38:00Z" w:initials="CG">
    <w:p w14:paraId="029709FD" w14:textId="77777777" w:rsidR="00DC4A10" w:rsidRDefault="00E00F20">
      <w:r>
        <w:rPr>
          <w:rStyle w:val="CommentReference"/>
        </w:rPr>
        <w:annotationRef/>
      </w:r>
      <w:r w:rsidR="0025192B">
        <w:t>A Tabela G.1 tem F anterior de 1,48; primeiro estágio fraco não demonstra ausência de resposta. Tampouco a leitura de só responde depois é compatível com o repasse anterior dos combustíveis em K.6. Separar fraqueza instrumental e inexistência de efeito.</w:t>
      </w:r>
    </w:p>
  </w:comment>
  <w:comment w:id="333" w:author="Claude" w:date="2026-10-14T20:03:00Z" w:initials="C">
    <w:p w14:paraId="7C62D03D" w14:textId="057B69F4" w:rsidR="00962AB9" w:rsidRDefault="00962AB9">
      <w:pPr>
        <w:pStyle w:val="CommentText"/>
      </w:pPr>
      <w:r>
        <w:rPr>
          <w:rStyle w:val="CommentReference"/>
        </w:rPr>
        <w:annotationRef/>
      </w:r>
      <w:r>
        <w:t>Resolvido na redação, que fala em associação mais forte no regime posterior, e não em ausência de resposta antes.</w:t>
      </w:r>
    </w:p>
  </w:comment>
  <w:comment w:id="336" w:author="Revisão ChatGPT" w:date="2026-10-14T19:38:00Z" w:initials="CG">
    <w:p w14:paraId="7766D87E" w14:textId="77777777" w:rsidR="00DC4A10" w:rsidRDefault="00E00F20">
      <w:r>
        <w:rPr>
          <w:rStyle w:val="CommentReference"/>
        </w:rPr>
        <w:annotationRef/>
      </w:r>
      <w:r w:rsidR="0025192B">
        <w:t>Na Tabela H.1, diferença atribuível à regra de preços é uma atribuição causal mais forte que a ressalva de equilíbrio parcial e a identificação descrita no texto. Propus um rótulo de diferença entre parametrizações. Considerar acrescentar intervalos de confiança, pois 2020 e 2022 não rejeitam nulidade da diferença.</w:t>
      </w:r>
    </w:p>
  </w:comment>
  <w:comment w:id="337" w:author="Claude" w:date="2026-10-14T20:03:00Z" w:initials="C">
    <w:p w14:paraId="6A9C576E" w14:textId="5EB69D3B" w:rsidR="00962AB9" w:rsidRDefault="00962AB9">
      <w:pPr>
        <w:pStyle w:val="CommentText"/>
      </w:pPr>
      <w:r>
        <w:rPr>
          <w:rStyle w:val="CommentReference"/>
        </w:rPr>
        <w:annotationRef/>
      </w:r>
      <w:r>
        <w:t>Resolvido. O rótulo é 'Diferença entre as parametrizações'. Os intervalos estão no texto da 4.7.5; pô-los na tabela é opcional.</w:t>
      </w:r>
    </w:p>
  </w:comment>
  <w:comment w:id="338" w:author="Revisão ChatGPT" w:date="2026-10-14T19:38:00Z" w:initials="CG">
    <w:p w14:paraId="46CDB0F5" w14:textId="77777777" w:rsidR="00DC4A10" w:rsidRDefault="00E00F20">
      <w:r>
        <w:rPr>
          <w:rStyle w:val="CommentReference"/>
        </w:rPr>
        <w:annotationRef/>
      </w:r>
      <w:r w:rsidR="0025192B">
        <w:t>A contribuição de 2020 aplica coeficientes estimados com neutralização dos meses da pandemia. O texto informa alta sensibilidade ao controle alternativo e diferença não significativa. Acrescentar intervalos para orientar a leitura do quadro.</w:t>
      </w:r>
    </w:p>
  </w:comment>
  <w:comment w:id="339" w:author="Claude" w:date="2026-10-14T20:03:00Z" w:initials="C">
    <w:p w14:paraId="1EBAC956" w14:textId="3F799FDC" w:rsidR="00962AB9" w:rsidRDefault="00962AB9">
      <w:pPr>
        <w:pStyle w:val="CommentText"/>
      </w:pPr>
      <w:r>
        <w:rPr>
          <w:rStyle w:val="CommentReference"/>
        </w:rPr>
        <w:annotationRef/>
      </w:r>
      <w:r>
        <w:t>Em parte. A nota da Tabela H.1 remete à ressalva de 2020 na 4.7.5, que traz o intervalo [−5,06; 0,30] e o resultado com Oxford.</w:t>
      </w:r>
    </w:p>
  </w:comment>
  <w:comment w:id="340" w:author="Revisão ChatGPT" w:date="2026-10-14T19:38:00Z" w:initials="CG">
    <w:p w14:paraId="3F8C52B6" w14:textId="77777777" w:rsidR="00DC4A10" w:rsidRDefault="00E00F20">
      <w:r>
        <w:rPr>
          <w:rStyle w:val="CommentReference"/>
        </w:rPr>
        <w:annotationRef/>
      </w:r>
      <w:r w:rsidR="0025192B">
        <w:t>A não rejeição pode decorrer de efeitos pequenos ou de intervalos amplos. A frase original conclui que a parcela não é grande o bastante sem um teste de equivalência ou limite superior economicamente relevante. Apresentar os intervalos da diferença facilita a avaliação.</w:t>
      </w:r>
    </w:p>
  </w:comment>
  <w:comment w:id="341" w:author="Claude" w:date="2026-10-14T20:03:00Z" w:initials="C">
    <w:p w14:paraId="37F687E0" w14:textId="07712BCA" w:rsidR="00962AB9" w:rsidRDefault="00962AB9">
      <w:pPr>
        <w:pStyle w:val="CommentText"/>
      </w:pPr>
      <w:r>
        <w:rPr>
          <w:rStyle w:val="CommentReference"/>
        </w:rPr>
        <w:annotationRef/>
      </w:r>
      <w:r>
        <w:t>Procede. Ver o comentário na seção 4.7.5: posso acrescentar os intervalos da diferença à Tabela H.2.</w:t>
      </w:r>
    </w:p>
  </w:comment>
  <w:comment w:id="344" w:author="Revisão ChatGPT" w:date="2026-10-14T19:38:00Z" w:initials="CG">
    <w:p w14:paraId="054DE11E" w14:textId="77777777" w:rsidR="00DC4A10" w:rsidRDefault="00E00F20">
      <w:r>
        <w:rPr>
          <w:rStyle w:val="CommentReference"/>
        </w:rPr>
        <w:annotationRef/>
      </w:r>
      <w:r w:rsidR="0025192B">
        <w:t>Expressar varejo e referência em dólares retira a variação cambial da unidade comum usada na razão, mas o câmbio continua podendo afetar a formação do preço doméstico. A expressão não integra o cálculo deve se referir à ausência de um componente cambial separado, não à eliminação de todo efeito cambial econômico.</w:t>
      </w:r>
    </w:p>
  </w:comment>
  <w:comment w:id="345" w:author="Claude" w:date="2026-10-14T20:03:00Z" w:initials="C">
    <w:p w14:paraId="1BA99889" w14:textId="3CB7EDA0" w:rsidR="00962AB9" w:rsidRDefault="00962AB9">
      <w:pPr>
        <w:pStyle w:val="CommentText"/>
      </w:pPr>
      <w:r>
        <w:rPr>
          <w:rStyle w:val="CommentReference"/>
        </w:rPr>
        <w:annotationRef/>
      </w:r>
      <w:r>
        <w:t>Procede, ajuste de redação: 'de sorte que a variação cambial não entra separadamente no cálculo'.</w:t>
      </w:r>
    </w:p>
  </w:comment>
  <w:comment w:id="346" w:author="Revisão ChatGPT" w:date="2026-10-14T19:38:00Z" w:initials="CG">
    <w:p w14:paraId="17C1FCF0" w14:textId="77777777" w:rsidR="00DC4A10" w:rsidRDefault="00E00F20">
      <w:r>
        <w:rPr>
          <w:rStyle w:val="CommentReference"/>
        </w:rPr>
        <w:annotationRef/>
      </w:r>
      <w:r w:rsidR="0025192B">
        <w:t>O texto situa o Brasil entre a mediana e o terceiro quartil do grupo desregulado, o que está correto para 0,868 entre 0,798 e 1,018. Na amostra total, ele fica ligeiramente acima do terceiro quartil (0,864). Deixar explícito o grupo em cada comparação para evitar confusão com o percentil 77 geral.</w:t>
      </w:r>
    </w:p>
  </w:comment>
  <w:comment w:id="347" w:author="Claude" w:date="2026-10-14T20:03:00Z" w:initials="C">
    <w:p w14:paraId="7723E4B8" w14:textId="240375D6" w:rsidR="00962AB9" w:rsidRDefault="00962AB9">
      <w:pPr>
        <w:pStyle w:val="CommentText"/>
      </w:pPr>
      <w:r>
        <w:rPr>
          <w:rStyle w:val="CommentReference"/>
        </w:rPr>
        <w:annotationRef/>
      </w:r>
      <w:r>
        <w:t>Correto como está; nada a mudar.</w:t>
      </w:r>
    </w:p>
  </w:comment>
  <w:comment w:id="348" w:author="Revisão ChatGPT" w:date="2026-10-14T19:38:00Z" w:initials="CG">
    <w:p w14:paraId="08115025" w14:textId="77777777" w:rsidR="00DC4A10" w:rsidRDefault="00E00F20">
      <w:r>
        <w:rPr>
          <w:rStyle w:val="CommentReference"/>
        </w:rPr>
        <w:annotationRef/>
      </w:r>
      <w:r w:rsidR="0025192B">
        <w:t>A posição 16/65 sugere aproximadamente o quarto superior. Informar se os percentis usam posição crescente, interpolação e como se tratam empates. A classificação institucional do Banco Mundial é categórica e não mede a intensidade de regulação.</w:t>
      </w:r>
    </w:p>
  </w:comment>
  <w:comment w:id="349" w:author="Claude" w:date="2026-10-14T20:03:00Z" w:initials="C">
    <w:p w14:paraId="33CC5E1F" w14:textId="3694F9F7" w:rsidR="00962AB9" w:rsidRDefault="00962AB9">
      <w:pPr>
        <w:pStyle w:val="CommentText"/>
      </w:pPr>
      <w:r>
        <w:rPr>
          <w:rStyle w:val="CommentReference"/>
        </w:rPr>
        <w:annotationRef/>
      </w:r>
      <w:r>
        <w:t>Conferido: 16º de 65 dá percentil 77 pela convenção (65 − 16)/(65 − 1). Sugestão: dizer a convenção na nota.</w:t>
      </w:r>
    </w:p>
  </w:comment>
  <w:comment w:id="352" w:author="Revisão ChatGPT" w:date="2026-10-14T19:38:00Z" w:initials="CG">
    <w:p w14:paraId="1B3C3D76" w14:textId="77777777" w:rsidR="00DC4A10" w:rsidRDefault="00E00F20">
      <w:r>
        <w:rPr>
          <w:rStyle w:val="CommentReference"/>
        </w:rPr>
        <w:annotationRef/>
      </w:r>
      <w:r w:rsidR="0025192B">
        <w:t>A Tabela J.1 contém duas taxas em nível transformado, Selic e expectativa de inflação. Além disso, o choque tem 272 observações e as taxas 273; distinguir observações de nível, diferenças e amostra efetiva de estimação. O desvio-padrão unitário depende da janela usada na padronização.</w:t>
      </w:r>
    </w:p>
  </w:comment>
  <w:comment w:id="353" w:author="Claude" w:date="2026-10-14T20:03:00Z" w:initials="C">
    <w:p w14:paraId="0C464B61" w14:textId="7E877600" w:rsidR="00962AB9" w:rsidRDefault="00962AB9">
      <w:pPr>
        <w:pStyle w:val="CommentText"/>
      </w:pPr>
      <w:r>
        <w:rPr>
          <w:rStyle w:val="CommentReference"/>
        </w:rPr>
        <w:annotationRef/>
      </w:r>
      <w:r>
        <w:t>Procede, ajuste menor na nota da Tabela J.1.</w:t>
      </w:r>
    </w:p>
  </w:comment>
  <w:comment w:id="354" w:author="Revisão ChatGPT" w:date="2026-10-14T19:38:00Z" w:initials="CG">
    <w:p w14:paraId="710E9D2C" w14:textId="77777777" w:rsidR="00DC4A10" w:rsidRDefault="00E00F20">
      <w:r>
        <w:rPr>
          <w:rStyle w:val="CommentReference"/>
        </w:rPr>
        <w:annotationRef/>
      </w:r>
      <w:r w:rsidR="0025192B">
        <w:t>Os pesos são aproximados e fixos em cada cenário, enquanto a cesta muda ao longo de 2003–2025. Documentar a fonte e o ano exato de cada peso. Uma subtração com pesos fixos aproxima a contribuição de cesta; não constrói automaticamente um índice oficial do IPCA sem combustíveis.</w:t>
      </w:r>
    </w:p>
  </w:comment>
  <w:comment w:id="355" w:author="Claude" w:date="2026-10-14T20:03:00Z" w:initials="C">
    <w:p w14:paraId="2DC6D510" w14:textId="5845D0E9" w:rsidR="00962AB9" w:rsidRDefault="00962AB9">
      <w:pPr>
        <w:pStyle w:val="CommentText"/>
      </w:pPr>
      <w:r>
        <w:rPr>
          <w:rStyle w:val="CommentReference"/>
        </w:rPr>
        <w:annotationRef/>
      </w:r>
      <w:r>
        <w:t>Procede. Os pesos são de cenário (central: gasolina 4,6%, etanol 0,7%, diesel 0,15%), fixos na amostra; falta citar a fonte e o ano da ponderação do IBGE.</w:t>
      </w:r>
    </w:p>
  </w:comment>
  <w:comment w:id="356" w:author="Revisão ChatGPT" w:date="2026-10-14T19:38:00Z" w:initials="CG">
    <w:p w14:paraId="5C0A796C" w14:textId="77777777" w:rsidR="00DC4A10" w:rsidRDefault="00E00F20">
      <w:r>
        <w:rPr>
          <w:rStyle w:val="CommentReference"/>
        </w:rPr>
        <w:annotationRef/>
      </w:r>
      <w:r w:rsidR="0025192B">
        <w:t>Valores arredondados como 0,000 são apresentados como &lt;0,001 nas sugestões. Isso não altera as estimativas; verificar a precisão antes da entrega. Estes testes referem-se às transformações usadas no modelo, não aos níveis originais dos índices.</w:t>
      </w:r>
    </w:p>
  </w:comment>
  <w:comment w:id="357" w:author="Claude" w:date="2026-10-14T20:03:00Z" w:initials="C">
    <w:p w14:paraId="096C63C6" w14:textId="0AE2CFEF" w:rsidR="00962AB9" w:rsidRDefault="00962AB9">
      <w:pPr>
        <w:pStyle w:val="CommentText"/>
      </w:pPr>
      <w:r>
        <w:rPr>
          <w:rStyle w:val="CommentReference"/>
        </w:rPr>
        <w:annotationRef/>
      </w:r>
      <w:r>
        <w:t>Procede, ajuste de formatação.</w:t>
      </w:r>
    </w:p>
  </w:comment>
  <w:comment w:id="358" w:author="Revisão ChatGPT" w:date="2026-10-14T19:38:00Z" w:initials="CG">
    <w:p w14:paraId="58B0A1DC" w14:textId="77777777" w:rsidR="00DC4A10" w:rsidRDefault="00E00F20">
      <w:r>
        <w:rPr>
          <w:rStyle w:val="CommentReference"/>
        </w:rPr>
        <w:annotationRef/>
      </w:r>
      <w:r w:rsidR="0025192B">
        <w:t>ADF e KPSS reportados referem-se às séries transformadas, não aos níveis originais dos índices. Explicitar isso no título da Tabela J.3. Conferir a seleção máxima de defasagens, particularmente 16 na refinaria, e os limites do p-valor calculado pelo programa. A comparação deve considerar possíveis quebras de regime.</w:t>
      </w:r>
    </w:p>
  </w:comment>
  <w:comment w:id="359" w:author="Claude" w:date="2026-10-14T20:03:00Z" w:initials="C">
    <w:p w14:paraId="3A4FAB63" w14:textId="3E768CB7" w:rsidR="00962AB9" w:rsidRDefault="00962AB9">
      <w:pPr>
        <w:pStyle w:val="CommentText"/>
      </w:pPr>
      <w:r>
        <w:rPr>
          <w:rStyle w:val="CommentReference"/>
        </w:rPr>
        <w:annotationRef/>
      </w:r>
      <w:r>
        <w:t>Procede, ajuste no título da Tabela J.3.</w:t>
      </w:r>
    </w:p>
  </w:comment>
  <w:comment w:id="360" w:author="Revisão ChatGPT" w:date="2026-10-14T19:38:00Z" w:initials="CG">
    <w:p w14:paraId="0B3E5EF3" w14:textId="77777777" w:rsidR="00DC4A10" w:rsidRDefault="00E00F20">
      <w:r>
        <w:rPr>
          <w:rStyle w:val="CommentReference"/>
        </w:rPr>
        <w:annotationRef/>
      </w:r>
      <w:r w:rsidR="0025192B">
        <w:t>A ordem de integração não é o único diagnóstico relevante: identificação, dinâmica, heterocedasticidade, autocorrelação e seleção do corte também importam. O teorema de LP aumentadas não deve ser apresentado como cobertura automática de qualquer regressor persistente na implementação atual.</w:t>
      </w:r>
    </w:p>
  </w:comment>
  <w:comment w:id="361" w:author="Claude" w:date="2026-10-14T20:03:00Z" w:initials="C">
    <w:p w14:paraId="650127DD" w14:textId="0F97A52B" w:rsidR="00962AB9" w:rsidRDefault="00962AB9">
      <w:pPr>
        <w:pStyle w:val="CommentText"/>
      </w:pPr>
      <w:r>
        <w:rPr>
          <w:rStyle w:val="CommentReference"/>
        </w:rPr>
        <w:annotationRef/>
      </w:r>
      <w:r>
        <w:t>Ok, nada a mudar.</w:t>
      </w:r>
    </w:p>
  </w:comment>
  <w:comment w:id="364" w:author="Revisão ChatGPT" w:date="2026-10-14T19:38:00Z" w:initials="CG">
    <w:p w14:paraId="72CD4493" w14:textId="77777777" w:rsidR="00DC4A10" w:rsidRDefault="00E00F20">
      <w:r>
        <w:rPr>
          <w:rStyle w:val="CommentReference"/>
        </w:rPr>
        <w:annotationRef/>
      </w:r>
      <w:r w:rsidR="0025192B">
        <w:t>K.1 é inconclusivo, K.2 altera a significância em h=3, K.4 é sensível à pandemia e K.6 rejeita a dinâmica comum. A frase todos confirmam não descreve o conjunto. Foram retirados comentários sobre a edição da versão anterior, sem conteúdo para a análise científica.</w:t>
      </w:r>
    </w:p>
  </w:comment>
  <w:comment w:id="365" w:author="Claude" w:date="2026-10-14T20:03:00Z" w:initials="C">
    <w:p w14:paraId="47A82648" w14:textId="362EB3E3" w:rsidR="00962AB9" w:rsidRDefault="00962AB9">
      <w:pPr>
        <w:pStyle w:val="CommentText"/>
      </w:pPr>
      <w:r>
        <w:rPr>
          <w:rStyle w:val="CommentReference"/>
        </w:rPr>
        <w:annotationRef/>
      </w:r>
      <w:r>
        <w:t>Resolvido. A introdução do Apêndice K não diz mais que todas as verificações confirmam.</w:t>
      </w:r>
    </w:p>
  </w:comment>
  <w:comment w:id="368" w:author="Revisão ChatGPT" w:date="2026-10-14T19:38:00Z" w:initials="CG">
    <w:p w14:paraId="47CCB35D" w14:textId="77777777" w:rsidR="00DC4A10" w:rsidRDefault="00E00F20">
      <w:r>
        <w:rPr>
          <w:rStyle w:val="CommentReference"/>
        </w:rPr>
        <w:annotationRef/>
      </w:r>
      <w:r w:rsidR="0025192B">
        <w:t>A não significância da forma reduzida pode refletir instrumento fraco, baixa potência ou efeito pequeno. A amostra e F baixo tornam baixa precisão plausível, mas não estabelecem qual explicação é correta. Manter o exercício como inconclusivo e distinguir isso de confirmação da hipótese principal.</w:t>
      </w:r>
    </w:p>
  </w:comment>
  <w:comment w:id="369" w:author="Claude" w:date="2026-10-14T20:03:00Z" w:initials="C">
    <w:p w14:paraId="38B7DDE3" w14:textId="187939F1" w:rsidR="00962AB9" w:rsidRDefault="00962AB9">
      <w:pPr>
        <w:pStyle w:val="CommentText"/>
      </w:pPr>
      <w:r>
        <w:rPr>
          <w:rStyle w:val="CommentReference"/>
        </w:rPr>
        <w:annotationRef/>
      </w:r>
      <w:r>
        <w:t>Resolvido. O K.1 diz que é inconclusivo e que baixa potência é uma explicação possível.</w:t>
      </w:r>
    </w:p>
  </w:comment>
  <w:comment w:id="370" w:author="Revisão ChatGPT" w:date="2026-10-14T19:38:00Z" w:initials="CG">
    <w:p w14:paraId="1309C949" w14:textId="77777777" w:rsidR="00DC4A10" w:rsidRDefault="00E00F20">
      <w:r>
        <w:rPr>
          <w:rStyle w:val="CommentReference"/>
        </w:rPr>
        <w:annotationRef/>
      </w:r>
      <w:r w:rsidR="0025192B">
        <w:t>Um choque estrutural recuperado por SVAR não é automaticamente inválido por incluir o petróleo no sistema. A questão é que ele não é o instrumento externo bruto e pode incorporar as hipóteses do modelo que o gerou. Evitar chamar a relação com o Brent de circularidade sem demonstração; explicar a diferença entre usar o choque identificado como regressor e usar o instrumento em LP-IV.</w:t>
      </w:r>
    </w:p>
  </w:comment>
  <w:comment w:id="371" w:author="Claude" w:date="2026-10-14T20:03:00Z" w:initials="C">
    <w:p w14:paraId="7DB0A20C" w14:textId="1731E2AB" w:rsidR="00962AB9" w:rsidRDefault="00962AB9">
      <w:pPr>
        <w:pStyle w:val="CommentText"/>
      </w:pPr>
      <w:r>
        <w:rPr>
          <w:rStyle w:val="CommentReference"/>
        </w:rPr>
        <w:annotationRef/>
      </w:r>
      <w:r>
        <w:t>Procede. Sugestão: trocar 'circularidade' por 'a série herda as hipóteses do modelo que a gerou, que inclui o próprio preço do petróleo'.</w:t>
      </w:r>
    </w:p>
  </w:comment>
  <w:comment w:id="372" w:author="Revisão ChatGPT" w:date="2026-10-14T19:38:00Z" w:initials="CG">
    <w:p w14:paraId="797BA878" w14:textId="77777777" w:rsidR="00DC4A10" w:rsidRDefault="00E00F20">
      <w:r>
        <w:rPr>
          <w:rStyle w:val="CommentReference"/>
        </w:rPr>
        <w:annotationRef/>
      </w:r>
      <w:r w:rsidR="0025192B">
        <w:t>A conclusão de que a via instrumental exige mudar a unidade de observação não decorre logicamente de F baixos nesses instrumentos. Outra construção de instrumento, janela ou identificação pode ser relevante em séries agregadas. Conferir os valores específicos na versão de Cardoso e Severnini usada, pois F robusto e estatísticas de primeira etapa podem não ser diretamente comparáveis entre estudos.</w:t>
      </w:r>
    </w:p>
  </w:comment>
  <w:comment w:id="373" w:author="Claude" w:date="2026-10-14T20:03:00Z" w:initials="C">
    <w:p w14:paraId="6FD16BCC" w14:textId="2ABAA1C7" w:rsidR="00962AB9" w:rsidRDefault="00962AB9">
      <w:pPr>
        <w:pStyle w:val="CommentText"/>
      </w:pPr>
      <w:r>
        <w:rPr>
          <w:rStyle w:val="CommentReference"/>
        </w:rPr>
        <w:annotationRef/>
      </w:r>
      <w:r>
        <w:t>Procede. Sugestão: 'a via instrumental pode exigir mudança da unidade de observação'.</w:t>
      </w:r>
    </w:p>
  </w:comment>
  <w:comment w:id="378" w:author="Revisão ChatGPT" w:date="2026-10-14T19:38:00Z" w:initials="CG">
    <w:p w14:paraId="17FAF137" w14:textId="77777777" w:rsidR="00DC4A10" w:rsidRDefault="00E00F20">
      <w:r>
        <w:rPr>
          <w:rStyle w:val="CommentReference"/>
        </w:rPr>
        <w:annotationRef/>
      </w:r>
      <w:r w:rsidR="0025192B">
        <w:t>O próprio parágrafo informa magnitudes diferentes entre regimes. Igualdade da frequência de sinais não é estabilidade do processo nem igualdade de choques de oferta/demanda. Também não foi reportado aqui um teste formal da distribuição. A mudança de variância altera a precisão e pode afetar a projeção linear se houver não linearidade.</w:t>
      </w:r>
    </w:p>
  </w:comment>
  <w:comment w:id="379" w:author="Claude" w:date="2026-10-14T20:03:00Z" w:initials="C">
    <w:p w14:paraId="54DD2276" w14:textId="42BB224D" w:rsidR="00962AB9" w:rsidRDefault="00962AB9">
      <w:pPr>
        <w:pStyle w:val="CommentText"/>
      </w:pPr>
      <w:r>
        <w:rPr>
          <w:rStyle w:val="CommentReference"/>
        </w:rPr>
        <w:annotationRef/>
      </w:r>
      <w:r>
        <w:t>Procede. Sugestão: dizer que a frequência de sinais é parecida, mas a magnitude média dos choques difere, o que afeta a precisão sem provar estabilidade do processo.</w:t>
      </w:r>
    </w:p>
  </w:comment>
  <w:comment w:id="382" w:author="Revisão ChatGPT" w:date="2026-10-14T19:38:00Z" w:initials="CG">
    <w:p w14:paraId="11049AEF" w14:textId="77777777" w:rsidR="00DC4A10" w:rsidRDefault="00E00F20">
      <w:r>
        <w:rPr>
          <w:rStyle w:val="CommentReference"/>
        </w:rPr>
        <w:annotationRef/>
      </w:r>
      <w:r w:rsidR="0025192B">
        <w:t>Não rejeitar simetria não demonstra igualdade populacional das respostas. Para concluir que a assimetria não explica o contraste, avaliar o intervalo da diferença e a potência do teste; a composição dos choques de oferta e demanda permanece outra hipótese.</w:t>
      </w:r>
    </w:p>
  </w:comment>
  <w:comment w:id="383" w:author="Claude" w:date="2026-10-14T20:03:00Z" w:initials="C">
    <w:p w14:paraId="201FB738" w14:textId="43DEBECF" w:rsidR="00962AB9" w:rsidRDefault="00962AB9">
      <w:pPr>
        <w:pStyle w:val="CommentText"/>
      </w:pPr>
      <w:r>
        <w:rPr>
          <w:rStyle w:val="CommentReference"/>
        </w:rPr>
        <w:annotationRef/>
      </w:r>
      <w:r>
        <w:t>Procede. Basta dizer 'não se detecta assimetria no IPCA Geral', sem afirmar que a assimetria não explica o contraste.</w:t>
      </w:r>
    </w:p>
  </w:comment>
  <w:comment w:id="384" w:author="Revisão ChatGPT" w:date="2026-10-14T19:38:00Z" w:initials="CG">
    <w:p w14:paraId="78B86F07" w14:textId="77777777" w:rsidR="00DC4A10" w:rsidRDefault="00E00F20">
      <w:r>
        <w:rPr>
          <w:rStyle w:val="CommentReference"/>
        </w:rPr>
        <w:annotationRef/>
      </w:r>
      <w:r w:rsidR="0025192B">
        <w:t>Esclarecer que coeficiente positivo associado a choque negativo implica queda do preço. As expressões sobe diante de alta e apenas diante de queda ficam ambíguas sem o sinal do choque e do efeito realizado. Também distinguir simetria de magnitude e velocidade de ajuste ao longo dos horizontes.</w:t>
      </w:r>
    </w:p>
  </w:comment>
  <w:comment w:id="385" w:author="Claude" w:date="2026-10-14T20:03:00Z" w:initials="C">
    <w:p w14:paraId="534ADEE5" w14:textId="48A2D8B1" w:rsidR="00962AB9" w:rsidRDefault="00962AB9">
      <w:pPr>
        <w:pStyle w:val="CommentText"/>
      </w:pPr>
      <w:r>
        <w:rPr>
          <w:rStyle w:val="CommentReference"/>
        </w:rPr>
        <w:annotationRef/>
      </w:r>
      <w:r>
        <w:t>Procede, ajuste de redação para deixar o sinal claro: coeficiente positivo sobre choque negativo significa queda do preço.</w:t>
      </w:r>
    </w:p>
  </w:comment>
  <w:comment w:id="386" w:author="Revisão ChatGPT" w:date="2026-10-14T19:38:00Z" w:initials="CG">
    <w:p w14:paraId="56886630" w14:textId="77777777" w:rsidR="00DC4A10" w:rsidRDefault="00E00F20">
      <w:r>
        <w:rPr>
          <w:rStyle w:val="CommentReference"/>
        </w:rPr>
        <w:annotationRef/>
      </w:r>
      <w:r w:rsidR="0025192B">
        <w:t>O mecanismo de margem de refino/distribuição é uma interpretação plausível, mas não foi estimado diretamente. A política da Petrobras não é um reajuste legalmente obrigatório do preço de varejo. Apresentar a explicação como hipótese econômica e distinguir o papel de refinaria, distribuidor e posto.</w:t>
      </w:r>
    </w:p>
  </w:comment>
  <w:comment w:id="387" w:author="Claude" w:date="2026-10-14T20:03:00Z" w:initials="C">
    <w:p w14:paraId="2A5FD43F" w14:textId="6E3652D3" w:rsidR="00962AB9" w:rsidRDefault="00962AB9">
      <w:pPr>
        <w:pStyle w:val="CommentText"/>
      </w:pPr>
      <w:r>
        <w:rPr>
          <w:rStyle w:val="CommentReference"/>
        </w:rPr>
        <w:annotationRef/>
      </w:r>
      <w:r>
        <w:t>Procede. Apresentar o mecanismo de margem como hipótese.</w:t>
      </w:r>
    </w:p>
  </w:comment>
  <w:comment w:id="388" w:author="Revisão ChatGPT" w:date="2026-10-14T19:38:00Z" w:initials="CG">
    <w:p w14:paraId="49C52903" w14:textId="77777777" w:rsidR="00DC4A10" w:rsidRDefault="00E00F20">
      <w:r>
        <w:rPr>
          <w:rStyle w:val="CommentReference"/>
        </w:rPr>
        <w:annotationRef/>
      </w:r>
      <w:r w:rsidR="0025192B">
        <w:t>O contrafactual de 4.7.5 usa coeficientes do IPCA Geral, cuja simetria não é rejeitada. A assimetria de diesel não implica diretamente viés de direção conhecida no contrafactual do IPCA. Condicionar essa interpretação ao canal e a uma especificação que a incorpore.</w:t>
      </w:r>
    </w:p>
  </w:comment>
  <w:comment w:id="389" w:author="Claude" w:date="2026-10-14T20:03:00Z" w:initials="C">
    <w:p w14:paraId="351449C3" w14:textId="5283E732" w:rsidR="00962AB9" w:rsidRDefault="00962AB9">
      <w:pPr>
        <w:pStyle w:val="CommentText"/>
      </w:pPr>
      <w:r>
        <w:rPr>
          <w:rStyle w:val="CommentReference"/>
        </w:rPr>
        <w:annotationRef/>
      </w:r>
      <w:r>
        <w:t>Procede. Sugestão para o K.4: 'aplicado a preços de combustíveis, um contrafactual com coeficientes simétricos poderia distorcer as contribuições de altas e quedas'; e tirar a menção ao diesel da 4.7.5.</w:t>
      </w:r>
    </w:p>
  </w:comment>
  <w:comment w:id="391" w:author="Revisão ChatGPT" w:date="2026-10-14T19:38:00Z" w:initials="CG">
    <w:p w14:paraId="2BC32F4F" w14:textId="77777777" w:rsidR="00DC4A10" w:rsidRDefault="00E00F20">
      <w:r>
        <w:rPr>
          <w:rStyle w:val="CommentReference"/>
        </w:rPr>
        <w:annotationRef/>
      </w:r>
      <w:r w:rsidR="0025192B">
        <w:t>Controles globais defasados não absorvem necessariamente choques globais contemporâneos correlacionados com o Brent. A classificação teste conceitualmente limpo deve ser evitada. Explicitar o horizonte e a forma de transformação dos controles, os p-valores e a amostra comum usada nas comparações.</w:t>
      </w:r>
    </w:p>
  </w:comment>
  <w:comment w:id="392" w:author="Claude" w:date="2026-10-14T20:03:00Z" w:initials="C">
    <w:p w14:paraId="29495BBB" w14:textId="00556595" w:rsidR="00962AB9" w:rsidRDefault="00962AB9">
      <w:pPr>
        <w:pStyle w:val="CommentText"/>
      </w:pPr>
      <w:r>
        <w:rPr>
          <w:rStyle w:val="CommentReference"/>
        </w:rPr>
        <w:annotationRef/>
      </w:r>
      <w:r>
        <w:t>Procede. A expressão 'conceitualmente limpo' já não está no texto; o resto da ressalva vale.</w:t>
      </w:r>
    </w:p>
  </w:comment>
  <w:comment w:id="393" w:author="Revisão ChatGPT" w:date="2026-10-14T19:38:00Z" w:initials="CG">
    <w:p w14:paraId="79FAADA8" w14:textId="77777777" w:rsidR="00DC4A10" w:rsidRDefault="00E00F20">
      <w:r>
        <w:rPr>
          <w:rStyle w:val="CommentReference"/>
        </w:rPr>
        <w:annotationRef/>
      </w:r>
      <w:r w:rsidR="0025192B">
        <w:t>O parágrafo registra que o coeficiente de diesel recua, enquanto outros sobem. Portanto, a conclusão de atenuação geral/conservadorismo não vale para todas as séries. Acrescentar datas e duração das indicadoras tributárias e justificar se elas não respondem aos próprios choques de petróleo.</w:t>
      </w:r>
    </w:p>
  </w:comment>
  <w:comment w:id="394" w:author="Claude" w:date="2026-10-14T20:03:00Z" w:initials="C">
    <w:p w14:paraId="6726B59B" w14:textId="712A7054" w:rsidR="00962AB9" w:rsidRDefault="00962AB9">
      <w:pPr>
        <w:pStyle w:val="CommentText"/>
      </w:pPr>
      <w:r>
        <w:rPr>
          <w:rStyle w:val="CommentReference"/>
        </w:rPr>
        <w:annotationRef/>
      </w:r>
      <w:r>
        <w:t>Procede. A introdução do K.5 ainda fala em estimativa conservadora; como o diesel recua com as indicadoras tributárias, convém limitar a afirmação às séries em que ela vale.</w:t>
      </w:r>
    </w:p>
  </w:comment>
  <w:comment w:id="395" w:author="Revisão ChatGPT" w:date="2026-10-14T19:38:00Z" w:initials="CG">
    <w:p w14:paraId="20E4FC92" w14:textId="77777777" w:rsidR="00DC4A10" w:rsidRDefault="00E00F20">
      <w:r>
        <w:rPr>
          <w:rStyle w:val="CommentReference"/>
        </w:rPr>
        <w:annotationRef/>
      </w:r>
      <w:r w:rsidR="0025192B">
        <w:t>p=0,107 no segmento anterior é próximo de 10%, e a hipótese não rejeitada é ausência de quebra adicional detectável na estatística escolhida. Diferenciar falta de evidência de segunda quebra e prova de inexistência. A busca sequencial também deve descrever como incorpora a incerteza da primeira data.</w:t>
      </w:r>
    </w:p>
  </w:comment>
  <w:comment w:id="396" w:author="Claude" w:date="2026-10-14T20:03:00Z" w:initials="C">
    <w:p w14:paraId="04244DB1" w14:textId="4962632D" w:rsidR="00962AB9" w:rsidRDefault="00962AB9">
      <w:pPr>
        <w:pStyle w:val="CommentText"/>
      </w:pPr>
      <w:r>
        <w:rPr>
          <w:rStyle w:val="CommentReference"/>
        </w:rPr>
        <w:annotationRef/>
      </w:r>
      <w:r>
        <w:t>Procede, ajuste de redação: 'não se detecta segunda quebra (p = 0,107)'.</w:t>
      </w:r>
    </w:p>
  </w:comment>
  <w:comment w:id="397" w:author="Revisão ChatGPT" w:date="2026-10-14T19:38:00Z" w:initials="CG">
    <w:p w14:paraId="0BBA2E4E" w14:textId="77777777" w:rsidR="00DC4A10" w:rsidRDefault="00E00F20">
      <w:r>
        <w:rPr>
          <w:rStyle w:val="CommentReference"/>
        </w:rPr>
        <w:annotationRef/>
      </w:r>
      <w:r w:rsidR="0025192B">
        <w:t>Correlações de −0,368 e −0,314 não demonstram constância do canal cambial, dos coeficientes de repasse ou do viés de endogeneidade. Separar esse resultado descritivo da hipótese de identificação. Não rejeitar igualdade em h=3 com petróleo em reais é uma limitação relevante do contraste de médio prazo.</w:t>
      </w:r>
    </w:p>
  </w:comment>
  <w:comment w:id="398" w:author="Claude" w:date="2026-10-14T20:03:00Z" w:initials="C">
    <w:p w14:paraId="5E838033" w14:textId="49A3AF6E" w:rsidR="00962AB9" w:rsidRDefault="00962AB9">
      <w:pPr>
        <w:pStyle w:val="CommentText"/>
      </w:pPr>
      <w:r>
        <w:rPr>
          <w:rStyle w:val="CommentReference"/>
        </w:rPr>
        <w:annotationRef/>
      </w:r>
      <w:r>
        <w:t>Procede. As correlações descrevem o câmbio; não mostram que o viés ficou igual.</w:t>
      </w:r>
    </w:p>
  </w:comment>
  <w:comment w:id="401" w:author="Revisão ChatGPT" w:date="2026-10-14T19:38:00Z" w:initials="CG">
    <w:p w14:paraId="008F21D5" w14:textId="77777777" w:rsidR="00DC4A10" w:rsidRDefault="00E00F20">
      <w:r>
        <w:rPr>
          <w:rStyle w:val="CommentReference"/>
        </w:rPr>
        <w:annotationRef/>
      </w:r>
      <w:r w:rsidR="0025192B">
        <w:t>A dinâmica comum é rejeitada em 56/78 equações e em cinco das seis no impacto. Esse resultado merece destaque no corpo, porque a especificação principal impõe a restrição rejeitada. A maior quantidade de parâmetros explica uma possível perda de precisão, mas não valida automaticamente a restrição. Apresentar lado a lado o modelo principal e o plenamente interagido, incluindo a significância do contraste do IPCA Geral.</w:t>
      </w:r>
    </w:p>
  </w:comment>
  <w:comment w:id="402" w:author="Claude" w:date="2026-10-14T20:03:00Z" w:initials="C">
    <w:p w14:paraId="278DDF10" w14:textId="5B50E90B" w:rsidR="00962AB9" w:rsidRDefault="00962AB9">
      <w:pPr>
        <w:pStyle w:val="CommentText"/>
      </w:pPr>
      <w:r>
        <w:rPr>
          <w:rStyle w:val="CommentReference"/>
        </w:rPr>
        <w:annotationRef/>
      </w:r>
      <w:r>
        <w:t>Procede. O corpo cita o K.6, mas não o número. Sugestão para a 4.3: 'a restrição de dinâmica comum é rejeitada em 56 das 78 equações; liberada, o contraste do IPCA Geral persiste no impacto e em um mês'.</w:t>
      </w:r>
    </w:p>
  </w:comment>
  <w:comment w:id="405" w:author="Revisão ChatGPT" w:date="2026-10-14T19:38:00Z" w:initials="CG">
    <w:p w14:paraId="0E11A466" w14:textId="77777777" w:rsidR="00DC4A10" w:rsidRDefault="00E00F20">
      <w:r>
        <w:rPr>
          <w:rStyle w:val="CommentReference"/>
        </w:rPr>
        <w:annotationRef/>
      </w:r>
      <w:r w:rsidR="0025192B">
        <w:t>Conferir a banda do impacto de IPCA Geral no regime posterior: 0,061 a 0,110 para estimativa 0,094. Especificar percentil ou banda simétrica, geração dos resíduos, reconstrução das séries e reestimação em cada réplica. A falta de controles de pandemia e sazonalidade limita a comparação com LP; verificar estabilidade do VAR em cada regime.</w:t>
      </w:r>
    </w:p>
  </w:comment>
  <w:comment w:id="406" w:author="Claude" w:date="2026-10-14T20:03:00Z" w:initials="C">
    <w:p w14:paraId="4A09353E" w14:textId="371B0CF4" w:rsidR="00962AB9" w:rsidRDefault="00962AB9">
      <w:pPr>
        <w:pStyle w:val="CommentText"/>
      </w:pPr>
      <w:r>
        <w:rPr>
          <w:rStyle w:val="CommentReference"/>
        </w:rPr>
        <w:annotationRef/>
      </w:r>
      <w:r>
        <w:t>Conferido: banda de 0,061 a 0,110 para 0,094, por percentis 5 e 95 de 400 réplicas, igual ao arquivo de resultados. Sugestão: dizer 'banda percentil' na nota.</w:t>
      </w:r>
    </w:p>
  </w:comment>
  <w:comment w:id="407" w:author="Revisão ChatGPT" w:date="2026-10-14T19:38:00Z" w:initials="CG">
    <w:p w14:paraId="55DCA37D" w14:textId="77777777" w:rsidR="00DC4A10" w:rsidRDefault="00E00F20">
      <w:r>
        <w:rPr>
          <w:rStyle w:val="CommentReference"/>
        </w:rPr>
        <w:annotationRef/>
      </w:r>
      <w:r w:rsidR="0025192B">
        <w:t>A reescala pelo desvio-padrão residual é necessária, mas não torna os choques identificados por Cholesky e a variação observada do Brent o mesmo tratamento. Diferenciar verificação qualitativa de método e equivalência causal dos estimandos.</w:t>
      </w:r>
    </w:p>
  </w:comment>
  <w:comment w:id="408" w:author="Claude" w:date="2026-10-14T20:03:00Z" w:initials="C">
    <w:p w14:paraId="23CCC030" w14:textId="6DCF73A1" w:rsidR="00962AB9" w:rsidRDefault="00962AB9">
      <w:pPr>
        <w:pStyle w:val="CommentText"/>
      </w:pPr>
      <w:r>
        <w:rPr>
          <w:rStyle w:val="CommentReference"/>
        </w:rPr>
        <w:annotationRef/>
      </w:r>
      <w:r>
        <w:t>Procede; o texto já trata o VAR como verificação qualitativa de método.</w:t>
      </w:r>
    </w:p>
  </w:comment>
  <w:comment w:id="411" w:author="Revisão ChatGPT" w:date="2026-10-14T19:38:00Z" w:initials="CG">
    <w:p w14:paraId="0C78CDDD" w14:textId="77777777" w:rsidR="00DC4A10" w:rsidRDefault="00E00F20">
      <w:r>
        <w:rPr>
          <w:rStyle w:val="CommentReference"/>
        </w:rPr>
        <w:annotationRef/>
      </w:r>
      <w:r w:rsidR="0025192B">
        <w:t>Contribuições mensais somadas em desenho comum reproduzem exatamente o acumulado. Os coeficientes em regressões separadas por horizonte podem diferir porque a amostra ou regressores mudam. Essa distinção deve ser indicada também nas figuras 5 e 6 para evitar a aparência de igualdade entre construções diferentes.</w:t>
      </w:r>
    </w:p>
  </w:comment>
  <w:comment w:id="412" w:author="Claude" w:date="2026-10-14T20:03:00Z" w:initials="C">
    <w:p w14:paraId="4A93E2F9" w14:textId="4678C0D2" w:rsidR="00962AB9" w:rsidRDefault="00962AB9">
      <w:pPr>
        <w:pStyle w:val="CommentText"/>
      </w:pPr>
      <w:r>
        <w:rPr>
          <w:rStyle w:val="CommentReference"/>
        </w:rPr>
        <w:annotationRef/>
      </w:r>
      <w:r>
        <w:t>Resolvido em 14/10: a nota da Tabela 3 explica que o mês 0 do IPCA Geral é 0,127 nela e 0,176 na Figura 5, por desenhos diferentes.</w:t>
      </w:r>
    </w:p>
  </w:comment>
  <w:comment w:id="413" w:author="Revisão ChatGPT" w:date="2026-10-14T19:38:00Z" w:initials="CG">
    <w:p w14:paraId="117E522F" w14:textId="77777777" w:rsidR="00DC4A10" w:rsidRDefault="00E00F20">
      <w:r>
        <w:rPr>
          <w:rStyle w:val="CommentReference"/>
        </w:rPr>
        <w:annotationRef/>
      </w:r>
      <w:r w:rsidR="0025192B">
        <w:t>A atribuição da significância do produto à precisão do peso não é automaticamente válida. Se o coeficiente de resposta do mediador não difere de zero e o seu multiplicador é praticamente fixo, o produto tende a herdar essa incerteza. Conferir propagação de variância, covariâncias, amostra comum e bootstrap. Há também diferença entre a resposta de gasolina 0,208 aqui e 0,238 na Tabela 2. O p=0,001 para parcela pré de 0,008 requer explicação.</w:t>
      </w:r>
    </w:p>
  </w:comment>
  <w:comment w:id="414" w:author="Claude" w:date="2026-10-14T20:03:00Z" w:initials="C">
    <w:p w14:paraId="218A0072" w14:textId="1D548797" w:rsidR="00962AB9" w:rsidRDefault="00962AB9">
      <w:pPr>
        <w:pStyle w:val="CommentText"/>
      </w:pPr>
      <w:r>
        <w:rPr>
          <w:rStyle w:val="CommentReference"/>
        </w:rPr>
        <w:annotationRef/>
      </w:r>
      <w:r>
        <w:t>Em parte. A inferência é condicional aos regressores, incluindo os preços dos combustíveis; nessa leitura a nota está certa. O 0,208 difere do 0,238 da Tabela 2 porque, na decomposição, a regressão da gasolina usa os controles da equação do IPCA, e não a dinâmica própria da gasolina.</w:t>
      </w:r>
    </w:p>
  </w:comment>
  <w:comment w:id="415" w:author="Revisão ChatGPT" w:date="2026-10-14T19:38:00Z" w:initials="CG">
    <w:p w14:paraId="36237FB6" w14:textId="77777777" w:rsidR="00DC4A10" w:rsidRDefault="00E00F20">
      <w:r>
        <w:rPr>
          <w:rStyle w:val="CommentReference"/>
        </w:rPr>
        <w:annotationRef/>
      </w:r>
      <w:r w:rsidR="0025192B">
        <w:t>Os efeitos totais da Tabela 5 diferem da Tabela 2 (por exemplo, 0,180 vs 0,176 no impacto e 0,317 vs 0,314 em h=3). A nota menciona desenho comum; explicar concretamente quais variáveis ou observações mudaram. Não atribuir toda diferença a arredondamento quando ela excede uma unidade da última casa.</w:t>
      </w:r>
    </w:p>
  </w:comment>
  <w:comment w:id="416" w:author="Claude" w:date="2026-10-14T20:03:00Z" w:initials="C">
    <w:p w14:paraId="4EE26E64" w14:textId="44A74BA3" w:rsidR="00962AB9" w:rsidRDefault="00962AB9">
      <w:pPr>
        <w:pStyle w:val="CommentText"/>
      </w:pPr>
      <w:r>
        <w:rPr>
          <w:rStyle w:val="CommentReference"/>
        </w:rPr>
        <w:annotationRef/>
      </w:r>
      <w:r>
        <w:t>Procede. Explicação concreta: na Tabela 5, as três equações usam como controle as defasagens do IPCA sem combustíveis, para que a identidade feche; na Tabela 2, as defasagens são do próprio IPCA. Daí 0,180 contra 0,176 e 0,317 contra 0,314.</w:t>
      </w:r>
    </w:p>
  </w:comment>
  <w:comment w:id="417" w:author="Revisão ChatGPT" w:date="2026-10-14T19:38:00Z" w:initials="CG">
    <w:p w14:paraId="0AE72A29" w14:textId="77777777" w:rsidR="00DC4A10" w:rsidRDefault="00E00F20">
      <w:r>
        <w:rPr>
          <w:rStyle w:val="CommentReference"/>
        </w:rPr>
        <w:annotationRef/>
      </w:r>
      <w:r w:rsidR="0025192B">
        <w:t>Breusch-Godfrey robusto à heterocedasticidade não é o teste padrão reportado por todas as implementações. Informar como foi calculada a versão robusta e a hipótese em cada q. A não rejeição não comprova ausência de autocorrelação, sobretudo nas subamostras.</w:t>
      </w:r>
    </w:p>
  </w:comment>
  <w:comment w:id="418" w:author="Claude" w:date="2026-10-14T20:03:00Z" w:initials="C">
    <w:p w14:paraId="610D7904" w14:textId="5C012AE4" w:rsidR="00962AB9" w:rsidRDefault="00962AB9">
      <w:pPr>
        <w:pStyle w:val="CommentText"/>
      </w:pPr>
      <w:r>
        <w:rPr>
          <w:rStyle w:val="CommentReference"/>
        </w:rPr>
        <w:annotationRef/>
      </w:r>
      <w:r>
        <w:t>Procede, ajuste menor: dizer na nota como a versão robusta foi calculada.</w:t>
      </w:r>
    </w:p>
  </w:comment>
  <w:comment w:id="419" w:author="Revisão ChatGPT" w:date="2026-10-14T19:38:00Z" w:initials="CG">
    <w:p w14:paraId="61490D7B" w14:textId="77777777" w:rsidR="00DC4A10" w:rsidRDefault="00E00F20">
      <w:r>
        <w:rPr>
          <w:rStyle w:val="CommentReference"/>
        </w:rPr>
        <w:annotationRef/>
      </w:r>
      <w:r w:rsidR="0025192B">
        <w:t>O IPCA Transportes é um grupo do próprio IPCA, não uma variável intermediária por que o choque necessariamente passa antes de atingir o índice cheio. A contribuição de combustíveis também aparece simultaneamente na agregação. Ajustar a descrição do elo para evitar ordem causal mecânica entre grupo e índice.</w:t>
      </w:r>
    </w:p>
  </w:comment>
  <w:comment w:id="420" w:author="Claude" w:date="2026-10-14T20:03:00Z" w:initials="C">
    <w:p w14:paraId="33D74698" w14:textId="1B55DE3F" w:rsidR="00962AB9" w:rsidRDefault="00962AB9">
      <w:pPr>
        <w:pStyle w:val="CommentText"/>
      </w:pPr>
      <w:r>
        <w:rPr>
          <w:rStyle w:val="CommentReference"/>
        </w:rPr>
        <w:annotationRef/>
      </w:r>
      <w:r>
        <w:t>Procede. Sugestão para a nota da Figura 4: 'O grupo Transportes contém os combustíveis, e nele a separação entre regimes é mais nítida.'</w:t>
      </w:r>
    </w:p>
  </w:comment>
  <w:comment w:id="423" w:author="Revisão ChatGPT" w:date="2026-10-14T19:38:00Z" w:initials="CG">
    <w:p w14:paraId="4A97166D" w14:textId="77777777" w:rsidR="00DC4A10" w:rsidRDefault="00E00F20">
      <w:r>
        <w:rPr>
          <w:rStyle w:val="CommentReference"/>
        </w:rPr>
        <w:annotationRef/>
      </w:r>
      <w:r w:rsidR="0025192B">
        <w:t>O Quadro 1 promete códigos que permitem recuperar as séries, mas informa apenas SGS 432. Acrescentar códigos do Brent/Ipeadata, câmbio, atividade, IPCA Transportes, comercializáveis, não comercializáveis, período de expectativa Focus e as tabelas históricas do SIDRA. A tabela 7060 não cobre sozinha toda a amostra desde 2003; documentar a ligação com tabelas anteriores.</w:t>
      </w:r>
    </w:p>
  </w:comment>
  <w:comment w:id="424" w:author="Claude" w:date="2026-10-14T20:03:00Z" w:initials="C">
    <w:p w14:paraId="483BE4BD" w14:textId="1E61B269" w:rsidR="00962AB9" w:rsidRDefault="00962AB9">
      <w:pPr>
        <w:pStyle w:val="CommentText"/>
      </w:pPr>
      <w:r>
        <w:rPr>
          <w:rStyle w:val="CommentReference"/>
        </w:rPr>
        <w:annotationRef/>
      </w:r>
      <w:r>
        <w:t>Procede, pendente. O Quadro 1 só traz o código da Selic (SGS 432); faltam Brent (Ipeadata), câmbio, IBC-Br, IPCA Transportes, códigos dos subgrupos, horizonte do Focus e tabelas do SIDRA.</w:t>
      </w:r>
    </w:p>
  </w:comment>
  <w:comment w:id="425" w:author="Revisão ChatGPT" w:date="2026-10-14T19:38:00Z" w:initials="CG">
    <w:p w14:paraId="21443F46" w14:textId="77777777" w:rsidR="00DC4A10" w:rsidRDefault="00E00F20">
      <w:r>
        <w:rPr>
          <w:rStyle w:val="CommentReference"/>
        </w:rPr>
        <w:annotationRef/>
      </w:r>
      <w:r w:rsidR="0025192B">
        <w:t>Documentar se o preço ANP original já exclui algum tributo antes de subtrair Cide, PIS/Pasep e Cofins, para evitar dupla retirada. Informar a regra de ponderação semanal e por dias, a abrangência geográfica e a composição de produtores/importadores. Conferir o código SGS 4448 para o conceito exato de não comercializáveis utilizado.</w:t>
      </w:r>
    </w:p>
  </w:comment>
  <w:comment w:id="426" w:author="Claude" w:date="2026-10-14T20:03:00Z" w:initials="C">
    <w:p w14:paraId="25061ECB" w14:textId="5A24982B" w:rsidR="00962AB9" w:rsidRDefault="00962AB9">
      <w:pPr>
        <w:pStyle w:val="CommentText"/>
      </w:pPr>
      <w:r>
        <w:rPr>
          <w:rStyle w:val="CommentReference"/>
        </w:rPr>
        <w:annotationRef/>
      </w:r>
      <w:r>
        <w:t>Conferido no histórico da série: a média de produtores e importadores da ANP inclui Cide e PIS/Cofins, que são subtraídos pelo calendário de atos legais, sem dupla retirada. A nota já informa a agregação pela média dos dias do mês civil.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38ABEFC" w15:done="0"/>
  <w15:commentEx w15:paraId="5D091430" w15:paraIdParent="338ABEFC" w15:done="0"/>
  <w15:commentEx w15:paraId="0178E0A3" w15:done="0"/>
  <w15:commentEx w15:paraId="0A0ABB2C" w15:paraIdParent="0178E0A3" w15:done="0"/>
  <w15:commentEx w15:paraId="0B27040F" w15:done="0"/>
  <w15:commentEx w15:paraId="6FF4EB21" w15:paraIdParent="0B27040F" w15:done="0"/>
  <w15:commentEx w15:paraId="471852A3" w15:done="0"/>
  <w15:commentEx w15:paraId="5EA7FC34" w15:paraIdParent="471852A3" w15:done="0"/>
  <w15:commentEx w15:paraId="72D369B2" w15:done="0"/>
  <w15:commentEx w15:paraId="34CB50AD" w15:paraIdParent="72D369B2" w15:done="0"/>
  <w15:commentEx w15:paraId="6CCDA3FC" w15:done="0"/>
  <w15:commentEx w15:paraId="00C599F0" w15:paraIdParent="6CCDA3FC" w15:done="0"/>
  <w15:commentEx w15:paraId="5CFA3BE1" w15:done="0"/>
  <w15:commentEx w15:paraId="4B601042" w15:paraIdParent="5CFA3BE1" w15:done="0"/>
  <w15:commentEx w15:paraId="2C9D9B79" w15:paraIdParent="5CFA3BE1" w15:done="0"/>
  <w15:commentEx w15:paraId="2818DD9B" w15:done="0"/>
  <w15:commentEx w15:paraId="531D1AF9" w15:paraIdParent="2818DD9B" w15:done="0"/>
  <w15:commentEx w15:paraId="154E8CD5" w15:done="0"/>
  <w15:commentEx w15:paraId="064CB330" w15:paraIdParent="154E8CD5" w15:done="0"/>
  <w15:commentEx w15:paraId="21CDAFA4" w15:done="0"/>
  <w15:commentEx w15:paraId="5AEDD1C1" w15:paraIdParent="21CDAFA4" w15:done="0"/>
  <w15:commentEx w15:paraId="06D805E7" w15:done="0"/>
  <w15:commentEx w15:paraId="3AAE4645" w15:paraIdParent="06D805E7" w15:done="0"/>
  <w15:commentEx w15:paraId="28671642" w15:done="0"/>
  <w15:commentEx w15:paraId="1E4AC67A" w15:paraIdParent="28671642" w15:done="0"/>
  <w15:commentEx w15:paraId="45032EC6" w15:done="0"/>
  <w15:commentEx w15:paraId="550FD845" w15:paraIdParent="45032EC6" w15:done="0"/>
  <w15:commentEx w15:paraId="15CDA351" w15:done="0"/>
  <w15:commentEx w15:paraId="6F39D18F" w15:paraIdParent="15CDA351" w15:done="0"/>
  <w15:commentEx w15:paraId="46F339F7" w15:paraIdParent="15CDA351" w15:done="0"/>
  <w15:commentEx w15:paraId="611F2513" w15:paraIdParent="15CDA351" w15:done="0"/>
  <w15:commentEx w15:paraId="00F48D45" w15:done="0"/>
  <w15:commentEx w15:paraId="0EB30841" w15:paraIdParent="00F48D45" w15:done="0"/>
  <w15:commentEx w15:paraId="3708A1AA" w15:done="0"/>
  <w15:commentEx w15:paraId="138C843F" w15:paraIdParent="3708A1AA" w15:done="0"/>
  <w15:commentEx w15:paraId="612EDB16" w15:done="0"/>
  <w15:commentEx w15:paraId="38489A50" w15:paraIdParent="612EDB16" w15:done="0"/>
  <w15:commentEx w15:paraId="5D97BD26" w15:done="0"/>
  <w15:commentEx w15:paraId="76C8B138" w15:paraIdParent="5D97BD26" w15:done="0"/>
  <w15:commentEx w15:paraId="214032B3" w15:done="0"/>
  <w15:commentEx w15:paraId="1C62D0C2" w15:paraIdParent="214032B3" w15:done="0"/>
  <w15:commentEx w15:paraId="0F1DEE8A" w15:paraIdParent="214032B3" w15:done="0"/>
  <w15:commentEx w15:paraId="6FB240F8" w15:done="0"/>
  <w15:commentEx w15:paraId="37DF6FB5" w15:paraIdParent="6FB240F8" w15:done="0"/>
  <w15:commentEx w15:paraId="36E5B2FA" w15:done="0"/>
  <w15:commentEx w15:paraId="5C4E2E66" w15:paraIdParent="36E5B2FA" w15:done="0"/>
  <w15:commentEx w15:paraId="6FF1DB7B" w15:paraIdParent="36E5B2FA" w15:done="0"/>
  <w15:commentEx w15:paraId="38138FC8" w15:paraIdParent="36E5B2FA" w15:done="0"/>
  <w15:commentEx w15:paraId="6959A8C9" w15:done="0"/>
  <w15:commentEx w15:paraId="65948959" w15:paraIdParent="6959A8C9" w15:done="0"/>
  <w15:commentEx w15:paraId="250FF245" w15:done="0"/>
  <w15:commentEx w15:paraId="77036D42" w15:paraIdParent="250FF245" w15:done="0"/>
  <w15:commentEx w15:paraId="1FA09AFE" w15:paraIdParent="250FF245" w15:done="0"/>
  <w15:commentEx w15:paraId="6FCE058C" w15:done="0"/>
  <w15:commentEx w15:paraId="0FA115F5" w15:paraIdParent="6FCE058C" w15:done="0"/>
  <w15:commentEx w15:paraId="26482734" w15:paraIdParent="6FCE058C" w15:done="0"/>
  <w15:commentEx w15:paraId="3E45E24B" w15:paraIdParent="6FCE058C" w15:done="0"/>
  <w15:commentEx w15:paraId="4DB7CCCF" w15:done="0"/>
  <w15:commentEx w15:paraId="02D94862" w15:paraIdParent="4DB7CCCF" w15:done="0"/>
  <w15:commentEx w15:paraId="43D256D8" w15:done="0"/>
  <w15:commentEx w15:paraId="78AF05B1" w15:paraIdParent="43D256D8" w15:done="0"/>
  <w15:commentEx w15:paraId="1F391245" w15:done="0"/>
  <w15:commentEx w15:paraId="093FA3EC" w15:paraIdParent="1F391245" w15:done="0"/>
  <w15:commentEx w15:paraId="72A243D4" w15:done="0"/>
  <w15:commentEx w15:paraId="7C7A1521" w15:paraIdParent="72A243D4" w15:done="0"/>
  <w15:commentEx w15:paraId="561111BA" w15:done="0"/>
  <w15:commentEx w15:paraId="60600109" w15:paraIdParent="561111BA" w15:done="0"/>
  <w15:commentEx w15:paraId="3A12E589" w15:paraIdParent="561111BA" w15:done="0"/>
  <w15:commentEx w15:paraId="67E1F432" w15:done="0"/>
  <w15:commentEx w15:paraId="152DA366" w15:paraIdParent="67E1F432" w15:done="0"/>
  <w15:commentEx w15:paraId="62620405" w15:done="0"/>
  <w15:commentEx w15:paraId="504FA8C2" w15:paraIdParent="62620405" w15:done="0"/>
  <w15:commentEx w15:paraId="5348A846" w15:paraIdParent="62620405" w15:done="0"/>
  <w15:commentEx w15:paraId="65411632" w15:done="0"/>
  <w15:commentEx w15:paraId="1D785400" w15:paraIdParent="65411632" w15:done="0"/>
  <w15:commentEx w15:paraId="1621D20D" w15:paraIdParent="65411632" w15:done="0"/>
  <w15:commentEx w15:paraId="403F0542" w15:done="0"/>
  <w15:commentEx w15:paraId="44FC19DF" w15:paraIdParent="403F0542" w15:done="0"/>
  <w15:commentEx w15:paraId="0CFD68F7" w15:done="0"/>
  <w15:commentEx w15:paraId="4A5873C2" w15:paraIdParent="0CFD68F7" w15:done="0"/>
  <w15:commentEx w15:paraId="70B07550" w15:done="0"/>
  <w15:commentEx w15:paraId="31D81305" w15:paraIdParent="70B07550" w15:done="0"/>
  <w15:commentEx w15:paraId="21CD795B" w15:done="0"/>
  <w15:commentEx w15:paraId="71D92475" w15:paraIdParent="21CD795B" w15:done="0"/>
  <w15:commentEx w15:paraId="5ED2B135" w15:done="0"/>
  <w15:commentEx w15:paraId="629D6560" w15:paraIdParent="5ED2B135" w15:done="0"/>
  <w15:commentEx w15:paraId="6149E4B9" w15:done="0"/>
  <w15:commentEx w15:paraId="401DDA79" w15:paraIdParent="6149E4B9" w15:done="0"/>
  <w15:commentEx w15:paraId="3C9176FF" w15:done="0"/>
  <w15:commentEx w15:paraId="3CF1A06A" w15:paraIdParent="3C9176FF" w15:done="0"/>
  <w15:commentEx w15:paraId="338EF512" w15:done="0"/>
  <w15:commentEx w15:paraId="6D8B4294" w15:paraIdParent="338EF512" w15:done="0"/>
  <w15:commentEx w15:paraId="304E76B8" w15:done="0"/>
  <w15:commentEx w15:paraId="47F6C38E" w15:paraIdParent="304E76B8" w15:done="0"/>
  <w15:commentEx w15:paraId="33DAB09F" w15:done="0"/>
  <w15:commentEx w15:paraId="5E1B4FE7" w15:paraIdParent="33DAB09F" w15:done="0"/>
  <w15:commentEx w15:paraId="0E5C849D" w15:done="0"/>
  <w15:commentEx w15:paraId="5D74FA84" w15:paraIdParent="0E5C849D" w15:done="0"/>
  <w15:commentEx w15:paraId="0AC9DA57" w15:paraIdParent="0E5C849D" w15:done="0"/>
  <w15:commentEx w15:paraId="3344B58A" w15:done="0"/>
  <w15:commentEx w15:paraId="60522E07" w15:paraIdParent="3344B58A" w15:done="0"/>
  <w15:commentEx w15:paraId="0E58430B" w15:done="0"/>
  <w15:commentEx w15:paraId="5CD0C452" w15:paraIdParent="0E58430B" w15:done="0"/>
  <w15:commentEx w15:paraId="274B77F3" w15:paraIdParent="0E58430B" w15:done="0"/>
  <w15:commentEx w15:paraId="6B10C5D3" w15:done="0"/>
  <w15:commentEx w15:paraId="072F8500" w15:paraIdParent="6B10C5D3" w15:done="0"/>
  <w15:commentEx w15:paraId="7D821EC4" w15:done="0"/>
  <w15:commentEx w15:paraId="49CE6F80" w15:paraIdParent="7D821EC4" w15:done="0"/>
  <w15:commentEx w15:paraId="03E353CC" w15:done="0"/>
  <w15:commentEx w15:paraId="0E07725D" w15:paraIdParent="03E353CC" w15:done="0"/>
  <w15:commentEx w15:paraId="1B64B640" w15:done="0"/>
  <w15:commentEx w15:paraId="5C2A4849" w15:paraIdParent="1B64B640" w15:done="0"/>
  <w15:commentEx w15:paraId="43125FB3" w15:done="0"/>
  <w15:commentEx w15:paraId="6E5FE603" w15:paraIdParent="43125FB3" w15:done="0"/>
  <w15:commentEx w15:paraId="2B9A90C4" w15:done="0"/>
  <w15:commentEx w15:paraId="682B410E" w15:paraIdParent="2B9A90C4" w15:done="0"/>
  <w15:commentEx w15:paraId="32EE1E69" w15:done="0"/>
  <w15:commentEx w15:paraId="2E953318" w15:paraIdParent="32EE1E69" w15:done="0"/>
  <w15:commentEx w15:paraId="74116773" w15:done="0"/>
  <w15:commentEx w15:paraId="07BDF8BB" w15:paraIdParent="74116773" w15:done="0"/>
  <w15:commentEx w15:paraId="5ABAA7A7" w15:done="0"/>
  <w15:commentEx w15:paraId="048BAE2B" w15:paraIdParent="5ABAA7A7" w15:done="0"/>
  <w15:commentEx w15:paraId="4E368950" w15:done="0"/>
  <w15:commentEx w15:paraId="646297BE" w15:paraIdParent="4E368950" w15:done="0"/>
  <w15:commentEx w15:paraId="45BE9BB1" w15:done="0"/>
  <w15:commentEx w15:paraId="7EEAEF0A" w15:paraIdParent="45BE9BB1" w15:done="0"/>
  <w15:commentEx w15:paraId="3C67AFF7" w15:done="0"/>
  <w15:commentEx w15:paraId="34B5D8EA" w15:paraIdParent="3C67AFF7" w15:done="0"/>
  <w15:commentEx w15:paraId="70D66853" w15:done="0"/>
  <w15:commentEx w15:paraId="1C6ECE00" w15:paraIdParent="70D66853" w15:done="0"/>
  <w15:commentEx w15:paraId="6C6D30EF" w15:done="0"/>
  <w15:commentEx w15:paraId="556A315F" w15:paraIdParent="6C6D30EF" w15:done="0"/>
  <w15:commentEx w15:paraId="33FB3989" w15:done="0"/>
  <w15:commentEx w15:paraId="2A8EC403" w15:paraIdParent="33FB3989" w15:done="0"/>
  <w15:commentEx w15:paraId="523C1494" w15:done="0"/>
  <w15:commentEx w15:paraId="76A353EA" w15:paraIdParent="523C1494" w15:done="0"/>
  <w15:commentEx w15:paraId="47DB0839" w15:done="0"/>
  <w15:commentEx w15:paraId="40294100" w15:paraIdParent="47DB0839" w15:done="0"/>
  <w15:commentEx w15:paraId="38D7492D" w15:done="0"/>
  <w15:commentEx w15:paraId="41505462" w15:paraIdParent="38D7492D" w15:done="0"/>
  <w15:commentEx w15:paraId="361F0E5A" w15:done="0"/>
  <w15:commentEx w15:paraId="4A76E70F" w15:paraIdParent="361F0E5A" w15:done="0"/>
  <w15:commentEx w15:paraId="607665B7" w15:done="0"/>
  <w15:commentEx w15:paraId="3C94DD46" w15:paraIdParent="607665B7" w15:done="0"/>
  <w15:commentEx w15:paraId="39290136" w15:done="0"/>
  <w15:commentEx w15:paraId="6F1DC87A" w15:paraIdParent="39290136" w15:done="0"/>
  <w15:commentEx w15:paraId="75204563" w15:done="0"/>
  <w15:commentEx w15:paraId="13320D36" w15:paraIdParent="75204563" w15:done="0"/>
  <w15:commentEx w15:paraId="0697C0E9" w15:done="0"/>
  <w15:commentEx w15:paraId="53E66463" w15:paraIdParent="0697C0E9" w15:done="0"/>
  <w15:commentEx w15:paraId="5B9FCAD9" w15:done="0"/>
  <w15:commentEx w15:paraId="14D33245" w15:paraIdParent="5B9FCAD9" w15:done="0"/>
  <w15:commentEx w15:paraId="7212DFD2" w15:done="0"/>
  <w15:commentEx w15:paraId="0855BD42" w15:paraIdParent="7212DFD2" w15:done="0"/>
  <w15:commentEx w15:paraId="59217B0A" w15:done="0"/>
  <w15:commentEx w15:paraId="35A6B012" w15:paraIdParent="59217B0A" w15:done="0"/>
  <w15:commentEx w15:paraId="516CB5EB" w15:done="0"/>
  <w15:commentEx w15:paraId="0EC6B99D" w15:paraIdParent="516CB5EB" w15:done="0"/>
  <w15:commentEx w15:paraId="747A234B" w15:done="0"/>
  <w15:commentEx w15:paraId="10AE0295" w15:paraIdParent="747A234B" w15:done="0"/>
  <w15:commentEx w15:paraId="0CA8ED55" w15:done="0"/>
  <w15:commentEx w15:paraId="7E5F0DCF" w15:paraIdParent="0CA8ED55" w15:done="0"/>
  <w15:commentEx w15:paraId="47A59DBC" w15:done="0"/>
  <w15:commentEx w15:paraId="65ED4D64" w15:paraIdParent="47A59DBC" w15:done="0"/>
  <w15:commentEx w15:paraId="37A1168E" w15:done="0"/>
  <w15:commentEx w15:paraId="0DA320CE" w15:paraIdParent="37A1168E" w15:done="0"/>
  <w15:commentEx w15:paraId="39EB1696" w15:done="0"/>
  <w15:commentEx w15:paraId="4E744D6B" w15:paraIdParent="39EB1696" w15:done="0"/>
  <w15:commentEx w15:paraId="65EE5BCA" w15:done="0"/>
  <w15:commentEx w15:paraId="19E60666" w15:paraIdParent="65EE5BCA" w15:done="0"/>
  <w15:commentEx w15:paraId="2481E35C" w15:done="0"/>
  <w15:commentEx w15:paraId="411004BB" w15:paraIdParent="2481E35C" w15:done="0"/>
  <w15:commentEx w15:paraId="25FC08CE" w15:done="0"/>
  <w15:commentEx w15:paraId="415783AD" w15:paraIdParent="25FC08CE" w15:done="0"/>
  <w15:commentEx w15:paraId="50EA8C25" w15:done="0"/>
  <w15:commentEx w15:paraId="5E082CA0" w15:paraIdParent="50EA8C25" w15:done="0"/>
  <w15:commentEx w15:paraId="510F41F4" w15:done="0"/>
  <w15:commentEx w15:paraId="7BF0B6A7" w15:paraIdParent="510F41F4" w15:done="0"/>
  <w15:commentEx w15:paraId="516217AA" w15:done="0"/>
  <w15:commentEx w15:paraId="56C44A4F" w15:paraIdParent="516217AA" w15:done="0"/>
  <w15:commentEx w15:paraId="3B32AF6C" w15:done="0"/>
  <w15:commentEx w15:paraId="550E4A09" w15:paraIdParent="3B32AF6C" w15:done="0"/>
  <w15:commentEx w15:paraId="228093D5" w15:done="0"/>
  <w15:commentEx w15:paraId="126076E2" w15:paraIdParent="228093D5" w15:done="0"/>
  <w15:commentEx w15:paraId="39B424CD" w15:done="0"/>
  <w15:commentEx w15:paraId="4B50DE1C" w15:paraIdParent="39B424CD" w15:done="0"/>
  <w15:commentEx w15:paraId="4EF49ED1" w15:done="0"/>
  <w15:commentEx w15:paraId="5175A569" w15:paraIdParent="4EF49ED1" w15:done="0"/>
  <w15:commentEx w15:paraId="197DA9AB" w15:done="0"/>
  <w15:commentEx w15:paraId="52E1B2F5" w15:paraIdParent="197DA9AB" w15:done="0"/>
  <w15:commentEx w15:paraId="04E2D4A0" w15:done="0"/>
  <w15:commentEx w15:paraId="4821EA83" w15:paraIdParent="04E2D4A0" w15:done="0"/>
  <w15:commentEx w15:paraId="0D03A6E4" w15:done="0"/>
  <w15:commentEx w15:paraId="37506370" w15:paraIdParent="0D03A6E4" w15:done="0"/>
  <w15:commentEx w15:paraId="6026251C" w15:done="0"/>
  <w15:commentEx w15:paraId="77FBCFBF" w15:paraIdParent="6026251C" w15:done="0"/>
  <w15:commentEx w15:paraId="326A8A6D" w15:done="0"/>
  <w15:commentEx w15:paraId="45548F7C" w15:paraIdParent="326A8A6D" w15:done="0"/>
  <w15:commentEx w15:paraId="3C4D369D" w15:done="0"/>
  <w15:commentEx w15:paraId="50723E00" w15:paraIdParent="3C4D369D" w15:done="0"/>
  <w15:commentEx w15:paraId="7934F5A8" w15:done="0"/>
  <w15:commentEx w15:paraId="425BFD2C" w15:paraIdParent="7934F5A8" w15:done="0"/>
  <w15:commentEx w15:paraId="7FC118F3" w15:done="0"/>
  <w15:commentEx w15:paraId="173709EC" w15:paraIdParent="7FC118F3" w15:done="0"/>
  <w15:commentEx w15:paraId="2DE72A46" w15:done="0"/>
  <w15:commentEx w15:paraId="330FFE1D" w15:paraIdParent="2DE72A46" w15:done="0"/>
  <w15:commentEx w15:paraId="184D8CFC" w15:done="0"/>
  <w15:commentEx w15:paraId="00BBE956" w15:paraIdParent="184D8CFC" w15:done="0"/>
  <w15:commentEx w15:paraId="04442F0D" w15:done="0"/>
  <w15:commentEx w15:paraId="61346C3B" w15:paraIdParent="04442F0D" w15:done="0"/>
  <w15:commentEx w15:paraId="722652F2" w15:done="0"/>
  <w15:commentEx w15:paraId="1970A19A" w15:paraIdParent="722652F2" w15:done="0"/>
  <w15:commentEx w15:paraId="4348FEFB" w15:done="0"/>
  <w15:commentEx w15:paraId="59473277" w15:paraIdParent="4348FEFB" w15:done="0"/>
  <w15:commentEx w15:paraId="34721A63" w15:done="0"/>
  <w15:commentEx w15:paraId="6FC6C4DC" w15:paraIdParent="34721A63" w15:done="0"/>
  <w15:commentEx w15:paraId="186B131F" w15:done="0"/>
  <w15:commentEx w15:paraId="33CCD71E" w15:paraIdParent="186B131F" w15:done="0"/>
  <w15:commentEx w15:paraId="6AB01B0B" w15:done="0"/>
  <w15:commentEx w15:paraId="3FFF9A7D" w15:paraIdParent="6AB01B0B" w15:done="0"/>
  <w15:commentEx w15:paraId="010A6CE3" w15:done="0"/>
  <w15:commentEx w15:paraId="30811B2E" w15:paraIdParent="010A6CE3" w15:done="0"/>
  <w15:commentEx w15:paraId="07FFE58F" w15:done="0"/>
  <w15:commentEx w15:paraId="2527260D" w15:paraIdParent="07FFE58F" w15:done="0"/>
  <w15:commentEx w15:paraId="58E15CA3" w15:done="0"/>
  <w15:commentEx w15:paraId="1A753C9F" w15:paraIdParent="58E15CA3" w15:done="0"/>
  <w15:commentEx w15:paraId="15E3A298" w15:done="0"/>
  <w15:commentEx w15:paraId="41857B2C" w15:paraIdParent="15E3A298" w15:done="0"/>
  <w15:commentEx w15:paraId="7F164F0D" w15:done="0"/>
  <w15:commentEx w15:paraId="54252C38" w15:paraIdParent="7F164F0D" w15:done="0"/>
  <w15:commentEx w15:paraId="58ABB4A0" w15:done="0"/>
  <w15:commentEx w15:paraId="65DE872C" w15:paraIdParent="58ABB4A0" w15:done="0"/>
  <w15:commentEx w15:paraId="4E3D4F0B" w15:done="0"/>
  <w15:commentEx w15:paraId="68E13E3C" w15:paraIdParent="4E3D4F0B" w15:done="0"/>
  <w15:commentEx w15:paraId="210E2892" w15:done="0"/>
  <w15:commentEx w15:paraId="21B50F40" w15:paraIdParent="210E2892" w15:done="0"/>
  <w15:commentEx w15:paraId="37373F22" w15:done="0"/>
  <w15:commentEx w15:paraId="3A47F8D2" w15:paraIdParent="37373F22" w15:done="0"/>
  <w15:commentEx w15:paraId="5D7DC9E0" w15:done="0"/>
  <w15:commentEx w15:paraId="5A28CF57" w15:paraIdParent="5D7DC9E0" w15:done="0"/>
  <w15:commentEx w15:paraId="3DB67E00" w15:done="0"/>
  <w15:commentEx w15:paraId="074ABA7A" w15:paraIdParent="3DB67E00" w15:done="0"/>
  <w15:commentEx w15:paraId="1D0CA7DC" w15:done="0"/>
  <w15:commentEx w15:paraId="14741D78" w15:paraIdParent="1D0CA7DC" w15:done="0"/>
  <w15:commentEx w15:paraId="09905EF1" w15:done="0"/>
  <w15:commentEx w15:paraId="0CD7A515" w15:paraIdParent="09905EF1" w15:done="0"/>
  <w15:commentEx w15:paraId="029709FD" w15:done="0"/>
  <w15:commentEx w15:paraId="7C62D03D" w15:paraIdParent="029709FD" w15:done="0"/>
  <w15:commentEx w15:paraId="7766D87E" w15:done="0"/>
  <w15:commentEx w15:paraId="6A9C576E" w15:paraIdParent="7766D87E" w15:done="0"/>
  <w15:commentEx w15:paraId="46CDB0F5" w15:done="0"/>
  <w15:commentEx w15:paraId="1EBAC956" w15:paraIdParent="46CDB0F5" w15:done="0"/>
  <w15:commentEx w15:paraId="3F8C52B6" w15:done="0"/>
  <w15:commentEx w15:paraId="37F687E0" w15:paraIdParent="3F8C52B6" w15:done="0"/>
  <w15:commentEx w15:paraId="054DE11E" w15:done="0"/>
  <w15:commentEx w15:paraId="1BA99889" w15:paraIdParent="054DE11E" w15:done="0"/>
  <w15:commentEx w15:paraId="17C1FCF0" w15:done="0"/>
  <w15:commentEx w15:paraId="7723E4B8" w15:paraIdParent="17C1FCF0" w15:done="0"/>
  <w15:commentEx w15:paraId="08115025" w15:done="0"/>
  <w15:commentEx w15:paraId="33CC5E1F" w15:paraIdParent="08115025" w15:done="0"/>
  <w15:commentEx w15:paraId="1B3C3D76" w15:done="0"/>
  <w15:commentEx w15:paraId="0C464B61" w15:paraIdParent="1B3C3D76" w15:done="0"/>
  <w15:commentEx w15:paraId="710E9D2C" w15:done="0"/>
  <w15:commentEx w15:paraId="2DC6D510" w15:paraIdParent="710E9D2C" w15:done="0"/>
  <w15:commentEx w15:paraId="5C0A796C" w15:done="0"/>
  <w15:commentEx w15:paraId="096C63C6" w15:paraIdParent="5C0A796C" w15:done="0"/>
  <w15:commentEx w15:paraId="58B0A1DC" w15:done="0"/>
  <w15:commentEx w15:paraId="3A4FAB63" w15:paraIdParent="58B0A1DC" w15:done="0"/>
  <w15:commentEx w15:paraId="0B3E5EF3" w15:done="0"/>
  <w15:commentEx w15:paraId="650127DD" w15:paraIdParent="0B3E5EF3" w15:done="0"/>
  <w15:commentEx w15:paraId="72CD4493" w15:done="0"/>
  <w15:commentEx w15:paraId="47A82648" w15:paraIdParent="72CD4493" w15:done="0"/>
  <w15:commentEx w15:paraId="47CCB35D" w15:done="0"/>
  <w15:commentEx w15:paraId="38B7DDE3" w15:paraIdParent="47CCB35D" w15:done="0"/>
  <w15:commentEx w15:paraId="1309C949" w15:done="0"/>
  <w15:commentEx w15:paraId="7DB0A20C" w15:paraIdParent="1309C949" w15:done="0"/>
  <w15:commentEx w15:paraId="797BA878" w15:done="0"/>
  <w15:commentEx w15:paraId="6FD16BCC" w15:paraIdParent="797BA878" w15:done="0"/>
  <w15:commentEx w15:paraId="17FAF137" w15:done="0"/>
  <w15:commentEx w15:paraId="54DD2276" w15:paraIdParent="17FAF137" w15:done="0"/>
  <w15:commentEx w15:paraId="11049AEF" w15:done="0"/>
  <w15:commentEx w15:paraId="201FB738" w15:paraIdParent="11049AEF" w15:done="0"/>
  <w15:commentEx w15:paraId="78B86F07" w15:done="0"/>
  <w15:commentEx w15:paraId="534ADEE5" w15:paraIdParent="78B86F07" w15:done="0"/>
  <w15:commentEx w15:paraId="56886630" w15:done="0"/>
  <w15:commentEx w15:paraId="2A5FD43F" w15:paraIdParent="56886630" w15:done="0"/>
  <w15:commentEx w15:paraId="49C52903" w15:done="0"/>
  <w15:commentEx w15:paraId="351449C3" w15:paraIdParent="49C52903" w15:done="0"/>
  <w15:commentEx w15:paraId="2BC32F4F" w15:done="0"/>
  <w15:commentEx w15:paraId="29495BBB" w15:paraIdParent="2BC32F4F" w15:done="0"/>
  <w15:commentEx w15:paraId="79FAADA8" w15:done="0"/>
  <w15:commentEx w15:paraId="6726B59B" w15:paraIdParent="79FAADA8" w15:done="0"/>
  <w15:commentEx w15:paraId="20E4FC92" w15:done="0"/>
  <w15:commentEx w15:paraId="04244DB1" w15:paraIdParent="20E4FC92" w15:done="0"/>
  <w15:commentEx w15:paraId="0BBA2E4E" w15:done="0"/>
  <w15:commentEx w15:paraId="5E838033" w15:paraIdParent="0BBA2E4E" w15:done="0"/>
  <w15:commentEx w15:paraId="008F21D5" w15:done="0"/>
  <w15:commentEx w15:paraId="278DDF10" w15:paraIdParent="008F21D5" w15:done="0"/>
  <w15:commentEx w15:paraId="0E11A466" w15:done="0"/>
  <w15:commentEx w15:paraId="4A09353E" w15:paraIdParent="0E11A466" w15:done="0"/>
  <w15:commentEx w15:paraId="55DCA37D" w15:done="0"/>
  <w15:commentEx w15:paraId="23CCC030" w15:paraIdParent="55DCA37D" w15:done="0"/>
  <w15:commentEx w15:paraId="0C78CDDD" w15:done="0"/>
  <w15:commentEx w15:paraId="4A93E2F9" w15:paraIdParent="0C78CDDD" w15:done="0"/>
  <w15:commentEx w15:paraId="117E522F" w15:done="0"/>
  <w15:commentEx w15:paraId="218A0072" w15:paraIdParent="117E522F" w15:done="0"/>
  <w15:commentEx w15:paraId="36237FB6" w15:done="0"/>
  <w15:commentEx w15:paraId="4EE26E64" w15:paraIdParent="36237FB6" w15:done="0"/>
  <w15:commentEx w15:paraId="0AE72A29" w15:done="0"/>
  <w15:commentEx w15:paraId="610D7904" w15:paraIdParent="0AE72A29" w15:done="0"/>
  <w15:commentEx w15:paraId="61490D7B" w15:done="0"/>
  <w15:commentEx w15:paraId="33D74698" w15:paraIdParent="61490D7B" w15:done="0"/>
  <w15:commentEx w15:paraId="4A97166D" w15:done="0"/>
  <w15:commentEx w15:paraId="483BE4BD" w15:paraIdParent="4A97166D" w15:done="0"/>
  <w15:commentEx w15:paraId="21443F46" w15:done="0"/>
  <w15:commentEx w15:paraId="25061ECB" w15:paraIdParent="21443F4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F233818" w16cex:dateUtc="2026-10-14T23:03:00Z"/>
  <w16cex:commentExtensible w16cex:durableId="0C41AAA2" w16cex:dateUtc="2026-10-14T23:03:00Z"/>
  <w16cex:commentExtensible w16cex:durableId="3BF990DA" w16cex:dateUtc="2026-10-14T23:03:00Z"/>
  <w16cex:commentExtensible w16cex:durableId="508A541C" w16cex:dateUtc="2026-10-14T23:03:00Z"/>
  <w16cex:commentExtensible w16cex:durableId="5D5FB5D8" w16cex:dateUtc="2026-10-14T23:03:00Z"/>
  <w16cex:commentExtensible w16cex:durableId="524EF9C8" w16cex:dateUtc="2026-10-14T23:03:00Z"/>
  <w16cex:commentExtensible w16cex:durableId="785F15F1" w16cex:dateUtc="2026-10-14T19:44:00Z"/>
  <w16cex:commentExtensible w16cex:durableId="4BAC2E78" w16cex:dateUtc="2026-10-14T23:03:00Z"/>
  <w16cex:commentExtensible w16cex:durableId="1EBB92BA" w16cex:dateUtc="2026-10-14T23:03:00Z"/>
  <w16cex:commentExtensible w16cex:durableId="2472B101" w16cex:dateUtc="2026-10-14T23:03:00Z"/>
  <w16cex:commentExtensible w16cex:durableId="10C89167" w16cex:dateUtc="2026-10-14T20:07:00Z"/>
  <w16cex:commentExtensible w16cex:durableId="09B38C8E" w16cex:dateUtc="2026-10-14T23:03:00Z"/>
  <w16cex:commentExtensible w16cex:durableId="32CE88A7" w16cex:dateUtc="2026-10-14T23:03:00Z"/>
  <w16cex:commentExtensible w16cex:durableId="1A75C4A9" w16cex:dateUtc="2026-10-14T23:03:00Z"/>
  <w16cex:commentExtensible w16cex:durableId="6CE4E53F" w16cex:dateUtc="2026-10-14T19:49:00Z"/>
  <w16cex:commentExtensible w16cex:durableId="049F72D0" w16cex:dateUtc="2026-10-14T23:03:00Z"/>
  <w16cex:commentExtensible w16cex:durableId="29486048" w16cex:dateUtc="2026-10-14T19:54:00Z"/>
  <w16cex:commentExtensible w16cex:durableId="5DC52748" w16cex:dateUtc="2026-10-14T20:04:00Z"/>
  <w16cex:commentExtensible w16cex:durableId="67B7A954" w16cex:dateUtc="2026-10-14T23:03:00Z"/>
  <w16cex:commentExtensible w16cex:durableId="248EA932" w16cex:dateUtc="2026-10-14T20:08:00Z"/>
  <w16cex:commentExtensible w16cex:durableId="001214B1" w16cex:dateUtc="2026-10-14T23:03:00Z"/>
  <w16cex:commentExtensible w16cex:durableId="121187A1" w16cex:dateUtc="2026-10-14T23:03:00Z"/>
  <w16cex:commentExtensible w16cex:durableId="2F23EF35" w16cex:dateUtc="2026-10-14T23:03:00Z"/>
  <w16cex:commentExtensible w16cex:durableId="5DD12232" w16cex:dateUtc="2026-10-14T23:03:00Z"/>
  <w16cex:commentExtensible w16cex:durableId="761619B4" w16cex:dateUtc="2026-10-14T20:23:00Z"/>
  <w16cex:commentExtensible w16cex:durableId="1B7D68D4" w16cex:dateUtc="2026-10-14T23:03:00Z"/>
  <w16cex:commentExtensible w16cex:durableId="53693383" w16cex:dateUtc="2026-10-14T20:25:00Z"/>
  <w16cex:commentExtensible w16cex:durableId="2E16388F" w16cex:dateUtc="2026-10-14T23:03:00Z"/>
  <w16cex:commentExtensible w16cex:durableId="679017CF" w16cex:dateUtc="2026-10-14T20:29:00Z"/>
  <w16cex:commentExtensible w16cex:durableId="2E7139C9" w16cex:dateUtc="2026-10-14T20:30:00Z"/>
  <w16cex:commentExtensible w16cex:durableId="34B0DE4A" w16cex:dateUtc="2026-10-14T23:03:00Z"/>
  <w16cex:commentExtensible w16cex:durableId="103FAE34" w16cex:dateUtc="2026-10-14T20:29:00Z"/>
  <w16cex:commentExtensible w16cex:durableId="4175BE25" w16cex:dateUtc="2026-10-14T23:03:00Z"/>
  <w16cex:commentExtensible w16cex:durableId="2C6C09A1" w16cex:dateUtc="2026-10-14T20:31:00Z"/>
  <w16cex:commentExtensible w16cex:durableId="7C70C458" w16cex:dateUtc="2026-10-14T23:03:00Z"/>
  <w16cex:commentExtensible w16cex:durableId="3E4C8232" w16cex:dateUtc="2026-10-14T20:36:00Z"/>
  <w16cex:commentExtensible w16cex:durableId="22F54FD1" w16cex:dateUtc="2026-10-14T20:37:00Z"/>
  <w16cex:commentExtensible w16cex:durableId="12D63204" w16cex:dateUtc="2026-10-14T23:03:00Z"/>
  <w16cex:commentExtensible w16cex:durableId="3F1304F4" w16cex:dateUtc="2026-10-14T23:03:00Z"/>
  <w16cex:commentExtensible w16cex:durableId="236C7CCF" w16cex:dateUtc="2026-10-14T20:45:00Z"/>
  <w16cex:commentExtensible w16cex:durableId="319693B4" w16cex:dateUtc="2026-10-14T23:03:00Z"/>
  <w16cex:commentExtensible w16cex:durableId="0228B5CE" w16cex:dateUtc="2026-10-14T23:03:00Z"/>
  <w16cex:commentExtensible w16cex:durableId="737AA633" w16cex:dateUtc="2026-10-14T23:03:00Z"/>
  <w16cex:commentExtensible w16cex:durableId="03C5DAFE" w16cex:dateUtc="2026-10-14T20:49:00Z"/>
  <w16cex:commentExtensible w16cex:durableId="5E24FCB7" w16cex:dateUtc="2026-10-14T23:03:00Z"/>
  <w16cex:commentExtensible w16cex:durableId="48A042AC" w16cex:dateUtc="2026-10-14T23:03:00Z"/>
  <w16cex:commentExtensible w16cex:durableId="48C55A8F" w16cex:dateUtc="2026-10-14T20:50:00Z"/>
  <w16cex:commentExtensible w16cex:durableId="038EEF1C" w16cex:dateUtc="2026-10-14T23:03:00Z"/>
  <w16cex:commentExtensible w16cex:durableId="1B7314D8" w16cex:dateUtc="2026-10-14T20:51:00Z"/>
  <w16cex:commentExtensible w16cex:durableId="522D7498" w16cex:dateUtc="2026-10-14T23:03:00Z"/>
  <w16cex:commentExtensible w16cex:durableId="14574722" w16cex:dateUtc="2026-10-14T20:51:00Z"/>
  <w16cex:commentExtensible w16cex:durableId="0AFEE913" w16cex:dateUtc="2026-10-14T23:03:00Z"/>
  <w16cex:commentExtensible w16cex:durableId="737D146C" w16cex:dateUtc="2026-10-14T23:03:00Z"/>
  <w16cex:commentExtensible w16cex:durableId="6792DB4A" w16cex:dateUtc="2026-10-14T23:03:00Z"/>
  <w16cex:commentExtensible w16cex:durableId="257D343E" w16cex:dateUtc="2026-10-14T20:54:00Z"/>
  <w16cex:commentExtensible w16cex:durableId="549EF5B9" w16cex:dateUtc="2026-10-14T23:03:00Z"/>
  <w16cex:commentExtensible w16cex:durableId="11F85D4E" w16cex:dateUtc="2026-10-14T20:54:00Z"/>
  <w16cex:commentExtensible w16cex:durableId="0B44630B" w16cex:dateUtc="2026-10-14T23:03:00Z"/>
  <w16cex:commentExtensible w16cex:durableId="37248F3F" w16cex:dateUtc="2026-10-14T20:54:00Z"/>
  <w16cex:commentExtensible w16cex:durableId="78A64DCB" w16cex:dateUtc="2026-10-14T23:03:00Z"/>
  <w16cex:commentExtensible w16cex:durableId="12F5782B" w16cex:dateUtc="2026-10-14T23:03:00Z"/>
  <w16cex:commentExtensible w16cex:durableId="7B30C003" w16cex:dateUtc="2026-10-14T23:03:00Z"/>
  <w16cex:commentExtensible w16cex:durableId="057DF089" w16cex:dateUtc="2026-10-14T20:59:00Z"/>
  <w16cex:commentExtensible w16cex:durableId="1956A9DB" w16cex:dateUtc="2026-10-14T23:03:00Z"/>
  <w16cex:commentExtensible w16cex:durableId="59346D99" w16cex:dateUtc="2026-10-14T21:01:00Z"/>
  <w16cex:commentExtensible w16cex:durableId="32F707CB" w16cex:dateUtc="2026-10-14T23:03:00Z"/>
  <w16cex:commentExtensible w16cex:durableId="5955A22B" w16cex:dateUtc="2026-10-14T21:02:00Z"/>
  <w16cex:commentExtensible w16cex:durableId="763D9399" w16cex:dateUtc="2026-10-14T23:03:00Z"/>
  <w16cex:commentExtensible w16cex:durableId="54B9F88E" w16cex:dateUtc="2026-10-14T21:01:00Z"/>
  <w16cex:commentExtensible w16cex:durableId="36D2C298" w16cex:dateUtc="2026-10-14T23:03:00Z"/>
  <w16cex:commentExtensible w16cex:durableId="512B92D5" w16cex:dateUtc="2026-10-14T21:02:00Z"/>
  <w16cex:commentExtensible w16cex:durableId="1E045716" w16cex:dateUtc="2026-10-14T23:03:00Z"/>
  <w16cex:commentExtensible w16cex:durableId="1756EA34" w16cex:dateUtc="2026-10-14T23:03:00Z"/>
  <w16cex:commentExtensible w16cex:durableId="1B93ED7F" w16cex:dateUtc="2026-10-14T23:03:00Z"/>
  <w16cex:commentExtensible w16cex:durableId="4EEC06F8" w16cex:dateUtc="2026-10-14T23:03:00Z"/>
  <w16cex:commentExtensible w16cex:durableId="6815D768" w16cex:dateUtc="2026-10-14T21:04:00Z"/>
  <w16cex:commentExtensible w16cex:durableId="61DAE758" w16cex:dateUtc="2026-10-14T23:03:00Z"/>
  <w16cex:commentExtensible w16cex:durableId="549F82D0" w16cex:dateUtc="2026-10-14T23:03:00Z"/>
  <w16cex:commentExtensible w16cex:durableId="3CB0A525" w16cex:dateUtc="2026-10-14T21:05:00Z"/>
  <w16cex:commentExtensible w16cex:durableId="15175BD5" w16cex:dateUtc="2026-10-14T23:03:00Z"/>
  <w16cex:commentExtensible w16cex:durableId="545867F9" w16cex:dateUtc="2026-10-14T23:03:00Z"/>
  <w16cex:commentExtensible w16cex:durableId="747F1750" w16cex:dateUtc="2026-10-14T23:03:00Z"/>
  <w16cex:commentExtensible w16cex:durableId="7AD289C5" w16cex:dateUtc="2026-10-14T23:03:00Z"/>
  <w16cex:commentExtensible w16cex:durableId="6F4C4C12" w16cex:dateUtc="2026-10-14T21:07:00Z"/>
  <w16cex:commentExtensible w16cex:durableId="6F946E6D" w16cex:dateUtc="2026-10-14T23:03:00Z"/>
  <w16cex:commentExtensible w16cex:durableId="25AB0808" w16cex:dateUtc="2026-10-14T23:03:00Z"/>
  <w16cex:commentExtensible w16cex:durableId="4FC28E09" w16cex:dateUtc="2026-10-14T23:03:00Z"/>
  <w16cex:commentExtensible w16cex:durableId="4A9A7E64" w16cex:dateUtc="2026-10-14T23:03:00Z"/>
  <w16cex:commentExtensible w16cex:durableId="6232E427" w16cex:dateUtc="2026-10-14T23:03:00Z"/>
  <w16cex:commentExtensible w16cex:durableId="0E1AF9F1" w16cex:dateUtc="2026-10-14T23:03:00Z"/>
  <w16cex:commentExtensible w16cex:durableId="720ADE7F" w16cex:dateUtc="2026-10-14T23:03:00Z"/>
  <w16cex:commentExtensible w16cex:durableId="760380CE" w16cex:dateUtc="2026-10-14T23:03:00Z"/>
  <w16cex:commentExtensible w16cex:durableId="02FC7440" w16cex:dateUtc="2026-10-14T23:03:00Z"/>
  <w16cex:commentExtensible w16cex:durableId="464998E4" w16cex:dateUtc="2026-10-14T23:03:00Z"/>
  <w16cex:commentExtensible w16cex:durableId="501C0492" w16cex:dateUtc="2026-10-14T23:03:00Z"/>
  <w16cex:commentExtensible w16cex:durableId="77434E8C" w16cex:dateUtc="2026-10-14T23:03:00Z"/>
  <w16cex:commentExtensible w16cex:durableId="48DD4EFE" w16cex:dateUtc="2026-10-14T23:03:00Z"/>
  <w16cex:commentExtensible w16cex:durableId="77536A96" w16cex:dateUtc="2026-10-14T21:12:00Z"/>
  <w16cex:commentExtensible w16cex:durableId="0081D19F" w16cex:dateUtc="2026-10-14T23:03:00Z"/>
  <w16cex:commentExtensible w16cex:durableId="31A16347" w16cex:dateUtc="2026-10-14T21:13:00Z"/>
  <w16cex:commentExtensible w16cex:durableId="78FD3F5A" w16cex:dateUtc="2026-10-14T23:03:00Z"/>
  <w16cex:commentExtensible w16cex:durableId="6E1359A2" w16cex:dateUtc="2026-10-14T23:03:00Z"/>
  <w16cex:commentExtensible w16cex:durableId="0F141641" w16cex:dateUtc="2026-10-14T23:03:00Z"/>
  <w16cex:commentExtensible w16cex:durableId="7F1A3876" w16cex:dateUtc="2026-10-14T21:52:00Z"/>
  <w16cex:commentExtensible w16cex:durableId="6E3BBDF9" w16cex:dateUtc="2026-10-14T23:03:00Z"/>
  <w16cex:commentExtensible w16cex:durableId="0BE47E15" w16cex:dateUtc="2026-10-14T23:03:00Z"/>
  <w16cex:commentExtensible w16cex:durableId="33D51C33" w16cex:dateUtc="2026-10-14T23:03:00Z"/>
  <w16cex:commentExtensible w16cex:durableId="0D661B85" w16cex:dateUtc="2026-10-14T23:03:00Z"/>
  <w16cex:commentExtensible w16cex:durableId="634E0F35" w16cex:dateUtc="2026-10-14T23:03:00Z"/>
  <w16cex:commentExtensible w16cex:durableId="6956DB15" w16cex:dateUtc="2026-10-14T23:03:00Z"/>
  <w16cex:commentExtensible w16cex:durableId="128F80D6" w16cex:dateUtc="2026-10-14T23:03:00Z"/>
  <w16cex:commentExtensible w16cex:durableId="4FB73F9B" w16cex:dateUtc="2026-10-14T23:03:00Z"/>
  <w16cex:commentExtensible w16cex:durableId="212A6B33" w16cex:dateUtc="2026-10-14T23:03:00Z"/>
  <w16cex:commentExtensible w16cex:durableId="166B240A" w16cex:dateUtc="2026-10-14T23:03:00Z"/>
  <w16cex:commentExtensible w16cex:durableId="602EADC8" w16cex:dateUtc="2026-10-14T23:03:00Z"/>
  <w16cex:commentExtensible w16cex:durableId="7624023C" w16cex:dateUtc="2026-10-14T23:03:00Z"/>
  <w16cex:commentExtensible w16cex:durableId="537D2493" w16cex:dateUtc="2026-10-14T23:03:00Z"/>
  <w16cex:commentExtensible w16cex:durableId="396F5999" w16cex:dateUtc="2026-10-14T23:03:00Z"/>
  <w16cex:commentExtensible w16cex:durableId="060F45BC" w16cex:dateUtc="2026-10-14T23:03:00Z"/>
  <w16cex:commentExtensible w16cex:durableId="6B42F7C0" w16cex:dateUtc="2026-10-14T23:03:00Z"/>
  <w16cex:commentExtensible w16cex:durableId="65F6906D" w16cex:dateUtc="2026-10-14T23:03:00Z"/>
  <w16cex:commentExtensible w16cex:durableId="2C9DA00E" w16cex:dateUtc="2026-10-14T23:03:00Z"/>
  <w16cex:commentExtensible w16cex:durableId="6CBB348C" w16cex:dateUtc="2026-10-14T23:03:00Z"/>
  <w16cex:commentExtensible w16cex:durableId="3EB3E1B2" w16cex:dateUtc="2026-10-14T23:03:00Z"/>
  <w16cex:commentExtensible w16cex:durableId="46CE7D1C" w16cex:dateUtc="2026-10-14T23:03:00Z"/>
  <w16cex:commentExtensible w16cex:durableId="1A01C2AF" w16cex:dateUtc="2026-10-14T23:03:00Z"/>
  <w16cex:commentExtensible w16cex:durableId="519D9A37" w16cex:dateUtc="2026-10-14T23:03:00Z"/>
  <w16cex:commentExtensible w16cex:durableId="4CF6FB17" w16cex:dateUtc="2026-10-14T23:03:00Z"/>
  <w16cex:commentExtensible w16cex:durableId="3E5A6995" w16cex:dateUtc="2026-10-14T23:03:00Z"/>
  <w16cex:commentExtensible w16cex:durableId="409495AD" w16cex:dateUtc="2026-10-14T23:03:00Z"/>
  <w16cex:commentExtensible w16cex:durableId="19316C03" w16cex:dateUtc="2026-10-14T23:03:00Z"/>
  <w16cex:commentExtensible w16cex:durableId="154772E4" w16cex:dateUtc="2026-10-14T23:03:00Z"/>
  <w16cex:commentExtensible w16cex:durableId="4849C187" w16cex:dateUtc="2026-10-14T23:03:00Z"/>
  <w16cex:commentExtensible w16cex:durableId="4EF27A88" w16cex:dateUtc="2026-10-14T23:03:00Z"/>
  <w16cex:commentExtensible w16cex:durableId="0CB7474D" w16cex:dateUtc="2026-10-14T23:03:00Z"/>
  <w16cex:commentExtensible w16cex:durableId="13903055" w16cex:dateUtc="2026-10-14T23:03:00Z"/>
  <w16cex:commentExtensible w16cex:durableId="11E646F9" w16cex:dateUtc="2026-10-14T23:03:00Z"/>
  <w16cex:commentExtensible w16cex:durableId="094A9ED5" w16cex:dateUtc="2026-10-14T23:03:00Z"/>
  <w16cex:commentExtensible w16cex:durableId="43FFD627" w16cex:dateUtc="2026-10-14T23:03:00Z"/>
  <w16cex:commentExtensible w16cex:durableId="1252B399" w16cex:dateUtc="2026-10-14T23:03:00Z"/>
  <w16cex:commentExtensible w16cex:durableId="3A47ED20" w16cex:dateUtc="2026-10-14T23:03:00Z"/>
  <w16cex:commentExtensible w16cex:durableId="1EC57F06" w16cex:dateUtc="2026-10-14T23:03:00Z"/>
  <w16cex:commentExtensible w16cex:durableId="32288518" w16cex:dateUtc="2026-10-14T23:03:00Z"/>
  <w16cex:commentExtensible w16cex:durableId="2527027C" w16cex:dateUtc="2026-10-14T23:03:00Z"/>
  <w16cex:commentExtensible w16cex:durableId="06126794" w16cex:dateUtc="2026-10-14T23:03:00Z"/>
  <w16cex:commentExtensible w16cex:durableId="6706E991" w16cex:dateUtc="2026-10-14T23:03:00Z"/>
  <w16cex:commentExtensible w16cex:durableId="01ED8935" w16cex:dateUtc="2026-10-14T23:03:00Z"/>
  <w16cex:commentExtensible w16cex:durableId="1DAA26BE" w16cex:dateUtc="2026-10-14T23:03:00Z"/>
  <w16cex:commentExtensible w16cex:durableId="4AEE1F71" w16cex:dateUtc="2026-10-14T23:03:00Z"/>
  <w16cex:commentExtensible w16cex:durableId="406E711C" w16cex:dateUtc="2026-10-14T23:03:00Z"/>
  <w16cex:commentExtensible w16cex:durableId="653B8B00" w16cex:dateUtc="2026-10-14T23:03:00Z"/>
  <w16cex:commentExtensible w16cex:durableId="49AF2386" w16cex:dateUtc="2026-10-14T23:03:00Z"/>
  <w16cex:commentExtensible w16cex:durableId="2EFD3C6B" w16cex:dateUtc="2026-10-14T23:03:00Z"/>
  <w16cex:commentExtensible w16cex:durableId="42391B8D" w16cex:dateUtc="2026-10-14T23:03:00Z"/>
  <w16cex:commentExtensible w16cex:durableId="532DF5E0" w16cex:dateUtc="2026-10-14T23:03:00Z"/>
  <w16cex:commentExtensible w16cex:durableId="4E41CD8B" w16cex:dateUtc="2026-10-14T23:03:00Z"/>
  <w16cex:commentExtensible w16cex:durableId="34126C5D" w16cex:dateUtc="2026-10-14T23:03:00Z"/>
  <w16cex:commentExtensible w16cex:durableId="3E12F438" w16cex:dateUtc="2026-10-14T23:03:00Z"/>
  <w16cex:commentExtensible w16cex:durableId="5E3002A3" w16cex:dateUtc="2026-10-14T23:03:00Z"/>
  <w16cex:commentExtensible w16cex:durableId="4BDF191E" w16cex:dateUtc="2026-10-14T23:03:00Z"/>
  <w16cex:commentExtensible w16cex:durableId="377AD936" w16cex:dateUtc="2026-10-14T23:03:00Z"/>
  <w16cex:commentExtensible w16cex:durableId="7A927899" w16cex:dateUtc="2026-10-14T23:03:00Z"/>
  <w16cex:commentExtensible w16cex:durableId="55DDB73F" w16cex:dateUtc="2026-10-14T23:03:00Z"/>
  <w16cex:commentExtensible w16cex:durableId="119F4E77" w16cex:dateUtc="2026-10-14T23:03:00Z"/>
  <w16cex:commentExtensible w16cex:durableId="1C71FC3E" w16cex:dateUtc="2026-10-14T23:03:00Z"/>
  <w16cex:commentExtensible w16cex:durableId="1F5B9841" w16cex:dateUtc="2026-10-14T23:03:00Z"/>
  <w16cex:commentExtensible w16cex:durableId="54B7DD23" w16cex:dateUtc="2026-10-14T23:03:00Z"/>
  <w16cex:commentExtensible w16cex:durableId="315332EE" w16cex:dateUtc="2026-10-14T23:03:00Z"/>
  <w16cex:commentExtensible w16cex:durableId="585FDBCD" w16cex:dateUtc="2026-10-14T23:03:00Z"/>
  <w16cex:commentExtensible w16cex:durableId="024AD52E" w16cex:dateUtc="2026-10-14T23:03:00Z"/>
  <w16cex:commentExtensible w16cex:durableId="2B0F3D4F" w16cex:dateUtc="2026-10-14T23:03:00Z"/>
  <w16cex:commentExtensible w16cex:durableId="25CC82F9" w16cex:dateUtc="2026-10-14T23:03:00Z"/>
  <w16cex:commentExtensible w16cex:durableId="10FB5334" w16cex:dateUtc="2026-10-14T23:03:00Z"/>
  <w16cex:commentExtensible w16cex:durableId="6DF7D4BA" w16cex:dateUtc="2026-10-14T23:03:00Z"/>
  <w16cex:commentExtensible w16cex:durableId="2048E2E4" w16cex:dateUtc="2026-10-14T23:03:00Z"/>
  <w16cex:commentExtensible w16cex:durableId="4147624E" w16cex:dateUtc="2026-10-14T23:03:00Z"/>
  <w16cex:commentExtensible w16cex:durableId="5F108D39" w16cex:dateUtc="2026-10-14T23:03:00Z"/>
  <w16cex:commentExtensible w16cex:durableId="6C96796D" w16cex:dateUtc="2026-10-14T23:03:00Z"/>
  <w16cex:commentExtensible w16cex:durableId="2BFF0562" w16cex:dateUtc="2026-10-14T23:03:00Z"/>
  <w16cex:commentExtensible w16cex:durableId="643AF7BD" w16cex:dateUtc="2026-10-14T23:03:00Z"/>
  <w16cex:commentExtensible w16cex:durableId="6FF862FD" w16cex:dateUtc="2026-10-14T23:03:00Z"/>
  <w16cex:commentExtensible w16cex:durableId="707BDA8F" w16cex:dateUtc="2026-10-14T23:03:00Z"/>
  <w16cex:commentExtensible w16cex:durableId="4DCEB9EF" w16cex:dateUtc="2026-10-14T23:03:00Z"/>
  <w16cex:commentExtensible w16cex:durableId="3AD93BF0" w16cex:dateUtc="2026-10-14T23:0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38ABEFC" w16cid:durableId="338ABEFC"/>
  <w16cid:commentId w16cid:paraId="5D091430" w16cid:durableId="0F233818"/>
  <w16cid:commentId w16cid:paraId="0178E0A3" w16cid:durableId="0178E0A3"/>
  <w16cid:commentId w16cid:paraId="0A0ABB2C" w16cid:durableId="0C41AAA2"/>
  <w16cid:commentId w16cid:paraId="0B27040F" w16cid:durableId="0B27040F"/>
  <w16cid:commentId w16cid:paraId="6FF4EB21" w16cid:durableId="3BF990DA"/>
  <w16cid:commentId w16cid:paraId="471852A3" w16cid:durableId="471852A3"/>
  <w16cid:commentId w16cid:paraId="5EA7FC34" w16cid:durableId="508A541C"/>
  <w16cid:commentId w16cid:paraId="72D369B2" w16cid:durableId="72D369B2"/>
  <w16cid:commentId w16cid:paraId="34CB50AD" w16cid:durableId="5D5FB5D8"/>
  <w16cid:commentId w16cid:paraId="6CCDA3FC" w16cid:durableId="6CCDA3FC"/>
  <w16cid:commentId w16cid:paraId="00C599F0" w16cid:durableId="524EF9C8"/>
  <w16cid:commentId w16cid:paraId="5CFA3BE1" w16cid:durableId="5CFA3BE1"/>
  <w16cid:commentId w16cid:paraId="4B601042" w16cid:durableId="785F15F1"/>
  <w16cid:commentId w16cid:paraId="2C9D9B79" w16cid:durableId="4BAC2E78"/>
  <w16cid:commentId w16cid:paraId="2818DD9B" w16cid:durableId="2818DD9B"/>
  <w16cid:commentId w16cid:paraId="531D1AF9" w16cid:durableId="1EBB92BA"/>
  <w16cid:commentId w16cid:paraId="154E8CD5" w16cid:durableId="154E8CD5"/>
  <w16cid:commentId w16cid:paraId="064CB330" w16cid:durableId="2472B101"/>
  <w16cid:commentId w16cid:paraId="21CDAFA4" w16cid:durableId="10C89167"/>
  <w16cid:commentId w16cid:paraId="5AEDD1C1" w16cid:durableId="09B38C8E"/>
  <w16cid:commentId w16cid:paraId="06D805E7" w16cid:durableId="06D805E7"/>
  <w16cid:commentId w16cid:paraId="3AAE4645" w16cid:durableId="32CE88A7"/>
  <w16cid:commentId w16cid:paraId="28671642" w16cid:durableId="28671642"/>
  <w16cid:commentId w16cid:paraId="1E4AC67A" w16cid:durableId="1A75C4A9"/>
  <w16cid:commentId w16cid:paraId="45032EC6" w16cid:durableId="6CE4E53F"/>
  <w16cid:commentId w16cid:paraId="550FD845" w16cid:durableId="049F72D0"/>
  <w16cid:commentId w16cid:paraId="15CDA351" w16cid:durableId="15CDA351"/>
  <w16cid:commentId w16cid:paraId="6F39D18F" w16cid:durableId="29486048"/>
  <w16cid:commentId w16cid:paraId="46F339F7" w16cid:durableId="5DC52748"/>
  <w16cid:commentId w16cid:paraId="611F2513" w16cid:durableId="67B7A954"/>
  <w16cid:commentId w16cid:paraId="00F48D45" w16cid:durableId="248EA932"/>
  <w16cid:commentId w16cid:paraId="0EB30841" w16cid:durableId="001214B1"/>
  <w16cid:commentId w16cid:paraId="3708A1AA" w16cid:durableId="3708A1AA"/>
  <w16cid:commentId w16cid:paraId="138C843F" w16cid:durableId="121187A1"/>
  <w16cid:commentId w16cid:paraId="612EDB16" w16cid:durableId="612EDB16"/>
  <w16cid:commentId w16cid:paraId="38489A50" w16cid:durableId="2F23EF35"/>
  <w16cid:commentId w16cid:paraId="5D97BD26" w16cid:durableId="5D97BD26"/>
  <w16cid:commentId w16cid:paraId="76C8B138" w16cid:durableId="5DD12232"/>
  <w16cid:commentId w16cid:paraId="214032B3" w16cid:durableId="214032B3"/>
  <w16cid:commentId w16cid:paraId="1C62D0C2" w16cid:durableId="761619B4"/>
  <w16cid:commentId w16cid:paraId="0F1DEE8A" w16cid:durableId="1B7D68D4"/>
  <w16cid:commentId w16cid:paraId="6FB240F8" w16cid:durableId="53693383"/>
  <w16cid:commentId w16cid:paraId="37DF6FB5" w16cid:durableId="2E16388F"/>
  <w16cid:commentId w16cid:paraId="36E5B2FA" w16cid:durableId="36E5B2FA"/>
  <w16cid:commentId w16cid:paraId="5C4E2E66" w16cid:durableId="679017CF"/>
  <w16cid:commentId w16cid:paraId="6FF1DB7B" w16cid:durableId="2E7139C9"/>
  <w16cid:commentId w16cid:paraId="38138FC8" w16cid:durableId="34B0DE4A"/>
  <w16cid:commentId w16cid:paraId="6959A8C9" w16cid:durableId="103FAE34"/>
  <w16cid:commentId w16cid:paraId="65948959" w16cid:durableId="4175BE25"/>
  <w16cid:commentId w16cid:paraId="250FF245" w16cid:durableId="250FF245"/>
  <w16cid:commentId w16cid:paraId="77036D42" w16cid:durableId="2C6C09A1"/>
  <w16cid:commentId w16cid:paraId="1FA09AFE" w16cid:durableId="7C70C458"/>
  <w16cid:commentId w16cid:paraId="6FCE058C" w16cid:durableId="6FCE058C"/>
  <w16cid:commentId w16cid:paraId="0FA115F5" w16cid:durableId="3E4C8232"/>
  <w16cid:commentId w16cid:paraId="26482734" w16cid:durableId="22F54FD1"/>
  <w16cid:commentId w16cid:paraId="3E45E24B" w16cid:durableId="12D63204"/>
  <w16cid:commentId w16cid:paraId="4DB7CCCF" w16cid:durableId="4DB7CCCF"/>
  <w16cid:commentId w16cid:paraId="02D94862" w16cid:durableId="3F1304F4"/>
  <w16cid:commentId w16cid:paraId="43D256D8" w16cid:durableId="236C7CCF"/>
  <w16cid:commentId w16cid:paraId="78AF05B1" w16cid:durableId="319693B4"/>
  <w16cid:commentId w16cid:paraId="1F391245" w16cid:durableId="1F391245"/>
  <w16cid:commentId w16cid:paraId="093FA3EC" w16cid:durableId="0228B5CE"/>
  <w16cid:commentId w16cid:paraId="72A243D4" w16cid:durableId="72A243D4"/>
  <w16cid:commentId w16cid:paraId="7C7A1521" w16cid:durableId="737AA633"/>
  <w16cid:commentId w16cid:paraId="561111BA" w16cid:durableId="561111BA"/>
  <w16cid:commentId w16cid:paraId="60600109" w16cid:durableId="03C5DAFE"/>
  <w16cid:commentId w16cid:paraId="3A12E589" w16cid:durableId="5E24FCB7"/>
  <w16cid:commentId w16cid:paraId="67E1F432" w16cid:durableId="67E1F432"/>
  <w16cid:commentId w16cid:paraId="152DA366" w16cid:durableId="48A042AC"/>
  <w16cid:commentId w16cid:paraId="62620405" w16cid:durableId="62620405"/>
  <w16cid:commentId w16cid:paraId="504FA8C2" w16cid:durableId="48C55A8F"/>
  <w16cid:commentId w16cid:paraId="5348A846" w16cid:durableId="038EEF1C"/>
  <w16cid:commentId w16cid:paraId="65411632" w16cid:durableId="65411632"/>
  <w16cid:commentId w16cid:paraId="1D785400" w16cid:durableId="1B7314D8"/>
  <w16cid:commentId w16cid:paraId="1621D20D" w16cid:durableId="522D7498"/>
  <w16cid:commentId w16cid:paraId="403F0542" w16cid:durableId="14574722"/>
  <w16cid:commentId w16cid:paraId="44FC19DF" w16cid:durableId="0AFEE913"/>
  <w16cid:commentId w16cid:paraId="0CFD68F7" w16cid:durableId="0CFD68F7"/>
  <w16cid:commentId w16cid:paraId="4A5873C2" w16cid:durableId="737D146C"/>
  <w16cid:commentId w16cid:paraId="70B07550" w16cid:durableId="70B07550"/>
  <w16cid:commentId w16cid:paraId="31D81305" w16cid:durableId="6792DB4A"/>
  <w16cid:commentId w16cid:paraId="21CD795B" w16cid:durableId="257D343E"/>
  <w16cid:commentId w16cid:paraId="71D92475" w16cid:durableId="549EF5B9"/>
  <w16cid:commentId w16cid:paraId="5ED2B135" w16cid:durableId="11F85D4E"/>
  <w16cid:commentId w16cid:paraId="629D6560" w16cid:durableId="0B44630B"/>
  <w16cid:commentId w16cid:paraId="6149E4B9" w16cid:durableId="37248F3F"/>
  <w16cid:commentId w16cid:paraId="401DDA79" w16cid:durableId="78A64DCB"/>
  <w16cid:commentId w16cid:paraId="3C9176FF" w16cid:durableId="3C9176FF"/>
  <w16cid:commentId w16cid:paraId="3CF1A06A" w16cid:durableId="12F5782B"/>
  <w16cid:commentId w16cid:paraId="338EF512" w16cid:durableId="338EF512"/>
  <w16cid:commentId w16cid:paraId="6D8B4294" w16cid:durableId="7B30C003"/>
  <w16cid:commentId w16cid:paraId="304E76B8" w16cid:durableId="057DF089"/>
  <w16cid:commentId w16cid:paraId="47F6C38E" w16cid:durableId="1956A9DB"/>
  <w16cid:commentId w16cid:paraId="33DAB09F" w16cid:durableId="59346D99"/>
  <w16cid:commentId w16cid:paraId="5E1B4FE7" w16cid:durableId="32F707CB"/>
  <w16cid:commentId w16cid:paraId="0E5C849D" w16cid:durableId="0E5C849D"/>
  <w16cid:commentId w16cid:paraId="5D74FA84" w16cid:durableId="5955A22B"/>
  <w16cid:commentId w16cid:paraId="0AC9DA57" w16cid:durableId="763D9399"/>
  <w16cid:commentId w16cid:paraId="3344B58A" w16cid:durableId="54B9F88E"/>
  <w16cid:commentId w16cid:paraId="60522E07" w16cid:durableId="36D2C298"/>
  <w16cid:commentId w16cid:paraId="0E58430B" w16cid:durableId="0E58430B"/>
  <w16cid:commentId w16cid:paraId="5CD0C452" w16cid:durableId="512B92D5"/>
  <w16cid:commentId w16cid:paraId="274B77F3" w16cid:durableId="1E045716"/>
  <w16cid:commentId w16cid:paraId="6B10C5D3" w16cid:durableId="6B10C5D3"/>
  <w16cid:commentId w16cid:paraId="072F8500" w16cid:durableId="1756EA34"/>
  <w16cid:commentId w16cid:paraId="7D821EC4" w16cid:durableId="7D821EC4"/>
  <w16cid:commentId w16cid:paraId="49CE6F80" w16cid:durableId="1B93ED7F"/>
  <w16cid:commentId w16cid:paraId="03E353CC" w16cid:durableId="03E353CC"/>
  <w16cid:commentId w16cid:paraId="0E07725D" w16cid:durableId="4EEC06F8"/>
  <w16cid:commentId w16cid:paraId="1B64B640" w16cid:durableId="6815D768"/>
  <w16cid:commentId w16cid:paraId="5C2A4849" w16cid:durableId="61DAE758"/>
  <w16cid:commentId w16cid:paraId="43125FB3" w16cid:durableId="43125FB3"/>
  <w16cid:commentId w16cid:paraId="6E5FE603" w16cid:durableId="549F82D0"/>
  <w16cid:commentId w16cid:paraId="2B9A90C4" w16cid:durableId="3CB0A525"/>
  <w16cid:commentId w16cid:paraId="682B410E" w16cid:durableId="15175BD5"/>
  <w16cid:commentId w16cid:paraId="32EE1E69" w16cid:durableId="32EE1E69"/>
  <w16cid:commentId w16cid:paraId="2E953318" w16cid:durableId="545867F9"/>
  <w16cid:commentId w16cid:paraId="74116773" w16cid:durableId="74116773"/>
  <w16cid:commentId w16cid:paraId="07BDF8BB" w16cid:durableId="747F1750"/>
  <w16cid:commentId w16cid:paraId="5ABAA7A7" w16cid:durableId="5ABAA7A7"/>
  <w16cid:commentId w16cid:paraId="048BAE2B" w16cid:durableId="7AD289C5"/>
  <w16cid:commentId w16cid:paraId="4E368950" w16cid:durableId="6F4C4C12"/>
  <w16cid:commentId w16cid:paraId="646297BE" w16cid:durableId="6F946E6D"/>
  <w16cid:commentId w16cid:paraId="45BE9BB1" w16cid:durableId="45BE9BB1"/>
  <w16cid:commentId w16cid:paraId="7EEAEF0A" w16cid:durableId="25AB0808"/>
  <w16cid:commentId w16cid:paraId="3C67AFF7" w16cid:durableId="3C67AFF7"/>
  <w16cid:commentId w16cid:paraId="34B5D8EA" w16cid:durableId="4FC28E09"/>
  <w16cid:commentId w16cid:paraId="70D66853" w16cid:durableId="70D66853"/>
  <w16cid:commentId w16cid:paraId="1C6ECE00" w16cid:durableId="4A9A7E64"/>
  <w16cid:commentId w16cid:paraId="6C6D30EF" w16cid:durableId="6C6D30EF"/>
  <w16cid:commentId w16cid:paraId="556A315F" w16cid:durableId="6232E427"/>
  <w16cid:commentId w16cid:paraId="33FB3989" w16cid:durableId="33FB3989"/>
  <w16cid:commentId w16cid:paraId="2A8EC403" w16cid:durableId="0E1AF9F1"/>
  <w16cid:commentId w16cid:paraId="523C1494" w16cid:durableId="523C1494"/>
  <w16cid:commentId w16cid:paraId="76A353EA" w16cid:durableId="720ADE7F"/>
  <w16cid:commentId w16cid:paraId="47DB0839" w16cid:durableId="47DB0839"/>
  <w16cid:commentId w16cid:paraId="40294100" w16cid:durableId="760380CE"/>
  <w16cid:commentId w16cid:paraId="38D7492D" w16cid:durableId="38D7492D"/>
  <w16cid:commentId w16cid:paraId="41505462" w16cid:durableId="02FC7440"/>
  <w16cid:commentId w16cid:paraId="361F0E5A" w16cid:durableId="361F0E5A"/>
  <w16cid:commentId w16cid:paraId="4A76E70F" w16cid:durableId="464998E4"/>
  <w16cid:commentId w16cid:paraId="607665B7" w16cid:durableId="607665B7"/>
  <w16cid:commentId w16cid:paraId="3C94DD46" w16cid:durableId="501C0492"/>
  <w16cid:commentId w16cid:paraId="39290136" w16cid:durableId="39290136"/>
  <w16cid:commentId w16cid:paraId="6F1DC87A" w16cid:durableId="77434E8C"/>
  <w16cid:commentId w16cid:paraId="75204563" w16cid:durableId="75204563"/>
  <w16cid:commentId w16cid:paraId="13320D36" w16cid:durableId="48DD4EFE"/>
  <w16cid:commentId w16cid:paraId="0697C0E9" w16cid:durableId="77536A96"/>
  <w16cid:commentId w16cid:paraId="53E66463" w16cid:durableId="0081D19F"/>
  <w16cid:commentId w16cid:paraId="5B9FCAD9" w16cid:durableId="31A16347"/>
  <w16cid:commentId w16cid:paraId="14D33245" w16cid:durableId="78FD3F5A"/>
  <w16cid:commentId w16cid:paraId="7212DFD2" w16cid:durableId="7212DFD2"/>
  <w16cid:commentId w16cid:paraId="0855BD42" w16cid:durableId="6E1359A2"/>
  <w16cid:commentId w16cid:paraId="59217B0A" w16cid:durableId="59217B0A"/>
  <w16cid:commentId w16cid:paraId="35A6B012" w16cid:durableId="0F141641"/>
  <w16cid:commentId w16cid:paraId="516CB5EB" w16cid:durableId="7F1A3876"/>
  <w16cid:commentId w16cid:paraId="0EC6B99D" w16cid:durableId="6E3BBDF9"/>
  <w16cid:commentId w16cid:paraId="747A234B" w16cid:durableId="747A234B"/>
  <w16cid:commentId w16cid:paraId="10AE0295" w16cid:durableId="0BE47E15"/>
  <w16cid:commentId w16cid:paraId="0CA8ED55" w16cid:durableId="0CA8ED55"/>
  <w16cid:commentId w16cid:paraId="7E5F0DCF" w16cid:durableId="33D51C33"/>
  <w16cid:commentId w16cid:paraId="47A59DBC" w16cid:durableId="47A59DBC"/>
  <w16cid:commentId w16cid:paraId="65ED4D64" w16cid:durableId="0D661B85"/>
  <w16cid:commentId w16cid:paraId="37A1168E" w16cid:durableId="37A1168E"/>
  <w16cid:commentId w16cid:paraId="0DA320CE" w16cid:durableId="634E0F35"/>
  <w16cid:commentId w16cid:paraId="39EB1696" w16cid:durableId="39EB1696"/>
  <w16cid:commentId w16cid:paraId="4E744D6B" w16cid:durableId="6956DB15"/>
  <w16cid:commentId w16cid:paraId="65EE5BCA" w16cid:durableId="65EE5BCA"/>
  <w16cid:commentId w16cid:paraId="19E60666" w16cid:durableId="128F80D6"/>
  <w16cid:commentId w16cid:paraId="2481E35C" w16cid:durableId="2481E35C"/>
  <w16cid:commentId w16cid:paraId="411004BB" w16cid:durableId="4FB73F9B"/>
  <w16cid:commentId w16cid:paraId="25FC08CE" w16cid:durableId="25FC08CE"/>
  <w16cid:commentId w16cid:paraId="415783AD" w16cid:durableId="212A6B33"/>
  <w16cid:commentId w16cid:paraId="50EA8C25" w16cid:durableId="50EA8C25"/>
  <w16cid:commentId w16cid:paraId="5E082CA0" w16cid:durableId="166B240A"/>
  <w16cid:commentId w16cid:paraId="510F41F4" w16cid:durableId="510F41F4"/>
  <w16cid:commentId w16cid:paraId="7BF0B6A7" w16cid:durableId="602EADC8"/>
  <w16cid:commentId w16cid:paraId="516217AA" w16cid:durableId="516217AA"/>
  <w16cid:commentId w16cid:paraId="56C44A4F" w16cid:durableId="7624023C"/>
  <w16cid:commentId w16cid:paraId="3B32AF6C" w16cid:durableId="3B32AF6C"/>
  <w16cid:commentId w16cid:paraId="550E4A09" w16cid:durableId="537D2493"/>
  <w16cid:commentId w16cid:paraId="228093D5" w16cid:durableId="228093D5"/>
  <w16cid:commentId w16cid:paraId="126076E2" w16cid:durableId="396F5999"/>
  <w16cid:commentId w16cid:paraId="39B424CD" w16cid:durableId="39B424CD"/>
  <w16cid:commentId w16cid:paraId="4B50DE1C" w16cid:durableId="060F45BC"/>
  <w16cid:commentId w16cid:paraId="4EF49ED1" w16cid:durableId="4EF49ED1"/>
  <w16cid:commentId w16cid:paraId="5175A569" w16cid:durableId="6B42F7C0"/>
  <w16cid:commentId w16cid:paraId="197DA9AB" w16cid:durableId="197DA9AB"/>
  <w16cid:commentId w16cid:paraId="52E1B2F5" w16cid:durableId="65F6906D"/>
  <w16cid:commentId w16cid:paraId="04E2D4A0" w16cid:durableId="04E2D4A0"/>
  <w16cid:commentId w16cid:paraId="4821EA83" w16cid:durableId="2C9DA00E"/>
  <w16cid:commentId w16cid:paraId="0D03A6E4" w16cid:durableId="0D03A6E4"/>
  <w16cid:commentId w16cid:paraId="37506370" w16cid:durableId="6CBB348C"/>
  <w16cid:commentId w16cid:paraId="6026251C" w16cid:durableId="6026251C"/>
  <w16cid:commentId w16cid:paraId="77FBCFBF" w16cid:durableId="3EB3E1B2"/>
  <w16cid:commentId w16cid:paraId="326A8A6D" w16cid:durableId="326A8A6D"/>
  <w16cid:commentId w16cid:paraId="45548F7C" w16cid:durableId="46CE7D1C"/>
  <w16cid:commentId w16cid:paraId="3C4D369D" w16cid:durableId="3C4D369D"/>
  <w16cid:commentId w16cid:paraId="50723E00" w16cid:durableId="1A01C2AF"/>
  <w16cid:commentId w16cid:paraId="7934F5A8" w16cid:durableId="7934F5A8"/>
  <w16cid:commentId w16cid:paraId="425BFD2C" w16cid:durableId="519D9A37"/>
  <w16cid:commentId w16cid:paraId="7FC118F3" w16cid:durableId="7FC118F3"/>
  <w16cid:commentId w16cid:paraId="173709EC" w16cid:durableId="4CF6FB17"/>
  <w16cid:commentId w16cid:paraId="2DE72A46" w16cid:durableId="2DE72A46"/>
  <w16cid:commentId w16cid:paraId="330FFE1D" w16cid:durableId="3E5A6995"/>
  <w16cid:commentId w16cid:paraId="184D8CFC" w16cid:durableId="184D8CFC"/>
  <w16cid:commentId w16cid:paraId="00BBE956" w16cid:durableId="409495AD"/>
  <w16cid:commentId w16cid:paraId="04442F0D" w16cid:durableId="04442F0D"/>
  <w16cid:commentId w16cid:paraId="61346C3B" w16cid:durableId="19316C03"/>
  <w16cid:commentId w16cid:paraId="722652F2" w16cid:durableId="722652F2"/>
  <w16cid:commentId w16cid:paraId="1970A19A" w16cid:durableId="154772E4"/>
  <w16cid:commentId w16cid:paraId="4348FEFB" w16cid:durableId="4348FEFB"/>
  <w16cid:commentId w16cid:paraId="59473277" w16cid:durableId="4849C187"/>
  <w16cid:commentId w16cid:paraId="34721A63" w16cid:durableId="34721A63"/>
  <w16cid:commentId w16cid:paraId="6FC6C4DC" w16cid:durableId="4EF27A88"/>
  <w16cid:commentId w16cid:paraId="186B131F" w16cid:durableId="186B131F"/>
  <w16cid:commentId w16cid:paraId="33CCD71E" w16cid:durableId="0CB7474D"/>
  <w16cid:commentId w16cid:paraId="6AB01B0B" w16cid:durableId="6AB01B0B"/>
  <w16cid:commentId w16cid:paraId="3FFF9A7D" w16cid:durableId="13903055"/>
  <w16cid:commentId w16cid:paraId="010A6CE3" w16cid:durableId="010A6CE3"/>
  <w16cid:commentId w16cid:paraId="30811B2E" w16cid:durableId="11E646F9"/>
  <w16cid:commentId w16cid:paraId="07FFE58F" w16cid:durableId="07FFE58F"/>
  <w16cid:commentId w16cid:paraId="2527260D" w16cid:durableId="094A9ED5"/>
  <w16cid:commentId w16cid:paraId="58E15CA3" w16cid:durableId="58E15CA3"/>
  <w16cid:commentId w16cid:paraId="1A753C9F" w16cid:durableId="43FFD627"/>
  <w16cid:commentId w16cid:paraId="15E3A298" w16cid:durableId="15E3A298"/>
  <w16cid:commentId w16cid:paraId="41857B2C" w16cid:durableId="1252B399"/>
  <w16cid:commentId w16cid:paraId="7F164F0D" w16cid:durableId="7F164F0D"/>
  <w16cid:commentId w16cid:paraId="54252C38" w16cid:durableId="3A47ED20"/>
  <w16cid:commentId w16cid:paraId="58ABB4A0" w16cid:durableId="58ABB4A0"/>
  <w16cid:commentId w16cid:paraId="65DE872C" w16cid:durableId="1EC57F06"/>
  <w16cid:commentId w16cid:paraId="4E3D4F0B" w16cid:durableId="4E3D4F0B"/>
  <w16cid:commentId w16cid:paraId="68E13E3C" w16cid:durableId="32288518"/>
  <w16cid:commentId w16cid:paraId="210E2892" w16cid:durableId="210E2892"/>
  <w16cid:commentId w16cid:paraId="21B50F40" w16cid:durableId="2527027C"/>
  <w16cid:commentId w16cid:paraId="37373F22" w16cid:durableId="37373F22"/>
  <w16cid:commentId w16cid:paraId="3A47F8D2" w16cid:durableId="06126794"/>
  <w16cid:commentId w16cid:paraId="5D7DC9E0" w16cid:durableId="5D7DC9E0"/>
  <w16cid:commentId w16cid:paraId="5A28CF57" w16cid:durableId="6706E991"/>
  <w16cid:commentId w16cid:paraId="3DB67E00" w16cid:durableId="3DB67E00"/>
  <w16cid:commentId w16cid:paraId="074ABA7A" w16cid:durableId="01ED8935"/>
  <w16cid:commentId w16cid:paraId="1D0CA7DC" w16cid:durableId="1D0CA7DC"/>
  <w16cid:commentId w16cid:paraId="14741D78" w16cid:durableId="1DAA26BE"/>
  <w16cid:commentId w16cid:paraId="09905EF1" w16cid:durableId="09905EF1"/>
  <w16cid:commentId w16cid:paraId="0CD7A515" w16cid:durableId="4AEE1F71"/>
  <w16cid:commentId w16cid:paraId="029709FD" w16cid:durableId="029709FD"/>
  <w16cid:commentId w16cid:paraId="7C62D03D" w16cid:durableId="406E711C"/>
  <w16cid:commentId w16cid:paraId="7766D87E" w16cid:durableId="7766D87E"/>
  <w16cid:commentId w16cid:paraId="6A9C576E" w16cid:durableId="653B8B00"/>
  <w16cid:commentId w16cid:paraId="46CDB0F5" w16cid:durableId="46CDB0F5"/>
  <w16cid:commentId w16cid:paraId="1EBAC956" w16cid:durableId="49AF2386"/>
  <w16cid:commentId w16cid:paraId="3F8C52B6" w16cid:durableId="3F8C52B6"/>
  <w16cid:commentId w16cid:paraId="37F687E0" w16cid:durableId="2EFD3C6B"/>
  <w16cid:commentId w16cid:paraId="054DE11E" w16cid:durableId="054DE11E"/>
  <w16cid:commentId w16cid:paraId="1BA99889" w16cid:durableId="42391B8D"/>
  <w16cid:commentId w16cid:paraId="17C1FCF0" w16cid:durableId="17C1FCF0"/>
  <w16cid:commentId w16cid:paraId="7723E4B8" w16cid:durableId="532DF5E0"/>
  <w16cid:commentId w16cid:paraId="08115025" w16cid:durableId="08115025"/>
  <w16cid:commentId w16cid:paraId="33CC5E1F" w16cid:durableId="4E41CD8B"/>
  <w16cid:commentId w16cid:paraId="1B3C3D76" w16cid:durableId="1B3C3D76"/>
  <w16cid:commentId w16cid:paraId="0C464B61" w16cid:durableId="34126C5D"/>
  <w16cid:commentId w16cid:paraId="710E9D2C" w16cid:durableId="710E9D2C"/>
  <w16cid:commentId w16cid:paraId="2DC6D510" w16cid:durableId="3E12F438"/>
  <w16cid:commentId w16cid:paraId="5C0A796C" w16cid:durableId="5C0A796C"/>
  <w16cid:commentId w16cid:paraId="096C63C6" w16cid:durableId="5E3002A3"/>
  <w16cid:commentId w16cid:paraId="58B0A1DC" w16cid:durableId="58B0A1DC"/>
  <w16cid:commentId w16cid:paraId="3A4FAB63" w16cid:durableId="4BDF191E"/>
  <w16cid:commentId w16cid:paraId="0B3E5EF3" w16cid:durableId="0B3E5EF3"/>
  <w16cid:commentId w16cid:paraId="650127DD" w16cid:durableId="377AD936"/>
  <w16cid:commentId w16cid:paraId="72CD4493" w16cid:durableId="72CD4493"/>
  <w16cid:commentId w16cid:paraId="47A82648" w16cid:durableId="7A927899"/>
  <w16cid:commentId w16cid:paraId="47CCB35D" w16cid:durableId="47CCB35D"/>
  <w16cid:commentId w16cid:paraId="38B7DDE3" w16cid:durableId="55DDB73F"/>
  <w16cid:commentId w16cid:paraId="1309C949" w16cid:durableId="1309C949"/>
  <w16cid:commentId w16cid:paraId="7DB0A20C" w16cid:durableId="119F4E77"/>
  <w16cid:commentId w16cid:paraId="797BA878" w16cid:durableId="797BA878"/>
  <w16cid:commentId w16cid:paraId="6FD16BCC" w16cid:durableId="1C71FC3E"/>
  <w16cid:commentId w16cid:paraId="17FAF137" w16cid:durableId="17FAF137"/>
  <w16cid:commentId w16cid:paraId="54DD2276" w16cid:durableId="1F5B9841"/>
  <w16cid:commentId w16cid:paraId="11049AEF" w16cid:durableId="11049AEF"/>
  <w16cid:commentId w16cid:paraId="201FB738" w16cid:durableId="54B7DD23"/>
  <w16cid:commentId w16cid:paraId="78B86F07" w16cid:durableId="78B86F07"/>
  <w16cid:commentId w16cid:paraId="534ADEE5" w16cid:durableId="315332EE"/>
  <w16cid:commentId w16cid:paraId="56886630" w16cid:durableId="56886630"/>
  <w16cid:commentId w16cid:paraId="2A5FD43F" w16cid:durableId="585FDBCD"/>
  <w16cid:commentId w16cid:paraId="49C52903" w16cid:durableId="49C52903"/>
  <w16cid:commentId w16cid:paraId="351449C3" w16cid:durableId="024AD52E"/>
  <w16cid:commentId w16cid:paraId="2BC32F4F" w16cid:durableId="2BC32F4F"/>
  <w16cid:commentId w16cid:paraId="29495BBB" w16cid:durableId="2B0F3D4F"/>
  <w16cid:commentId w16cid:paraId="79FAADA8" w16cid:durableId="79FAADA8"/>
  <w16cid:commentId w16cid:paraId="6726B59B" w16cid:durableId="25CC82F9"/>
  <w16cid:commentId w16cid:paraId="20E4FC92" w16cid:durableId="20E4FC92"/>
  <w16cid:commentId w16cid:paraId="04244DB1" w16cid:durableId="10FB5334"/>
  <w16cid:commentId w16cid:paraId="0BBA2E4E" w16cid:durableId="0BBA2E4E"/>
  <w16cid:commentId w16cid:paraId="5E838033" w16cid:durableId="6DF7D4BA"/>
  <w16cid:commentId w16cid:paraId="008F21D5" w16cid:durableId="008F21D5"/>
  <w16cid:commentId w16cid:paraId="278DDF10" w16cid:durableId="2048E2E4"/>
  <w16cid:commentId w16cid:paraId="0E11A466" w16cid:durableId="0E11A466"/>
  <w16cid:commentId w16cid:paraId="4A09353E" w16cid:durableId="4147624E"/>
  <w16cid:commentId w16cid:paraId="55DCA37D" w16cid:durableId="55DCA37D"/>
  <w16cid:commentId w16cid:paraId="23CCC030" w16cid:durableId="5F108D39"/>
  <w16cid:commentId w16cid:paraId="0C78CDDD" w16cid:durableId="0C78CDDD"/>
  <w16cid:commentId w16cid:paraId="4A93E2F9" w16cid:durableId="6C96796D"/>
  <w16cid:commentId w16cid:paraId="117E522F" w16cid:durableId="117E522F"/>
  <w16cid:commentId w16cid:paraId="218A0072" w16cid:durableId="2BFF0562"/>
  <w16cid:commentId w16cid:paraId="36237FB6" w16cid:durableId="36237FB6"/>
  <w16cid:commentId w16cid:paraId="4EE26E64" w16cid:durableId="643AF7BD"/>
  <w16cid:commentId w16cid:paraId="0AE72A29" w16cid:durableId="0AE72A29"/>
  <w16cid:commentId w16cid:paraId="610D7904" w16cid:durableId="6FF862FD"/>
  <w16cid:commentId w16cid:paraId="61490D7B" w16cid:durableId="61490D7B"/>
  <w16cid:commentId w16cid:paraId="33D74698" w16cid:durableId="707BDA8F"/>
  <w16cid:commentId w16cid:paraId="4A97166D" w16cid:durableId="4A97166D"/>
  <w16cid:commentId w16cid:paraId="483BE4BD" w16cid:durableId="4DCEB9EF"/>
  <w16cid:commentId w16cid:paraId="21443F46" w16cid:durableId="21443F46"/>
  <w16cid:commentId w16cid:paraId="25061ECB" w16cid:durableId="3AD93BF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3D092D" w14:textId="77777777" w:rsidR="00A60492" w:rsidRDefault="00A60492">
      <w:pPr>
        <w:spacing w:line="240" w:lineRule="auto"/>
      </w:pPr>
      <w:r>
        <w:separator/>
      </w:r>
    </w:p>
  </w:endnote>
  <w:endnote w:type="continuationSeparator" w:id="0">
    <w:p w14:paraId="496D81F7" w14:textId="77777777" w:rsidR="00A60492" w:rsidRDefault="00A6049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B78C" w14:textId="77777777" w:rsidR="00A60492" w:rsidRDefault="00A60492">
      <w:pPr>
        <w:spacing w:line="240" w:lineRule="auto"/>
      </w:pPr>
      <w:r>
        <w:separator/>
      </w:r>
    </w:p>
  </w:footnote>
  <w:footnote w:type="continuationSeparator" w:id="0">
    <w:p w14:paraId="6B300EFE" w14:textId="77777777" w:rsidR="00A60492" w:rsidRDefault="00A6049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789D7B" w14:textId="77777777" w:rsidR="00D64459" w:rsidRDefault="008B2120">
    <w:pPr>
      <w:pStyle w:val="Header"/>
      <w:jc w:val="right"/>
    </w:pPr>
    <w:r>
      <w:rPr>
        <w:sz w:val="20"/>
        <w:szCs w:val="20"/>
      </w:rPr>
      <w:fldChar w:fldCharType="begin"/>
    </w:r>
    <w:r>
      <w:rPr>
        <w:sz w:val="20"/>
        <w:szCs w:val="20"/>
      </w:rPr>
      <w:instrText xml:space="preserve"> PAGE </w:instrText>
    </w:r>
    <w:r>
      <w:rPr>
        <w:sz w:val="20"/>
        <w:szCs w:val="20"/>
      </w:rPr>
      <w:fldChar w:fldCharType="separate"/>
    </w:r>
    <w:r>
      <w:rPr>
        <w:sz w:val="20"/>
        <w:szCs w:val="20"/>
      </w:rPr>
      <w:t>1</w:t>
    </w:r>
    <w:r>
      <w:rPr>
        <w:sz w:val="20"/>
        <w:szCs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76404636">
    <w:abstractNumId w:val="8"/>
  </w:num>
  <w:num w:numId="2" w16cid:durableId="334957701">
    <w:abstractNumId w:val="6"/>
  </w:num>
  <w:num w:numId="3" w16cid:durableId="1269309944">
    <w:abstractNumId w:val="5"/>
  </w:num>
  <w:num w:numId="4" w16cid:durableId="584850106">
    <w:abstractNumId w:val="4"/>
  </w:num>
  <w:num w:numId="5" w16cid:durableId="2000647541">
    <w:abstractNumId w:val="7"/>
  </w:num>
  <w:num w:numId="6" w16cid:durableId="143746327">
    <w:abstractNumId w:val="3"/>
  </w:num>
  <w:num w:numId="7" w16cid:durableId="772700379">
    <w:abstractNumId w:val="2"/>
  </w:num>
  <w:num w:numId="8" w16cid:durableId="1341271780">
    <w:abstractNumId w:val="1"/>
  </w:num>
  <w:num w:numId="9" w16cid:durableId="2065330865">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edro Franck Minella">
    <w15:presenceInfo w15:providerId="Windows Live" w15:userId="9776ccee91859b0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2BDE"/>
    <w:rsid w:val="00016968"/>
    <w:rsid w:val="00034616"/>
    <w:rsid w:val="00042018"/>
    <w:rsid w:val="0006063C"/>
    <w:rsid w:val="0006277B"/>
    <w:rsid w:val="00062839"/>
    <w:rsid w:val="0008727C"/>
    <w:rsid w:val="00091690"/>
    <w:rsid w:val="000B39AF"/>
    <w:rsid w:val="00130C01"/>
    <w:rsid w:val="00140BD7"/>
    <w:rsid w:val="0014585B"/>
    <w:rsid w:val="0015074B"/>
    <w:rsid w:val="00174A0E"/>
    <w:rsid w:val="0023193F"/>
    <w:rsid w:val="00232203"/>
    <w:rsid w:val="0025192B"/>
    <w:rsid w:val="00281542"/>
    <w:rsid w:val="0029639D"/>
    <w:rsid w:val="002D4894"/>
    <w:rsid w:val="002E1715"/>
    <w:rsid w:val="002E21F4"/>
    <w:rsid w:val="002F4B80"/>
    <w:rsid w:val="00325E30"/>
    <w:rsid w:val="00326F90"/>
    <w:rsid w:val="00331702"/>
    <w:rsid w:val="0033483B"/>
    <w:rsid w:val="0034527E"/>
    <w:rsid w:val="00351B40"/>
    <w:rsid w:val="00377C6E"/>
    <w:rsid w:val="00377D83"/>
    <w:rsid w:val="003A2DB7"/>
    <w:rsid w:val="003C3B25"/>
    <w:rsid w:val="003E2561"/>
    <w:rsid w:val="00403839"/>
    <w:rsid w:val="00465AF2"/>
    <w:rsid w:val="00493E39"/>
    <w:rsid w:val="004965B9"/>
    <w:rsid w:val="004B2E9D"/>
    <w:rsid w:val="004C0F01"/>
    <w:rsid w:val="004E561D"/>
    <w:rsid w:val="0054595F"/>
    <w:rsid w:val="00573566"/>
    <w:rsid w:val="0059005D"/>
    <w:rsid w:val="005B4637"/>
    <w:rsid w:val="005D0F55"/>
    <w:rsid w:val="005D480B"/>
    <w:rsid w:val="005F7A44"/>
    <w:rsid w:val="00604AC8"/>
    <w:rsid w:val="00634E1D"/>
    <w:rsid w:val="006871B9"/>
    <w:rsid w:val="006931AE"/>
    <w:rsid w:val="006A3D81"/>
    <w:rsid w:val="006B75AC"/>
    <w:rsid w:val="006F5BDD"/>
    <w:rsid w:val="00722477"/>
    <w:rsid w:val="007610D5"/>
    <w:rsid w:val="00792236"/>
    <w:rsid w:val="00852FFF"/>
    <w:rsid w:val="008710A5"/>
    <w:rsid w:val="0087500F"/>
    <w:rsid w:val="00896943"/>
    <w:rsid w:val="008B2120"/>
    <w:rsid w:val="008F0A4F"/>
    <w:rsid w:val="009215FE"/>
    <w:rsid w:val="00921EED"/>
    <w:rsid w:val="00924C87"/>
    <w:rsid w:val="00947056"/>
    <w:rsid w:val="00962AB9"/>
    <w:rsid w:val="00964E61"/>
    <w:rsid w:val="00976B14"/>
    <w:rsid w:val="00984324"/>
    <w:rsid w:val="009B0E90"/>
    <w:rsid w:val="009C69EF"/>
    <w:rsid w:val="009E1E6B"/>
    <w:rsid w:val="009F68A3"/>
    <w:rsid w:val="00A01574"/>
    <w:rsid w:val="00A24DA2"/>
    <w:rsid w:val="00A344DB"/>
    <w:rsid w:val="00A4181A"/>
    <w:rsid w:val="00A60492"/>
    <w:rsid w:val="00A94780"/>
    <w:rsid w:val="00AA1D8D"/>
    <w:rsid w:val="00AA5972"/>
    <w:rsid w:val="00AA5F2A"/>
    <w:rsid w:val="00AD093D"/>
    <w:rsid w:val="00AD4DF5"/>
    <w:rsid w:val="00AE0BDF"/>
    <w:rsid w:val="00AE471D"/>
    <w:rsid w:val="00B21893"/>
    <w:rsid w:val="00B47730"/>
    <w:rsid w:val="00B52CEC"/>
    <w:rsid w:val="00BA7986"/>
    <w:rsid w:val="00BB2BBB"/>
    <w:rsid w:val="00BB35BF"/>
    <w:rsid w:val="00BE4A24"/>
    <w:rsid w:val="00C50FE5"/>
    <w:rsid w:val="00C556D1"/>
    <w:rsid w:val="00C61C07"/>
    <w:rsid w:val="00C677DA"/>
    <w:rsid w:val="00CB0664"/>
    <w:rsid w:val="00CB0841"/>
    <w:rsid w:val="00CC0644"/>
    <w:rsid w:val="00CD0D7C"/>
    <w:rsid w:val="00CD567E"/>
    <w:rsid w:val="00CE2AA3"/>
    <w:rsid w:val="00CF0CC4"/>
    <w:rsid w:val="00CF13FA"/>
    <w:rsid w:val="00D13D2E"/>
    <w:rsid w:val="00D34F92"/>
    <w:rsid w:val="00D46B7B"/>
    <w:rsid w:val="00D64459"/>
    <w:rsid w:val="00DA1A55"/>
    <w:rsid w:val="00DB3AD3"/>
    <w:rsid w:val="00DC4A10"/>
    <w:rsid w:val="00E00F20"/>
    <w:rsid w:val="00E02C17"/>
    <w:rsid w:val="00E815E7"/>
    <w:rsid w:val="00E861F3"/>
    <w:rsid w:val="00EA6EA1"/>
    <w:rsid w:val="00EB0BC5"/>
    <w:rsid w:val="00EE4F26"/>
    <w:rsid w:val="00EF52C8"/>
    <w:rsid w:val="00F269C3"/>
    <w:rsid w:val="00F30B3A"/>
    <w:rsid w:val="00F3182B"/>
    <w:rsid w:val="00F34D32"/>
    <w:rsid w:val="00F37D68"/>
    <w:rsid w:val="00F44ED0"/>
    <w:rsid w:val="00F62287"/>
    <w:rsid w:val="00FA13D6"/>
    <w:rsid w:val="00FC693F"/>
    <w:rsid w:val="00FD21E4"/>
    <w:rsid w:val="00FD247E"/>
    <w:rsid w:val="00FD3E48"/>
    <w:rsid w:val="00FD4330"/>
    <w:rsid w:val="00FE34D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D8D233B"/>
  <w14:defaultImageDpi w14:val="300"/>
  <w15:docId w15:val="{40385A4D-026F-437E-B166-C392D241BA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4"/>
        <w:szCs w:val="24"/>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360" w:lineRule="auto"/>
    </w:pPr>
  </w:style>
  <w:style w:type="paragraph" w:styleId="Heading1">
    <w:name w:val="heading 1"/>
    <w:basedOn w:val="Normal"/>
    <w:next w:val="Normal"/>
    <w:link w:val="Heading1Char"/>
    <w:uiPriority w:val="9"/>
    <w:qFormat/>
    <w:rsid w:val="00FC693F"/>
    <w:pPr>
      <w:keepNext/>
      <w:keepLines/>
      <w:spacing w:before="480"/>
      <w:outlineLvl w:val="0"/>
    </w:pPr>
    <w:rPr>
      <w:b/>
      <w:bCs/>
    </w:rPr>
  </w:style>
  <w:style w:type="paragraph" w:styleId="Heading2">
    <w:name w:val="heading 2"/>
    <w:basedOn w:val="Normal"/>
    <w:next w:val="Normal"/>
    <w:link w:val="Heading2Char"/>
    <w:uiPriority w:val="9"/>
    <w:unhideWhenUsed/>
    <w:qFormat/>
    <w:rsid w:val="00FC693F"/>
    <w:pPr>
      <w:keepNext/>
      <w:keepLines/>
      <w:spacing w:before="200"/>
      <w:outlineLvl w:val="1"/>
    </w:pPr>
    <w:rPr>
      <w:b/>
      <w:bCs/>
    </w:rPr>
  </w:style>
  <w:style w:type="paragraph" w:styleId="Heading3">
    <w:name w:val="heading 3"/>
    <w:basedOn w:val="Normal"/>
    <w:next w:val="Normal"/>
    <w:link w:val="Heading3Char"/>
    <w:uiPriority w:val="9"/>
    <w:unhideWhenUsed/>
    <w:qFormat/>
    <w:rsid w:val="00FC693F"/>
    <w:pPr>
      <w:keepNext/>
      <w:keepLines/>
      <w:spacing w:before="200"/>
      <w:outlineLvl w:val="2"/>
    </w:pPr>
    <w:rPr>
      <w:b/>
      <w:bCs/>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b/>
      <w:bCs/>
      <w:i/>
      <w:iCs/>
    </w:rPr>
  </w:style>
  <w:style w:type="paragraph" w:styleId="Heading5">
    <w:name w:val="heading 5"/>
    <w:basedOn w:val="Normal"/>
    <w:next w:val="Normal"/>
    <w:link w:val="Heading5Char"/>
    <w:uiPriority w:val="9"/>
    <w:semiHidden/>
    <w:unhideWhenUsed/>
    <w:qFormat/>
    <w:rsid w:val="00FC693F"/>
    <w:pPr>
      <w:keepNext/>
      <w:keepLines/>
      <w:spacing w:before="200"/>
      <w:outlineLvl w:val="4"/>
    </w:pPr>
  </w:style>
  <w:style w:type="paragraph" w:styleId="Heading6">
    <w:name w:val="heading 6"/>
    <w:basedOn w:val="Normal"/>
    <w:next w:val="Normal"/>
    <w:link w:val="Heading6Char"/>
    <w:uiPriority w:val="9"/>
    <w:semiHidden/>
    <w:unhideWhenUsed/>
    <w:qFormat/>
    <w:rsid w:val="00FC693F"/>
    <w:pPr>
      <w:keepNext/>
      <w:keepLines/>
      <w:spacing w:before="200"/>
      <w:outlineLvl w:val="5"/>
    </w:pPr>
    <w:rPr>
      <w:i/>
      <w:iCs/>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i/>
      <w:iCs/>
    </w:rPr>
  </w:style>
  <w:style w:type="paragraph" w:styleId="Heading8">
    <w:name w:val="heading 8"/>
    <w:basedOn w:val="Normal"/>
    <w:next w:val="Normal"/>
    <w:link w:val="Heading8Char"/>
    <w:uiPriority w:val="9"/>
    <w:semiHidden/>
    <w:unhideWhenUsed/>
    <w:qFormat/>
    <w:rsid w:val="00FC693F"/>
    <w:pPr>
      <w:keepNext/>
      <w:keepLines/>
      <w:spacing w:before="200"/>
      <w:outlineLvl w:val="7"/>
    </w:pPr>
  </w:style>
  <w:style w:type="paragraph" w:styleId="Heading9">
    <w:name w:val="heading 9"/>
    <w:basedOn w:val="Normal"/>
    <w:next w:val="Normal"/>
    <w:link w:val="Heading9Char"/>
    <w:uiPriority w:val="9"/>
    <w:semiHidden/>
    <w:unhideWhenUsed/>
    <w:qFormat/>
    <w:rsid w:val="00FC693F"/>
    <w:pPr>
      <w:keepNext/>
      <w:keepLines/>
      <w:spacing w:before="200"/>
      <w:outlineLvl w:val="8"/>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Arial" w:eastAsia="Arial" w:hAnsi="Arial" w:cs="Arial"/>
      <w:b/>
      <w:bCs/>
      <w:color w:val="000000"/>
      <w:sz w:val="24"/>
      <w:szCs w:val="24"/>
    </w:rPr>
  </w:style>
  <w:style w:type="character" w:customStyle="1" w:styleId="Heading2Char">
    <w:name w:val="Heading 2 Char"/>
    <w:basedOn w:val="DefaultParagraphFont"/>
    <w:link w:val="Heading2"/>
    <w:uiPriority w:val="9"/>
    <w:rsid w:val="00FC693F"/>
    <w:rPr>
      <w:rFonts w:ascii="Arial" w:eastAsia="Arial" w:hAnsi="Arial" w:cs="Arial"/>
      <w:b/>
      <w:bCs/>
      <w:color w:val="000000"/>
      <w:sz w:val="24"/>
      <w:szCs w:val="24"/>
    </w:rPr>
  </w:style>
  <w:style w:type="character" w:customStyle="1" w:styleId="Heading3Char">
    <w:name w:val="Heading 3 Char"/>
    <w:basedOn w:val="DefaultParagraphFont"/>
    <w:link w:val="Heading3"/>
    <w:uiPriority w:val="9"/>
    <w:rsid w:val="00FC693F"/>
    <w:rPr>
      <w:rFonts w:ascii="Arial" w:eastAsia="Arial" w:hAnsi="Arial" w:cs="Arial"/>
      <w:b/>
      <w:bCs/>
      <w:color w:val="000000"/>
      <w:sz w:val="24"/>
      <w:szCs w:val="24"/>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spacing w:val="5"/>
      <w:kern w:val="28"/>
    </w:rPr>
  </w:style>
  <w:style w:type="character" w:customStyle="1" w:styleId="TitleChar">
    <w:name w:val="Title Char"/>
    <w:basedOn w:val="DefaultParagraphFont"/>
    <w:link w:val="Title"/>
    <w:uiPriority w:val="10"/>
    <w:rsid w:val="00FC693F"/>
    <w:rPr>
      <w:rFonts w:ascii="Arial" w:eastAsia="Arial" w:hAnsi="Arial" w:cs="Arial"/>
      <w:color w:val="000000"/>
      <w:spacing w:val="5"/>
      <w:kern w:val="28"/>
      <w:sz w:val="24"/>
      <w:szCs w:val="24"/>
    </w:rPr>
  </w:style>
  <w:style w:type="paragraph" w:styleId="Subtitle">
    <w:name w:val="Subtitle"/>
    <w:basedOn w:val="Normal"/>
    <w:next w:val="Normal"/>
    <w:link w:val="SubtitleChar"/>
    <w:uiPriority w:val="11"/>
    <w:qFormat/>
    <w:rsid w:val="00FC693F"/>
    <w:pPr>
      <w:numPr>
        <w:ilvl w:val="1"/>
      </w:numPr>
    </w:pPr>
    <w:rPr>
      <w:i/>
      <w:iCs/>
      <w:spacing w:val="15"/>
    </w:rPr>
  </w:style>
  <w:style w:type="character" w:customStyle="1" w:styleId="SubtitleChar">
    <w:name w:val="Subtitle Char"/>
    <w:basedOn w:val="DefaultParagraphFont"/>
    <w:link w:val="Subtitle"/>
    <w:uiPriority w:val="11"/>
    <w:rsid w:val="00FC693F"/>
    <w:rPr>
      <w:rFonts w:ascii="Arial" w:eastAsia="Arial" w:hAnsi="Arial" w:cs="Arial"/>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style>
  <w:style w:type="character" w:customStyle="1" w:styleId="BodyText3Char">
    <w:name w:val="Body Text 3 Char"/>
    <w:basedOn w:val="DefaultParagraphFont"/>
    <w:link w:val="BodyText3"/>
    <w:uiPriority w:val="99"/>
    <w:rsid w:val="00AA1D8D"/>
    <w:rPr>
      <w:rFonts w:ascii="Arial" w:eastAsia="Arial" w:hAnsi="Arial" w:cs="Arial"/>
      <w:color w:val="000000"/>
      <w:sz w:val="24"/>
      <w:szCs w:val="24"/>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style>
  <w:style w:type="character" w:customStyle="1" w:styleId="MacroTextChar">
    <w:name w:val="Macro Text Char"/>
    <w:basedOn w:val="DefaultParagraphFont"/>
    <w:link w:val="MacroText"/>
    <w:uiPriority w:val="99"/>
    <w:rsid w:val="0029639D"/>
    <w:rPr>
      <w:rFonts w:ascii="Arial" w:eastAsia="Arial" w:hAnsi="Arial" w:cs="Arial"/>
      <w:color w:val="000000"/>
      <w:sz w:val="24"/>
      <w:szCs w:val="24"/>
    </w:rPr>
  </w:style>
  <w:style w:type="paragraph" w:styleId="Quote">
    <w:name w:val="Quote"/>
    <w:basedOn w:val="Normal"/>
    <w:next w:val="Normal"/>
    <w:link w:val="QuoteChar"/>
    <w:uiPriority w:val="29"/>
    <w:qFormat/>
    <w:rsid w:val="00FC693F"/>
    <w:rPr>
      <w:i/>
      <w:iCs/>
    </w:rPr>
  </w:style>
  <w:style w:type="character" w:customStyle="1" w:styleId="QuoteChar">
    <w:name w:val="Quote Char"/>
    <w:basedOn w:val="DefaultParagraphFont"/>
    <w:link w:val="Quote"/>
    <w:uiPriority w:val="29"/>
    <w:rsid w:val="00FC693F"/>
    <w:rPr>
      <w:rFonts w:ascii="Arial" w:eastAsia="Arial" w:hAnsi="Arial" w:cs="Arial"/>
      <w:i/>
      <w:iCs/>
      <w:color w:val="000000"/>
      <w:sz w:val="24"/>
      <w:szCs w:val="24"/>
    </w:rPr>
  </w:style>
  <w:style w:type="character" w:customStyle="1" w:styleId="Heading4Char">
    <w:name w:val="Heading 4 Char"/>
    <w:basedOn w:val="DefaultParagraphFont"/>
    <w:link w:val="Heading4"/>
    <w:uiPriority w:val="9"/>
    <w:semiHidden/>
    <w:rsid w:val="00FC693F"/>
    <w:rPr>
      <w:rFonts w:ascii="Arial" w:eastAsia="Arial" w:hAnsi="Arial" w:cs="Arial"/>
      <w:b/>
      <w:bCs/>
      <w:i/>
      <w:iCs/>
      <w:color w:val="000000"/>
      <w:sz w:val="24"/>
      <w:szCs w:val="24"/>
    </w:rPr>
  </w:style>
  <w:style w:type="character" w:customStyle="1" w:styleId="Heading5Char">
    <w:name w:val="Heading 5 Char"/>
    <w:basedOn w:val="DefaultParagraphFont"/>
    <w:link w:val="Heading5"/>
    <w:uiPriority w:val="9"/>
    <w:semiHidden/>
    <w:rsid w:val="00FC693F"/>
    <w:rPr>
      <w:rFonts w:ascii="Arial" w:eastAsia="Arial" w:hAnsi="Arial" w:cs="Arial"/>
      <w:color w:val="000000"/>
      <w:sz w:val="24"/>
      <w:szCs w:val="24"/>
    </w:rPr>
  </w:style>
  <w:style w:type="character" w:customStyle="1" w:styleId="Heading6Char">
    <w:name w:val="Heading 6 Char"/>
    <w:basedOn w:val="DefaultParagraphFont"/>
    <w:link w:val="Heading6"/>
    <w:uiPriority w:val="9"/>
    <w:semiHidden/>
    <w:rsid w:val="00FC693F"/>
    <w:rPr>
      <w:rFonts w:ascii="Arial" w:eastAsia="Arial" w:hAnsi="Arial" w:cs="Arial"/>
      <w:i/>
      <w:iCs/>
      <w:color w:val="000000"/>
      <w:sz w:val="24"/>
      <w:szCs w:val="24"/>
    </w:rPr>
  </w:style>
  <w:style w:type="character" w:customStyle="1" w:styleId="Heading7Char">
    <w:name w:val="Heading 7 Char"/>
    <w:basedOn w:val="DefaultParagraphFont"/>
    <w:link w:val="Heading7"/>
    <w:uiPriority w:val="9"/>
    <w:semiHidden/>
    <w:rsid w:val="00FC693F"/>
    <w:rPr>
      <w:rFonts w:ascii="Arial" w:eastAsia="Arial" w:hAnsi="Arial" w:cs="Arial"/>
      <w:i/>
      <w:iCs/>
      <w:color w:val="000000"/>
      <w:sz w:val="24"/>
      <w:szCs w:val="24"/>
    </w:rPr>
  </w:style>
  <w:style w:type="character" w:customStyle="1" w:styleId="Heading8Char">
    <w:name w:val="Heading 8 Char"/>
    <w:basedOn w:val="DefaultParagraphFont"/>
    <w:link w:val="Heading8"/>
    <w:uiPriority w:val="9"/>
    <w:semiHidden/>
    <w:rsid w:val="00FC693F"/>
    <w:rPr>
      <w:rFonts w:ascii="Arial" w:eastAsia="Arial" w:hAnsi="Arial" w:cs="Arial"/>
      <w:color w:val="000000"/>
      <w:sz w:val="24"/>
      <w:szCs w:val="24"/>
    </w:rPr>
  </w:style>
  <w:style w:type="character" w:customStyle="1" w:styleId="Heading9Char">
    <w:name w:val="Heading 9 Char"/>
    <w:basedOn w:val="DefaultParagraphFont"/>
    <w:link w:val="Heading9"/>
    <w:uiPriority w:val="9"/>
    <w:semiHidden/>
    <w:rsid w:val="00FC693F"/>
    <w:rPr>
      <w:rFonts w:ascii="Arial" w:eastAsia="Arial" w:hAnsi="Arial" w:cs="Arial"/>
      <w:i/>
      <w:iCs/>
      <w:color w:val="000000"/>
      <w:sz w:val="24"/>
      <w:szCs w:val="24"/>
    </w:rPr>
  </w:style>
  <w:style w:type="paragraph" w:styleId="Caption">
    <w:name w:val="caption"/>
    <w:basedOn w:val="Normal"/>
    <w:next w:val="Normal"/>
    <w:uiPriority w:val="35"/>
    <w:semiHidden/>
    <w:unhideWhenUsed/>
    <w:qFormat/>
    <w:rsid w:val="00FC693F"/>
    <w:pPr>
      <w:spacing w:line="240" w:lineRule="auto"/>
    </w:pPr>
    <w:rPr>
      <w:b/>
      <w:bCs/>
    </w:rPr>
  </w:style>
  <w:style w:type="character" w:styleId="Strong">
    <w:name w:val="Strong"/>
    <w:basedOn w:val="DefaultParagraphFont"/>
    <w:uiPriority w:val="22"/>
    <w:qFormat/>
    <w:rsid w:val="00FC693F"/>
    <w:rPr>
      <w:rFonts w:ascii="Arial" w:eastAsia="Arial" w:hAnsi="Arial" w:cs="Arial"/>
      <w:b/>
      <w:bCs/>
      <w:color w:val="000000"/>
      <w:sz w:val="24"/>
      <w:szCs w:val="24"/>
    </w:rPr>
  </w:style>
  <w:style w:type="character" w:styleId="Emphasis">
    <w:name w:val="Emphasis"/>
    <w:basedOn w:val="DefaultParagraphFont"/>
    <w:uiPriority w:val="20"/>
    <w:qFormat/>
    <w:rsid w:val="00FC693F"/>
    <w:rPr>
      <w:rFonts w:ascii="Arial" w:eastAsia="Arial" w:hAnsi="Arial" w:cs="Arial"/>
      <w:i/>
      <w:iCs/>
      <w:color w:val="000000"/>
      <w:sz w:val="24"/>
      <w:szCs w:val="24"/>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rPr>
  </w:style>
  <w:style w:type="character" w:customStyle="1" w:styleId="IntenseQuoteChar">
    <w:name w:val="Intense Quote Char"/>
    <w:basedOn w:val="DefaultParagraphFont"/>
    <w:link w:val="IntenseQuote"/>
    <w:uiPriority w:val="30"/>
    <w:rsid w:val="00FC693F"/>
    <w:rPr>
      <w:rFonts w:ascii="Arial" w:eastAsia="Arial" w:hAnsi="Arial" w:cs="Arial"/>
      <w:b/>
      <w:bCs/>
      <w:i/>
      <w:iCs/>
      <w:color w:val="000000"/>
      <w:sz w:val="24"/>
      <w:szCs w:val="24"/>
    </w:rPr>
  </w:style>
  <w:style w:type="character" w:styleId="SubtleEmphasis">
    <w:name w:val="Subtle Emphasis"/>
    <w:basedOn w:val="DefaultParagraphFont"/>
    <w:uiPriority w:val="19"/>
    <w:qFormat/>
    <w:rsid w:val="00FC693F"/>
    <w:rPr>
      <w:rFonts w:ascii="Arial" w:eastAsia="Arial" w:hAnsi="Arial" w:cs="Arial"/>
      <w:i/>
      <w:iCs/>
      <w:color w:val="000000"/>
      <w:sz w:val="24"/>
      <w:szCs w:val="24"/>
    </w:rPr>
  </w:style>
  <w:style w:type="character" w:styleId="IntenseEmphasis">
    <w:name w:val="Intense Emphasis"/>
    <w:basedOn w:val="DefaultParagraphFont"/>
    <w:uiPriority w:val="21"/>
    <w:qFormat/>
    <w:rsid w:val="00FC693F"/>
    <w:rPr>
      <w:rFonts w:ascii="Arial" w:eastAsia="Arial" w:hAnsi="Arial" w:cs="Arial"/>
      <w:b/>
      <w:bCs/>
      <w:i/>
      <w:iCs/>
      <w:color w:val="000000"/>
      <w:sz w:val="24"/>
      <w:szCs w:val="24"/>
    </w:rPr>
  </w:style>
  <w:style w:type="character" w:styleId="SubtleReference">
    <w:name w:val="Subtle Reference"/>
    <w:basedOn w:val="DefaultParagraphFont"/>
    <w:uiPriority w:val="31"/>
    <w:qFormat/>
    <w:rsid w:val="00FC693F"/>
    <w:rPr>
      <w:rFonts w:ascii="Arial" w:eastAsia="Arial" w:hAnsi="Arial" w:cs="Arial"/>
      <w:smallCaps/>
      <w:color w:val="000000"/>
      <w:sz w:val="24"/>
      <w:szCs w:val="24"/>
      <w:u w:val="single"/>
    </w:rPr>
  </w:style>
  <w:style w:type="character" w:styleId="IntenseReference">
    <w:name w:val="Intense Reference"/>
    <w:basedOn w:val="DefaultParagraphFont"/>
    <w:uiPriority w:val="32"/>
    <w:qFormat/>
    <w:rsid w:val="00FC693F"/>
    <w:rPr>
      <w:rFonts w:ascii="Arial" w:eastAsia="Arial" w:hAnsi="Arial" w:cs="Arial"/>
      <w:b/>
      <w:bCs/>
      <w:smallCaps/>
      <w:color w:val="000000"/>
      <w:spacing w:val="5"/>
      <w:sz w:val="24"/>
      <w:szCs w:val="24"/>
      <w:u w:val="single"/>
    </w:rPr>
  </w:style>
  <w:style w:type="character" w:styleId="BookTitle">
    <w:name w:val="Book Title"/>
    <w:basedOn w:val="DefaultParagraphFont"/>
    <w:uiPriority w:val="33"/>
    <w:qFormat/>
    <w:rsid w:val="00FC693F"/>
    <w:rPr>
      <w:rFonts w:ascii="Arial" w:eastAsia="Arial" w:hAnsi="Arial" w:cs="Arial"/>
      <w:b/>
      <w:bCs/>
      <w:smallCaps/>
      <w:color w:val="000000"/>
      <w:spacing w:val="5"/>
      <w:sz w:val="24"/>
      <w:szCs w:val="24"/>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rFonts w:ascii="Arial" w:eastAsia="Arial" w:hAnsi="Arial" w:cs="Arial"/>
        <w:b/>
        <w:bCs/>
        <w:color w:val="000000"/>
        <w:sz w:val="24"/>
        <w:szCs w:val="24"/>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rFonts w:ascii="Arial" w:eastAsia="Arial" w:hAnsi="Arial" w:cs="Arial"/>
        <w:b/>
        <w:bCs/>
        <w:color w:val="000000"/>
        <w:sz w:val="24"/>
        <w:szCs w:val="24"/>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ascii="Arial" w:eastAsia="Arial" w:hAnsi="Arial" w:cs="Arial"/>
        <w:b/>
        <w:bCs/>
        <w:color w:val="000000"/>
        <w:sz w:val="24"/>
        <w:szCs w:val="24"/>
      </w:rPr>
    </w:tblStylePr>
    <w:tblStylePr w:type="lastCol">
      <w:rPr>
        <w:rFonts w:ascii="Arial" w:eastAsia="Arial" w:hAnsi="Arial" w:cs="Arial"/>
        <w:b/>
        <w:bCs/>
        <w:color w:val="000000"/>
        <w:sz w:val="24"/>
        <w:szCs w:val="24"/>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rFonts w:ascii="Arial" w:eastAsia="Arial" w:hAnsi="Arial" w:cs="Arial"/>
        <w:b/>
        <w:bCs/>
        <w:color w:val="000000"/>
        <w:sz w:val="24"/>
        <w:szCs w:val="24"/>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rFonts w:ascii="Arial" w:eastAsia="Arial" w:hAnsi="Arial" w:cs="Arial"/>
        <w:b/>
        <w:bCs/>
        <w:color w:val="000000"/>
        <w:sz w:val="24"/>
        <w:szCs w:val="24"/>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Arial" w:eastAsia="Arial" w:hAnsi="Arial" w:cs="Arial"/>
        <w:b/>
        <w:bCs/>
        <w:color w:val="000000"/>
        <w:sz w:val="24"/>
        <w:szCs w:val="24"/>
      </w:rPr>
    </w:tblStylePr>
    <w:tblStylePr w:type="lastCol">
      <w:rPr>
        <w:rFonts w:ascii="Arial" w:eastAsia="Arial" w:hAnsi="Arial" w:cs="Arial"/>
        <w:b/>
        <w:bCs/>
        <w:color w:val="000000"/>
        <w:sz w:val="24"/>
        <w:szCs w:val="24"/>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rFonts w:ascii="Arial" w:eastAsia="Arial" w:hAnsi="Arial" w:cs="Arial"/>
        <w:b/>
        <w:bCs/>
        <w:color w:val="000000"/>
        <w:sz w:val="24"/>
        <w:szCs w:val="24"/>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rFonts w:ascii="Arial" w:eastAsia="Arial" w:hAnsi="Arial" w:cs="Arial"/>
        <w:b/>
        <w:bCs/>
        <w:color w:val="000000"/>
        <w:sz w:val="24"/>
        <w:szCs w:val="24"/>
      </w:rPr>
      <w:tblPr/>
      <w:tcPr>
        <w:tcBorders>
          <w:top w:val="single" w:sz="8" w:space="0" w:color="C0504D" w:themeColor="accent2"/>
          <w:left w:val="nil"/>
          <w:bottom w:val="single" w:sz="8" w:space="0" w:color="C0504D" w:themeColor="accent2"/>
          <w:right w:val="nil"/>
          <w:insideH w:val="nil"/>
          <w:insideV w:val="nil"/>
        </w:tcBorders>
      </w:tcPr>
    </w:tblStylePr>
    <w:tblStylePr w:type="firstCol">
      <w:rPr>
        <w:rFonts w:ascii="Arial" w:eastAsia="Arial" w:hAnsi="Arial" w:cs="Arial"/>
        <w:b/>
        <w:bCs/>
        <w:color w:val="000000"/>
        <w:sz w:val="24"/>
        <w:szCs w:val="24"/>
      </w:rPr>
    </w:tblStylePr>
    <w:tblStylePr w:type="lastCol">
      <w:rPr>
        <w:rFonts w:ascii="Arial" w:eastAsia="Arial" w:hAnsi="Arial" w:cs="Arial"/>
        <w:b/>
        <w:bCs/>
        <w:color w:val="000000"/>
        <w:sz w:val="24"/>
        <w:szCs w:val="24"/>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rFonts w:ascii="Arial" w:eastAsia="Arial" w:hAnsi="Arial" w:cs="Arial"/>
        <w:b/>
        <w:bCs/>
        <w:color w:val="000000"/>
        <w:sz w:val="24"/>
        <w:szCs w:val="24"/>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rFonts w:ascii="Arial" w:eastAsia="Arial" w:hAnsi="Arial" w:cs="Arial"/>
        <w:b/>
        <w:bCs/>
        <w:color w:val="000000"/>
        <w:sz w:val="24"/>
        <w:szCs w:val="24"/>
      </w:rPr>
      <w:tblPr/>
      <w:tcPr>
        <w:tcBorders>
          <w:top w:val="single" w:sz="8" w:space="0" w:color="9BBB59" w:themeColor="accent3"/>
          <w:left w:val="nil"/>
          <w:bottom w:val="single" w:sz="8" w:space="0" w:color="9BBB59" w:themeColor="accent3"/>
          <w:right w:val="nil"/>
          <w:insideH w:val="nil"/>
          <w:insideV w:val="nil"/>
        </w:tcBorders>
      </w:tcPr>
    </w:tblStylePr>
    <w:tblStylePr w:type="firstCol">
      <w:rPr>
        <w:rFonts w:ascii="Arial" w:eastAsia="Arial" w:hAnsi="Arial" w:cs="Arial"/>
        <w:b/>
        <w:bCs/>
        <w:color w:val="000000"/>
        <w:sz w:val="24"/>
        <w:szCs w:val="24"/>
      </w:rPr>
    </w:tblStylePr>
    <w:tblStylePr w:type="lastCol">
      <w:rPr>
        <w:rFonts w:ascii="Arial" w:eastAsia="Arial" w:hAnsi="Arial" w:cs="Arial"/>
        <w:b/>
        <w:bCs/>
        <w:color w:val="000000"/>
        <w:sz w:val="24"/>
        <w:szCs w:val="24"/>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rFonts w:ascii="Arial" w:eastAsia="Arial" w:hAnsi="Arial" w:cs="Arial"/>
        <w:b/>
        <w:bCs/>
        <w:color w:val="000000"/>
        <w:sz w:val="24"/>
        <w:szCs w:val="24"/>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rFonts w:ascii="Arial" w:eastAsia="Arial" w:hAnsi="Arial" w:cs="Arial"/>
        <w:b/>
        <w:bCs/>
        <w:color w:val="000000"/>
        <w:sz w:val="24"/>
        <w:szCs w:val="24"/>
      </w:rPr>
      <w:tblPr/>
      <w:tcPr>
        <w:tcBorders>
          <w:top w:val="single" w:sz="8" w:space="0" w:color="8064A2" w:themeColor="accent4"/>
          <w:left w:val="nil"/>
          <w:bottom w:val="single" w:sz="8" w:space="0" w:color="8064A2" w:themeColor="accent4"/>
          <w:right w:val="nil"/>
          <w:insideH w:val="nil"/>
          <w:insideV w:val="nil"/>
        </w:tcBorders>
      </w:tcPr>
    </w:tblStylePr>
    <w:tblStylePr w:type="firstCol">
      <w:rPr>
        <w:rFonts w:ascii="Arial" w:eastAsia="Arial" w:hAnsi="Arial" w:cs="Arial"/>
        <w:b/>
        <w:bCs/>
        <w:color w:val="000000"/>
        <w:sz w:val="24"/>
        <w:szCs w:val="24"/>
      </w:rPr>
    </w:tblStylePr>
    <w:tblStylePr w:type="lastCol">
      <w:rPr>
        <w:rFonts w:ascii="Arial" w:eastAsia="Arial" w:hAnsi="Arial" w:cs="Arial"/>
        <w:b/>
        <w:bCs/>
        <w:color w:val="000000"/>
        <w:sz w:val="24"/>
        <w:szCs w:val="24"/>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rFonts w:ascii="Arial" w:eastAsia="Arial" w:hAnsi="Arial" w:cs="Arial"/>
        <w:b/>
        <w:bCs/>
        <w:color w:val="000000"/>
        <w:sz w:val="24"/>
        <w:szCs w:val="24"/>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rFonts w:ascii="Arial" w:eastAsia="Arial" w:hAnsi="Arial" w:cs="Arial"/>
        <w:b/>
        <w:bCs/>
        <w:color w:val="000000"/>
        <w:sz w:val="24"/>
        <w:szCs w:val="24"/>
      </w:rPr>
      <w:tblPr/>
      <w:tcPr>
        <w:tcBorders>
          <w:top w:val="single" w:sz="8" w:space="0" w:color="4BACC6" w:themeColor="accent5"/>
          <w:left w:val="nil"/>
          <w:bottom w:val="single" w:sz="8" w:space="0" w:color="4BACC6" w:themeColor="accent5"/>
          <w:right w:val="nil"/>
          <w:insideH w:val="nil"/>
          <w:insideV w:val="nil"/>
        </w:tcBorders>
      </w:tcPr>
    </w:tblStylePr>
    <w:tblStylePr w:type="firstCol">
      <w:rPr>
        <w:rFonts w:ascii="Arial" w:eastAsia="Arial" w:hAnsi="Arial" w:cs="Arial"/>
        <w:b/>
        <w:bCs/>
        <w:color w:val="000000"/>
        <w:sz w:val="24"/>
        <w:szCs w:val="24"/>
      </w:rPr>
    </w:tblStylePr>
    <w:tblStylePr w:type="lastCol">
      <w:rPr>
        <w:rFonts w:ascii="Arial" w:eastAsia="Arial" w:hAnsi="Arial" w:cs="Arial"/>
        <w:b/>
        <w:bCs/>
        <w:color w:val="000000"/>
        <w:sz w:val="24"/>
        <w:szCs w:val="24"/>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rFonts w:ascii="Arial" w:eastAsia="Arial" w:hAnsi="Arial" w:cs="Arial"/>
        <w:b/>
        <w:bCs/>
        <w:color w:val="000000"/>
        <w:sz w:val="24"/>
        <w:szCs w:val="24"/>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rFonts w:ascii="Arial" w:eastAsia="Arial" w:hAnsi="Arial" w:cs="Arial"/>
        <w:b/>
        <w:bCs/>
        <w:color w:val="000000"/>
        <w:sz w:val="24"/>
        <w:szCs w:val="24"/>
      </w:rPr>
      <w:tblPr/>
      <w:tcPr>
        <w:tcBorders>
          <w:top w:val="single" w:sz="8" w:space="0" w:color="F79646" w:themeColor="accent6"/>
          <w:left w:val="nil"/>
          <w:bottom w:val="single" w:sz="8" w:space="0" w:color="F79646" w:themeColor="accent6"/>
          <w:right w:val="nil"/>
          <w:insideH w:val="nil"/>
          <w:insideV w:val="nil"/>
        </w:tcBorders>
      </w:tcPr>
    </w:tblStylePr>
    <w:tblStylePr w:type="firstCol">
      <w:rPr>
        <w:rFonts w:ascii="Arial" w:eastAsia="Arial" w:hAnsi="Arial" w:cs="Arial"/>
        <w:b/>
        <w:bCs/>
        <w:color w:val="000000"/>
        <w:sz w:val="24"/>
        <w:szCs w:val="24"/>
      </w:rPr>
    </w:tblStylePr>
    <w:tblStylePr w:type="lastCol">
      <w:rPr>
        <w:rFonts w:ascii="Arial" w:eastAsia="Arial" w:hAnsi="Arial" w:cs="Arial"/>
        <w:b/>
        <w:bCs/>
        <w:color w:val="000000"/>
        <w:sz w:val="24"/>
        <w:szCs w:val="24"/>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rFonts w:ascii="Arial" w:eastAsia="Arial" w:hAnsi="Arial" w:cs="Arial"/>
        <w:b/>
        <w:bCs/>
        <w:color w:val="000000"/>
        <w:sz w:val="24"/>
        <w:szCs w:val="24"/>
      </w:rPr>
      <w:tblPr/>
      <w:tcPr>
        <w:shd w:val="clear" w:color="auto" w:fill="000000" w:themeFill="text1"/>
      </w:tcPr>
    </w:tblStylePr>
    <w:tblStylePr w:type="lastRow">
      <w:pPr>
        <w:spacing w:before="0" w:after="0" w:line="240" w:lineRule="auto"/>
      </w:pPr>
      <w:rPr>
        <w:rFonts w:ascii="Arial" w:eastAsia="Arial" w:hAnsi="Arial" w:cs="Arial"/>
        <w:b/>
        <w:bCs/>
        <w:color w:val="000000"/>
        <w:sz w:val="24"/>
        <w:szCs w:val="24"/>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ascii="Arial" w:eastAsia="Arial" w:hAnsi="Arial" w:cs="Arial"/>
        <w:b/>
        <w:bCs/>
        <w:color w:val="000000"/>
        <w:sz w:val="24"/>
        <w:szCs w:val="24"/>
      </w:rPr>
    </w:tblStylePr>
    <w:tblStylePr w:type="lastCol">
      <w:rPr>
        <w:rFonts w:ascii="Arial" w:eastAsia="Arial" w:hAnsi="Arial" w:cs="Arial"/>
        <w:b/>
        <w:bCs/>
        <w:color w:val="000000"/>
        <w:sz w:val="24"/>
        <w:szCs w:val="24"/>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rFonts w:ascii="Arial" w:eastAsia="Arial" w:hAnsi="Arial" w:cs="Arial"/>
        <w:b/>
        <w:bCs/>
        <w:color w:val="000000"/>
        <w:sz w:val="24"/>
        <w:szCs w:val="24"/>
      </w:rPr>
      <w:tblPr/>
      <w:tcPr>
        <w:shd w:val="clear" w:color="auto" w:fill="4F81BD" w:themeFill="accent1"/>
      </w:tcPr>
    </w:tblStylePr>
    <w:tblStylePr w:type="lastRow">
      <w:pPr>
        <w:spacing w:before="0" w:after="0" w:line="240" w:lineRule="auto"/>
      </w:pPr>
      <w:rPr>
        <w:rFonts w:ascii="Arial" w:eastAsia="Arial" w:hAnsi="Arial" w:cs="Arial"/>
        <w:b/>
        <w:bCs/>
        <w:color w:val="000000"/>
        <w:sz w:val="24"/>
        <w:szCs w:val="24"/>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rFonts w:ascii="Arial" w:eastAsia="Arial" w:hAnsi="Arial" w:cs="Arial"/>
        <w:b/>
        <w:bCs/>
        <w:color w:val="000000"/>
        <w:sz w:val="24"/>
        <w:szCs w:val="24"/>
      </w:rPr>
    </w:tblStylePr>
    <w:tblStylePr w:type="lastCol">
      <w:rPr>
        <w:rFonts w:ascii="Arial" w:eastAsia="Arial" w:hAnsi="Arial" w:cs="Arial"/>
        <w:b/>
        <w:bCs/>
        <w:color w:val="000000"/>
        <w:sz w:val="24"/>
        <w:szCs w:val="24"/>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rFonts w:ascii="Arial" w:eastAsia="Arial" w:hAnsi="Arial" w:cs="Arial"/>
        <w:b/>
        <w:bCs/>
        <w:color w:val="000000"/>
        <w:sz w:val="24"/>
        <w:szCs w:val="24"/>
      </w:rPr>
      <w:tblPr/>
      <w:tcPr>
        <w:shd w:val="clear" w:color="auto" w:fill="C0504D" w:themeFill="accent2"/>
      </w:tcPr>
    </w:tblStylePr>
    <w:tblStylePr w:type="lastRow">
      <w:pPr>
        <w:spacing w:before="0" w:after="0" w:line="240" w:lineRule="auto"/>
      </w:pPr>
      <w:rPr>
        <w:rFonts w:ascii="Arial" w:eastAsia="Arial" w:hAnsi="Arial" w:cs="Arial"/>
        <w:b/>
        <w:bCs/>
        <w:color w:val="000000"/>
        <w:sz w:val="24"/>
        <w:szCs w:val="24"/>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rFonts w:ascii="Arial" w:eastAsia="Arial" w:hAnsi="Arial" w:cs="Arial"/>
        <w:b/>
        <w:bCs/>
        <w:color w:val="000000"/>
        <w:sz w:val="24"/>
        <w:szCs w:val="24"/>
      </w:rPr>
    </w:tblStylePr>
    <w:tblStylePr w:type="lastCol">
      <w:rPr>
        <w:rFonts w:ascii="Arial" w:eastAsia="Arial" w:hAnsi="Arial" w:cs="Arial"/>
        <w:b/>
        <w:bCs/>
        <w:color w:val="000000"/>
        <w:sz w:val="24"/>
        <w:szCs w:val="24"/>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rFonts w:ascii="Arial" w:eastAsia="Arial" w:hAnsi="Arial" w:cs="Arial"/>
        <w:b/>
        <w:bCs/>
        <w:color w:val="000000"/>
        <w:sz w:val="24"/>
        <w:szCs w:val="24"/>
      </w:rPr>
      <w:tblPr/>
      <w:tcPr>
        <w:shd w:val="clear" w:color="auto" w:fill="9BBB59" w:themeFill="accent3"/>
      </w:tcPr>
    </w:tblStylePr>
    <w:tblStylePr w:type="lastRow">
      <w:pPr>
        <w:spacing w:before="0" w:after="0" w:line="240" w:lineRule="auto"/>
      </w:pPr>
      <w:rPr>
        <w:rFonts w:ascii="Arial" w:eastAsia="Arial" w:hAnsi="Arial" w:cs="Arial"/>
        <w:b/>
        <w:bCs/>
        <w:color w:val="000000"/>
        <w:sz w:val="24"/>
        <w:szCs w:val="24"/>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rFonts w:ascii="Arial" w:eastAsia="Arial" w:hAnsi="Arial" w:cs="Arial"/>
        <w:b/>
        <w:bCs/>
        <w:color w:val="000000"/>
        <w:sz w:val="24"/>
        <w:szCs w:val="24"/>
      </w:rPr>
    </w:tblStylePr>
    <w:tblStylePr w:type="lastCol">
      <w:rPr>
        <w:rFonts w:ascii="Arial" w:eastAsia="Arial" w:hAnsi="Arial" w:cs="Arial"/>
        <w:b/>
        <w:bCs/>
        <w:color w:val="000000"/>
        <w:sz w:val="24"/>
        <w:szCs w:val="24"/>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rFonts w:ascii="Arial" w:eastAsia="Arial" w:hAnsi="Arial" w:cs="Arial"/>
        <w:b/>
        <w:bCs/>
        <w:color w:val="000000"/>
        <w:sz w:val="24"/>
        <w:szCs w:val="24"/>
      </w:rPr>
      <w:tblPr/>
      <w:tcPr>
        <w:shd w:val="clear" w:color="auto" w:fill="8064A2" w:themeFill="accent4"/>
      </w:tcPr>
    </w:tblStylePr>
    <w:tblStylePr w:type="lastRow">
      <w:pPr>
        <w:spacing w:before="0" w:after="0" w:line="240" w:lineRule="auto"/>
      </w:pPr>
      <w:rPr>
        <w:rFonts w:ascii="Arial" w:eastAsia="Arial" w:hAnsi="Arial" w:cs="Arial"/>
        <w:b/>
        <w:bCs/>
        <w:color w:val="000000"/>
        <w:sz w:val="24"/>
        <w:szCs w:val="24"/>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rFonts w:ascii="Arial" w:eastAsia="Arial" w:hAnsi="Arial" w:cs="Arial"/>
        <w:b/>
        <w:bCs/>
        <w:color w:val="000000"/>
        <w:sz w:val="24"/>
        <w:szCs w:val="24"/>
      </w:rPr>
    </w:tblStylePr>
    <w:tblStylePr w:type="lastCol">
      <w:rPr>
        <w:rFonts w:ascii="Arial" w:eastAsia="Arial" w:hAnsi="Arial" w:cs="Arial"/>
        <w:b/>
        <w:bCs/>
        <w:color w:val="000000"/>
        <w:sz w:val="24"/>
        <w:szCs w:val="24"/>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rFonts w:ascii="Arial" w:eastAsia="Arial" w:hAnsi="Arial" w:cs="Arial"/>
        <w:b/>
        <w:bCs/>
        <w:color w:val="000000"/>
        <w:sz w:val="24"/>
        <w:szCs w:val="24"/>
      </w:rPr>
      <w:tblPr/>
      <w:tcPr>
        <w:shd w:val="clear" w:color="auto" w:fill="4BACC6" w:themeFill="accent5"/>
      </w:tcPr>
    </w:tblStylePr>
    <w:tblStylePr w:type="lastRow">
      <w:pPr>
        <w:spacing w:before="0" w:after="0" w:line="240" w:lineRule="auto"/>
      </w:pPr>
      <w:rPr>
        <w:rFonts w:ascii="Arial" w:eastAsia="Arial" w:hAnsi="Arial" w:cs="Arial"/>
        <w:b/>
        <w:bCs/>
        <w:color w:val="000000"/>
        <w:sz w:val="24"/>
        <w:szCs w:val="24"/>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rFonts w:ascii="Arial" w:eastAsia="Arial" w:hAnsi="Arial" w:cs="Arial"/>
        <w:b/>
        <w:bCs/>
        <w:color w:val="000000"/>
        <w:sz w:val="24"/>
        <w:szCs w:val="24"/>
      </w:rPr>
    </w:tblStylePr>
    <w:tblStylePr w:type="lastCol">
      <w:rPr>
        <w:rFonts w:ascii="Arial" w:eastAsia="Arial" w:hAnsi="Arial" w:cs="Arial"/>
        <w:b/>
        <w:bCs/>
        <w:color w:val="000000"/>
        <w:sz w:val="24"/>
        <w:szCs w:val="24"/>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rFonts w:ascii="Arial" w:eastAsia="Arial" w:hAnsi="Arial" w:cs="Arial"/>
        <w:b/>
        <w:bCs/>
        <w:color w:val="000000"/>
        <w:sz w:val="24"/>
        <w:szCs w:val="24"/>
      </w:rPr>
      <w:tblPr/>
      <w:tcPr>
        <w:shd w:val="clear" w:color="auto" w:fill="F79646" w:themeFill="accent6"/>
      </w:tcPr>
    </w:tblStylePr>
    <w:tblStylePr w:type="lastRow">
      <w:pPr>
        <w:spacing w:before="0" w:after="0" w:line="240" w:lineRule="auto"/>
      </w:pPr>
      <w:rPr>
        <w:rFonts w:ascii="Arial" w:eastAsia="Arial" w:hAnsi="Arial" w:cs="Arial"/>
        <w:b/>
        <w:bCs/>
        <w:color w:val="000000"/>
        <w:sz w:val="24"/>
        <w:szCs w:val="24"/>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rFonts w:ascii="Arial" w:eastAsia="Arial" w:hAnsi="Arial" w:cs="Arial"/>
        <w:b/>
        <w:bCs/>
        <w:color w:val="000000"/>
        <w:sz w:val="24"/>
        <w:szCs w:val="24"/>
      </w:rPr>
    </w:tblStylePr>
    <w:tblStylePr w:type="lastCol">
      <w:rPr>
        <w:rFonts w:ascii="Arial" w:eastAsia="Arial" w:hAnsi="Arial" w:cs="Arial"/>
        <w:b/>
        <w:bCs/>
        <w:color w:val="000000"/>
        <w:sz w:val="24"/>
        <w:szCs w:val="24"/>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Arial" w:eastAsia="Arial" w:hAnsi="Arial" w:cs="Arial"/>
        <w:b/>
        <w:bCs/>
        <w:color w:val="000000"/>
        <w:sz w:val="24"/>
        <w:szCs w:val="24"/>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Arial" w:eastAsia="Arial" w:hAnsi="Arial" w:cs="Arial"/>
        <w:b/>
        <w:bCs/>
        <w:color w:val="000000"/>
        <w:sz w:val="24"/>
        <w:szCs w:val="24"/>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Arial" w:eastAsia="Arial" w:hAnsi="Arial" w:cs="Arial"/>
        <w:b/>
        <w:bCs/>
        <w:color w:val="000000"/>
        <w:sz w:val="24"/>
        <w:szCs w:val="24"/>
      </w:rPr>
    </w:tblStylePr>
    <w:tblStylePr w:type="lastCol">
      <w:rPr>
        <w:rFonts w:ascii="Arial" w:eastAsia="Arial" w:hAnsi="Arial" w:cs="Arial"/>
        <w:b/>
        <w:bCs/>
        <w:color w:val="000000"/>
        <w:sz w:val="24"/>
        <w:szCs w:val="24"/>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Arial" w:eastAsia="Arial" w:hAnsi="Arial" w:cs="Arial"/>
        <w:b/>
        <w:bCs/>
        <w:color w:val="000000"/>
        <w:sz w:val="24"/>
        <w:szCs w:val="24"/>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Arial" w:eastAsia="Arial" w:hAnsi="Arial" w:cs="Arial"/>
        <w:b/>
        <w:bCs/>
        <w:color w:val="000000"/>
        <w:sz w:val="24"/>
        <w:szCs w:val="24"/>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Arial" w:eastAsia="Arial" w:hAnsi="Arial" w:cs="Arial"/>
        <w:b/>
        <w:bCs/>
        <w:color w:val="000000"/>
        <w:sz w:val="24"/>
        <w:szCs w:val="24"/>
      </w:rPr>
    </w:tblStylePr>
    <w:tblStylePr w:type="lastCol">
      <w:rPr>
        <w:rFonts w:ascii="Arial" w:eastAsia="Arial" w:hAnsi="Arial" w:cs="Arial"/>
        <w:b/>
        <w:bCs/>
        <w:color w:val="000000"/>
        <w:sz w:val="24"/>
        <w:szCs w:val="24"/>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Arial" w:eastAsia="Arial" w:hAnsi="Arial" w:cs="Arial"/>
        <w:b/>
        <w:bCs/>
        <w:color w:val="000000"/>
        <w:sz w:val="24"/>
        <w:szCs w:val="24"/>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Arial" w:eastAsia="Arial" w:hAnsi="Arial" w:cs="Arial"/>
        <w:b/>
        <w:bCs/>
        <w:color w:val="000000"/>
        <w:sz w:val="24"/>
        <w:szCs w:val="24"/>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Arial" w:eastAsia="Arial" w:hAnsi="Arial" w:cs="Arial"/>
        <w:b/>
        <w:bCs/>
        <w:color w:val="000000"/>
        <w:sz w:val="24"/>
        <w:szCs w:val="24"/>
      </w:rPr>
    </w:tblStylePr>
    <w:tblStylePr w:type="lastCol">
      <w:rPr>
        <w:rFonts w:ascii="Arial" w:eastAsia="Arial" w:hAnsi="Arial" w:cs="Arial"/>
        <w:b/>
        <w:bCs/>
        <w:color w:val="000000"/>
        <w:sz w:val="24"/>
        <w:szCs w:val="24"/>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Arial" w:eastAsia="Arial" w:hAnsi="Arial" w:cs="Arial"/>
        <w:b/>
        <w:bCs/>
        <w:color w:val="000000"/>
        <w:sz w:val="24"/>
        <w:szCs w:val="24"/>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Arial" w:eastAsia="Arial" w:hAnsi="Arial" w:cs="Arial"/>
        <w:b/>
        <w:bCs/>
        <w:color w:val="000000"/>
        <w:sz w:val="24"/>
        <w:szCs w:val="24"/>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Arial" w:eastAsia="Arial" w:hAnsi="Arial" w:cs="Arial"/>
        <w:b/>
        <w:bCs/>
        <w:color w:val="000000"/>
        <w:sz w:val="24"/>
        <w:szCs w:val="24"/>
      </w:rPr>
    </w:tblStylePr>
    <w:tblStylePr w:type="lastCol">
      <w:rPr>
        <w:rFonts w:ascii="Arial" w:eastAsia="Arial" w:hAnsi="Arial" w:cs="Arial"/>
        <w:b/>
        <w:bCs/>
        <w:color w:val="000000"/>
        <w:sz w:val="24"/>
        <w:szCs w:val="24"/>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Arial" w:eastAsia="Arial" w:hAnsi="Arial" w:cs="Arial"/>
        <w:b/>
        <w:bCs/>
        <w:color w:val="000000"/>
        <w:sz w:val="24"/>
        <w:szCs w:val="24"/>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Arial" w:eastAsia="Arial" w:hAnsi="Arial" w:cs="Arial"/>
        <w:b/>
        <w:bCs/>
        <w:color w:val="000000"/>
        <w:sz w:val="24"/>
        <w:szCs w:val="24"/>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Arial" w:eastAsia="Arial" w:hAnsi="Arial" w:cs="Arial"/>
        <w:b/>
        <w:bCs/>
        <w:color w:val="000000"/>
        <w:sz w:val="24"/>
        <w:szCs w:val="24"/>
      </w:rPr>
    </w:tblStylePr>
    <w:tblStylePr w:type="lastCol">
      <w:rPr>
        <w:rFonts w:ascii="Arial" w:eastAsia="Arial" w:hAnsi="Arial" w:cs="Arial"/>
        <w:b/>
        <w:bCs/>
        <w:color w:val="000000"/>
        <w:sz w:val="24"/>
        <w:szCs w:val="24"/>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Arial" w:eastAsia="Arial" w:hAnsi="Arial" w:cs="Arial"/>
        <w:b/>
        <w:bCs/>
        <w:color w:val="000000"/>
        <w:sz w:val="24"/>
        <w:szCs w:val="24"/>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Arial" w:eastAsia="Arial" w:hAnsi="Arial" w:cs="Arial"/>
        <w:b/>
        <w:bCs/>
        <w:color w:val="000000"/>
        <w:sz w:val="24"/>
        <w:szCs w:val="24"/>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Arial" w:eastAsia="Arial" w:hAnsi="Arial" w:cs="Arial"/>
        <w:b/>
        <w:bCs/>
        <w:color w:val="000000"/>
        <w:sz w:val="24"/>
        <w:szCs w:val="24"/>
      </w:rPr>
    </w:tblStylePr>
    <w:tblStylePr w:type="lastCol">
      <w:rPr>
        <w:rFonts w:ascii="Arial" w:eastAsia="Arial" w:hAnsi="Arial" w:cs="Arial"/>
        <w:b/>
        <w:bCs/>
        <w:color w:val="000000"/>
        <w:sz w:val="24"/>
        <w:szCs w:val="24"/>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Arial" w:eastAsia="Arial" w:hAnsi="Arial" w:cs="Arial"/>
        <w:b/>
        <w:bCs/>
        <w:color w:val="000000"/>
        <w:sz w:val="24"/>
        <w:szCs w:val="24"/>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Arial" w:eastAsia="Arial" w:hAnsi="Arial" w:cs="Arial"/>
        <w:b/>
        <w:bCs/>
        <w:color w:val="000000"/>
        <w:sz w:val="24"/>
        <w:szCs w:val="24"/>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Arial" w:eastAsia="Arial" w:hAnsi="Arial" w:cs="Arial"/>
        <w:b/>
        <w:bCs/>
        <w:color w:val="000000"/>
        <w:sz w:val="24"/>
        <w:szCs w:val="24"/>
      </w:rPr>
    </w:tblStylePr>
    <w:tblStylePr w:type="lastCol">
      <w:rPr>
        <w:rFonts w:ascii="Arial" w:eastAsia="Arial" w:hAnsi="Arial" w:cs="Arial"/>
        <w:b/>
        <w:bCs/>
        <w:color w:val="000000"/>
        <w:sz w:val="24"/>
        <w:szCs w:val="24"/>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rFonts w:ascii="Arial" w:eastAsia="Arial" w:hAnsi="Arial" w:cs="Arial"/>
        <w:b/>
        <w:bCs/>
        <w:color w:val="000000"/>
        <w:sz w:val="24"/>
        <w:szCs w:val="24"/>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rFonts w:ascii="Arial" w:eastAsia="Arial" w:hAnsi="Arial" w:cs="Arial"/>
        <w:b/>
        <w:bCs/>
        <w:color w:val="000000"/>
        <w:sz w:val="24"/>
        <w:szCs w:val="24"/>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rFonts w:ascii="Arial" w:eastAsia="Arial" w:hAnsi="Arial" w:cs="Arial"/>
        <w:b/>
        <w:bCs/>
        <w:color w:val="000000"/>
        <w:sz w:val="24"/>
        <w:szCs w:val="24"/>
      </w:rPr>
    </w:tblStylePr>
    <w:tblStylePr w:type="lastCol">
      <w:rPr>
        <w:rFonts w:ascii="Arial" w:eastAsia="Arial" w:hAnsi="Arial" w:cs="Arial"/>
        <w:b/>
        <w:bCs/>
        <w:color w:val="000000"/>
        <w:sz w:val="24"/>
        <w:szCs w:val="24"/>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rFonts w:ascii="Arial" w:eastAsia="Arial" w:hAnsi="Arial" w:cs="Arial"/>
        <w:b/>
        <w:bCs/>
        <w:color w:val="000000"/>
        <w:sz w:val="24"/>
        <w:szCs w:val="24"/>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rFonts w:ascii="Arial" w:eastAsia="Arial" w:hAnsi="Arial" w:cs="Arial"/>
        <w:b/>
        <w:bCs/>
        <w:color w:val="000000"/>
        <w:sz w:val="24"/>
        <w:szCs w:val="24"/>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rFonts w:ascii="Arial" w:eastAsia="Arial" w:hAnsi="Arial" w:cs="Arial"/>
        <w:b/>
        <w:bCs/>
        <w:color w:val="000000"/>
        <w:sz w:val="24"/>
        <w:szCs w:val="24"/>
      </w:rPr>
    </w:tblStylePr>
    <w:tblStylePr w:type="lastCol">
      <w:rPr>
        <w:rFonts w:ascii="Arial" w:eastAsia="Arial" w:hAnsi="Arial" w:cs="Arial"/>
        <w:b/>
        <w:bCs/>
        <w:color w:val="000000"/>
        <w:sz w:val="24"/>
        <w:szCs w:val="24"/>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rFonts w:ascii="Arial" w:eastAsia="Arial" w:hAnsi="Arial" w:cs="Arial"/>
        <w:b/>
        <w:bCs/>
        <w:color w:val="000000"/>
        <w:sz w:val="24"/>
        <w:szCs w:val="24"/>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rFonts w:ascii="Arial" w:eastAsia="Arial" w:hAnsi="Arial" w:cs="Arial"/>
        <w:b/>
        <w:bCs/>
        <w:color w:val="000000"/>
        <w:sz w:val="24"/>
        <w:szCs w:val="24"/>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rFonts w:ascii="Arial" w:eastAsia="Arial" w:hAnsi="Arial" w:cs="Arial"/>
        <w:b/>
        <w:bCs/>
        <w:color w:val="000000"/>
        <w:sz w:val="24"/>
        <w:szCs w:val="24"/>
      </w:rPr>
    </w:tblStylePr>
    <w:tblStylePr w:type="lastCol">
      <w:rPr>
        <w:rFonts w:ascii="Arial" w:eastAsia="Arial" w:hAnsi="Arial" w:cs="Arial"/>
        <w:b/>
        <w:bCs/>
        <w:color w:val="000000"/>
        <w:sz w:val="24"/>
        <w:szCs w:val="24"/>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rFonts w:ascii="Arial" w:eastAsia="Arial" w:hAnsi="Arial" w:cs="Arial"/>
        <w:b/>
        <w:bCs/>
        <w:color w:val="000000"/>
        <w:sz w:val="24"/>
        <w:szCs w:val="24"/>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rFonts w:ascii="Arial" w:eastAsia="Arial" w:hAnsi="Arial" w:cs="Arial"/>
        <w:b/>
        <w:bCs/>
        <w:color w:val="000000"/>
        <w:sz w:val="24"/>
        <w:szCs w:val="24"/>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rFonts w:ascii="Arial" w:eastAsia="Arial" w:hAnsi="Arial" w:cs="Arial"/>
        <w:b/>
        <w:bCs/>
        <w:color w:val="000000"/>
        <w:sz w:val="24"/>
        <w:szCs w:val="24"/>
      </w:rPr>
    </w:tblStylePr>
    <w:tblStylePr w:type="lastCol">
      <w:rPr>
        <w:rFonts w:ascii="Arial" w:eastAsia="Arial" w:hAnsi="Arial" w:cs="Arial"/>
        <w:b/>
        <w:bCs/>
        <w:color w:val="000000"/>
        <w:sz w:val="24"/>
        <w:szCs w:val="24"/>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rFonts w:ascii="Arial" w:eastAsia="Arial" w:hAnsi="Arial" w:cs="Arial"/>
        <w:b/>
        <w:bCs/>
        <w:color w:val="000000"/>
        <w:sz w:val="24"/>
        <w:szCs w:val="24"/>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rFonts w:ascii="Arial" w:eastAsia="Arial" w:hAnsi="Arial" w:cs="Arial"/>
        <w:b/>
        <w:bCs/>
        <w:color w:val="000000"/>
        <w:sz w:val="24"/>
        <w:szCs w:val="24"/>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rFonts w:ascii="Arial" w:eastAsia="Arial" w:hAnsi="Arial" w:cs="Arial"/>
        <w:b/>
        <w:bCs/>
        <w:color w:val="000000"/>
        <w:sz w:val="24"/>
        <w:szCs w:val="24"/>
      </w:rPr>
    </w:tblStylePr>
    <w:tblStylePr w:type="lastCol">
      <w:rPr>
        <w:rFonts w:ascii="Arial" w:eastAsia="Arial" w:hAnsi="Arial" w:cs="Arial"/>
        <w:b/>
        <w:bCs/>
        <w:color w:val="000000"/>
        <w:sz w:val="24"/>
        <w:szCs w:val="24"/>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rFonts w:ascii="Arial" w:eastAsia="Arial" w:hAnsi="Arial" w:cs="Arial"/>
        <w:b/>
        <w:bCs/>
        <w:color w:val="000000"/>
        <w:sz w:val="24"/>
        <w:szCs w:val="24"/>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rFonts w:ascii="Arial" w:eastAsia="Arial" w:hAnsi="Arial" w:cs="Arial"/>
        <w:b/>
        <w:bCs/>
        <w:color w:val="000000"/>
        <w:sz w:val="24"/>
        <w:szCs w:val="24"/>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rFonts w:ascii="Arial" w:eastAsia="Arial" w:hAnsi="Arial" w:cs="Arial"/>
        <w:b/>
        <w:bCs/>
        <w:color w:val="000000"/>
        <w:sz w:val="24"/>
        <w:szCs w:val="24"/>
      </w:rPr>
    </w:tblStylePr>
    <w:tblStylePr w:type="lastCol">
      <w:rPr>
        <w:rFonts w:ascii="Arial" w:eastAsia="Arial" w:hAnsi="Arial" w:cs="Arial"/>
        <w:b/>
        <w:bCs/>
        <w:color w:val="000000"/>
        <w:sz w:val="24"/>
        <w:szCs w:val="24"/>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rFonts w:ascii="Arial" w:eastAsia="Arial" w:hAnsi="Arial" w:cs="Arial"/>
        <w:b/>
        <w:bCs/>
        <w:color w:val="000000"/>
        <w:sz w:val="24"/>
        <w:szCs w:val="24"/>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rFonts w:ascii="Arial" w:eastAsia="Arial" w:hAnsi="Arial" w:cs="Arial"/>
        <w:b/>
        <w:bCs/>
        <w:color w:val="000000"/>
        <w:sz w:val="24"/>
        <w:szCs w:val="24"/>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rFonts w:ascii="Arial" w:eastAsia="Arial" w:hAnsi="Arial" w:cs="Arial"/>
        <w:b/>
        <w:bCs/>
        <w:color w:val="000000"/>
        <w:sz w:val="24"/>
        <w:szCs w:val="24"/>
      </w:rPr>
    </w:tblStylePr>
    <w:tblStylePr w:type="lastCol">
      <w:rPr>
        <w:rFonts w:ascii="Arial" w:eastAsia="Arial" w:hAnsi="Arial" w:cs="Arial"/>
        <w:b/>
        <w:bCs/>
        <w:color w:val="000000"/>
        <w:sz w:val="24"/>
        <w:szCs w:val="24"/>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rFonts w:ascii="Arial" w:eastAsia="Arial" w:hAnsi="Arial" w:cs="Arial"/>
        <w:b/>
        <w:bCs/>
        <w:color w:val="000000"/>
        <w:sz w:val="24"/>
        <w:szCs w:val="24"/>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rFonts w:ascii="Arial" w:eastAsia="Arial" w:hAnsi="Arial" w:cs="Arial"/>
        <w:color w:val="000000"/>
        <w:sz w:val="24"/>
        <w:szCs w:val="24"/>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Arial" w:eastAsia="Arial" w:hAnsi="Arial" w:cs="Arial"/>
        <w:b/>
        <w:bCs/>
        <w:color w:val="000000"/>
        <w:sz w:val="24"/>
        <w:szCs w:val="24"/>
      </w:rPr>
      <w:tblPr/>
      <w:tcPr>
        <w:tcBorders>
          <w:top w:val="nil"/>
          <w:left w:val="nil"/>
          <w:bottom w:val="single" w:sz="18" w:space="0" w:color="auto"/>
          <w:right w:val="nil"/>
          <w:insideH w:val="nil"/>
          <w:insideV w:val="nil"/>
        </w:tcBorders>
        <w:shd w:val="clear" w:color="auto" w:fill="000000" w:themeFill="text1"/>
      </w:tcPr>
    </w:tblStylePr>
    <w:tblStylePr w:type="lastCol">
      <w:rPr>
        <w:rFonts w:ascii="Arial" w:eastAsia="Arial" w:hAnsi="Arial" w:cs="Arial"/>
        <w:b/>
        <w:bCs/>
        <w:color w:val="000000"/>
        <w:sz w:val="24"/>
        <w:szCs w:val="24"/>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Arial" w:eastAsia="Arial" w:hAnsi="Arial" w:cs="Arial"/>
        <w:color w:val="000000"/>
        <w:sz w:val="24"/>
        <w:szCs w:val="24"/>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rFonts w:ascii="Arial" w:eastAsia="Arial" w:hAnsi="Arial" w:cs="Arial"/>
        <w:b/>
        <w:bCs/>
        <w:color w:val="000000"/>
        <w:sz w:val="24"/>
        <w:szCs w:val="24"/>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rFonts w:ascii="Arial" w:eastAsia="Arial" w:hAnsi="Arial" w:cs="Arial"/>
        <w:color w:val="000000"/>
        <w:sz w:val="24"/>
        <w:szCs w:val="24"/>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Arial" w:eastAsia="Arial" w:hAnsi="Arial" w:cs="Arial"/>
        <w:b/>
        <w:bCs/>
        <w:color w:val="000000"/>
        <w:sz w:val="24"/>
        <w:szCs w:val="24"/>
      </w:rPr>
      <w:tblPr/>
      <w:tcPr>
        <w:tcBorders>
          <w:top w:val="nil"/>
          <w:left w:val="nil"/>
          <w:bottom w:val="single" w:sz="18" w:space="0" w:color="auto"/>
          <w:right w:val="nil"/>
          <w:insideH w:val="nil"/>
          <w:insideV w:val="nil"/>
        </w:tcBorders>
        <w:shd w:val="clear" w:color="auto" w:fill="4F81BD" w:themeFill="accent1"/>
      </w:tcPr>
    </w:tblStylePr>
    <w:tblStylePr w:type="lastCol">
      <w:rPr>
        <w:rFonts w:ascii="Arial" w:eastAsia="Arial" w:hAnsi="Arial" w:cs="Arial"/>
        <w:b/>
        <w:bCs/>
        <w:color w:val="000000"/>
        <w:sz w:val="24"/>
        <w:szCs w:val="24"/>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Arial" w:eastAsia="Arial" w:hAnsi="Arial" w:cs="Arial"/>
        <w:color w:val="000000"/>
        <w:sz w:val="24"/>
        <w:szCs w:val="24"/>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rFonts w:ascii="Arial" w:eastAsia="Arial" w:hAnsi="Arial" w:cs="Arial"/>
        <w:b/>
        <w:bCs/>
        <w:color w:val="000000"/>
        <w:sz w:val="24"/>
        <w:szCs w:val="24"/>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rFonts w:ascii="Arial" w:eastAsia="Arial" w:hAnsi="Arial" w:cs="Arial"/>
        <w:color w:val="000000"/>
        <w:sz w:val="24"/>
        <w:szCs w:val="24"/>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Arial" w:eastAsia="Arial" w:hAnsi="Arial" w:cs="Arial"/>
        <w:b/>
        <w:bCs/>
        <w:color w:val="000000"/>
        <w:sz w:val="24"/>
        <w:szCs w:val="24"/>
      </w:rPr>
      <w:tblPr/>
      <w:tcPr>
        <w:tcBorders>
          <w:top w:val="nil"/>
          <w:left w:val="nil"/>
          <w:bottom w:val="single" w:sz="18" w:space="0" w:color="auto"/>
          <w:right w:val="nil"/>
          <w:insideH w:val="nil"/>
          <w:insideV w:val="nil"/>
        </w:tcBorders>
        <w:shd w:val="clear" w:color="auto" w:fill="C0504D" w:themeFill="accent2"/>
      </w:tcPr>
    </w:tblStylePr>
    <w:tblStylePr w:type="lastCol">
      <w:rPr>
        <w:rFonts w:ascii="Arial" w:eastAsia="Arial" w:hAnsi="Arial" w:cs="Arial"/>
        <w:b/>
        <w:bCs/>
        <w:color w:val="000000"/>
        <w:sz w:val="24"/>
        <w:szCs w:val="24"/>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Arial" w:eastAsia="Arial" w:hAnsi="Arial" w:cs="Arial"/>
        <w:color w:val="000000"/>
        <w:sz w:val="24"/>
        <w:szCs w:val="24"/>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rFonts w:ascii="Arial" w:eastAsia="Arial" w:hAnsi="Arial" w:cs="Arial"/>
        <w:b/>
        <w:bCs/>
        <w:color w:val="000000"/>
        <w:sz w:val="24"/>
        <w:szCs w:val="24"/>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rFonts w:ascii="Arial" w:eastAsia="Arial" w:hAnsi="Arial" w:cs="Arial"/>
        <w:color w:val="000000"/>
        <w:sz w:val="24"/>
        <w:szCs w:val="24"/>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Arial" w:eastAsia="Arial" w:hAnsi="Arial" w:cs="Arial"/>
        <w:b/>
        <w:bCs/>
        <w:color w:val="000000"/>
        <w:sz w:val="24"/>
        <w:szCs w:val="24"/>
      </w:rPr>
      <w:tblPr/>
      <w:tcPr>
        <w:tcBorders>
          <w:top w:val="nil"/>
          <w:left w:val="nil"/>
          <w:bottom w:val="single" w:sz="18" w:space="0" w:color="auto"/>
          <w:right w:val="nil"/>
          <w:insideH w:val="nil"/>
          <w:insideV w:val="nil"/>
        </w:tcBorders>
        <w:shd w:val="clear" w:color="auto" w:fill="9BBB59" w:themeFill="accent3"/>
      </w:tcPr>
    </w:tblStylePr>
    <w:tblStylePr w:type="lastCol">
      <w:rPr>
        <w:rFonts w:ascii="Arial" w:eastAsia="Arial" w:hAnsi="Arial" w:cs="Arial"/>
        <w:b/>
        <w:bCs/>
        <w:color w:val="000000"/>
        <w:sz w:val="24"/>
        <w:szCs w:val="24"/>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Arial" w:eastAsia="Arial" w:hAnsi="Arial" w:cs="Arial"/>
        <w:color w:val="000000"/>
        <w:sz w:val="24"/>
        <w:szCs w:val="24"/>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rFonts w:ascii="Arial" w:eastAsia="Arial" w:hAnsi="Arial" w:cs="Arial"/>
        <w:b/>
        <w:bCs/>
        <w:color w:val="000000"/>
        <w:sz w:val="24"/>
        <w:szCs w:val="24"/>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rFonts w:ascii="Arial" w:eastAsia="Arial" w:hAnsi="Arial" w:cs="Arial"/>
        <w:color w:val="000000"/>
        <w:sz w:val="24"/>
        <w:szCs w:val="24"/>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Arial" w:eastAsia="Arial" w:hAnsi="Arial" w:cs="Arial"/>
        <w:b/>
        <w:bCs/>
        <w:color w:val="000000"/>
        <w:sz w:val="24"/>
        <w:szCs w:val="24"/>
      </w:rPr>
      <w:tblPr/>
      <w:tcPr>
        <w:tcBorders>
          <w:top w:val="nil"/>
          <w:left w:val="nil"/>
          <w:bottom w:val="single" w:sz="18" w:space="0" w:color="auto"/>
          <w:right w:val="nil"/>
          <w:insideH w:val="nil"/>
          <w:insideV w:val="nil"/>
        </w:tcBorders>
        <w:shd w:val="clear" w:color="auto" w:fill="8064A2" w:themeFill="accent4"/>
      </w:tcPr>
    </w:tblStylePr>
    <w:tblStylePr w:type="lastCol">
      <w:rPr>
        <w:rFonts w:ascii="Arial" w:eastAsia="Arial" w:hAnsi="Arial" w:cs="Arial"/>
        <w:b/>
        <w:bCs/>
        <w:color w:val="000000"/>
        <w:sz w:val="24"/>
        <w:szCs w:val="24"/>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Arial" w:eastAsia="Arial" w:hAnsi="Arial" w:cs="Arial"/>
        <w:color w:val="000000"/>
        <w:sz w:val="24"/>
        <w:szCs w:val="24"/>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rFonts w:ascii="Arial" w:eastAsia="Arial" w:hAnsi="Arial" w:cs="Arial"/>
        <w:b/>
        <w:bCs/>
        <w:color w:val="000000"/>
        <w:sz w:val="24"/>
        <w:szCs w:val="24"/>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rFonts w:ascii="Arial" w:eastAsia="Arial" w:hAnsi="Arial" w:cs="Arial"/>
        <w:color w:val="000000"/>
        <w:sz w:val="24"/>
        <w:szCs w:val="24"/>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Arial" w:eastAsia="Arial" w:hAnsi="Arial" w:cs="Arial"/>
        <w:b/>
        <w:bCs/>
        <w:color w:val="000000"/>
        <w:sz w:val="24"/>
        <w:szCs w:val="24"/>
      </w:rPr>
      <w:tblPr/>
      <w:tcPr>
        <w:tcBorders>
          <w:top w:val="nil"/>
          <w:left w:val="nil"/>
          <w:bottom w:val="single" w:sz="18" w:space="0" w:color="auto"/>
          <w:right w:val="nil"/>
          <w:insideH w:val="nil"/>
          <w:insideV w:val="nil"/>
        </w:tcBorders>
        <w:shd w:val="clear" w:color="auto" w:fill="4BACC6" w:themeFill="accent5"/>
      </w:tcPr>
    </w:tblStylePr>
    <w:tblStylePr w:type="lastCol">
      <w:rPr>
        <w:rFonts w:ascii="Arial" w:eastAsia="Arial" w:hAnsi="Arial" w:cs="Arial"/>
        <w:b/>
        <w:bCs/>
        <w:color w:val="000000"/>
        <w:sz w:val="24"/>
        <w:szCs w:val="24"/>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Arial" w:eastAsia="Arial" w:hAnsi="Arial" w:cs="Arial"/>
        <w:color w:val="000000"/>
        <w:sz w:val="24"/>
        <w:szCs w:val="24"/>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rFonts w:ascii="Arial" w:eastAsia="Arial" w:hAnsi="Arial" w:cs="Arial"/>
        <w:b/>
        <w:bCs/>
        <w:color w:val="000000"/>
        <w:sz w:val="24"/>
        <w:szCs w:val="24"/>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rFonts w:ascii="Arial" w:eastAsia="Arial" w:hAnsi="Arial" w:cs="Arial"/>
        <w:color w:val="000000"/>
        <w:sz w:val="24"/>
        <w:szCs w:val="24"/>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Arial" w:eastAsia="Arial" w:hAnsi="Arial" w:cs="Arial"/>
        <w:b/>
        <w:bCs/>
        <w:color w:val="000000"/>
        <w:sz w:val="24"/>
        <w:szCs w:val="24"/>
      </w:rPr>
      <w:tblPr/>
      <w:tcPr>
        <w:tcBorders>
          <w:top w:val="nil"/>
          <w:left w:val="nil"/>
          <w:bottom w:val="single" w:sz="18" w:space="0" w:color="auto"/>
          <w:right w:val="nil"/>
          <w:insideH w:val="nil"/>
          <w:insideV w:val="nil"/>
        </w:tcBorders>
        <w:shd w:val="clear" w:color="auto" w:fill="F79646" w:themeFill="accent6"/>
      </w:tcPr>
    </w:tblStylePr>
    <w:tblStylePr w:type="lastCol">
      <w:rPr>
        <w:rFonts w:ascii="Arial" w:eastAsia="Arial" w:hAnsi="Arial" w:cs="Arial"/>
        <w:b/>
        <w:bCs/>
        <w:color w:val="000000"/>
        <w:sz w:val="24"/>
        <w:szCs w:val="24"/>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Arial" w:eastAsia="Arial" w:hAnsi="Arial" w:cs="Arial"/>
        <w:color w:val="000000"/>
        <w:sz w:val="24"/>
        <w:szCs w:val="24"/>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tblPr>
      <w:tblStyleRowBandSize w:val="1"/>
      <w:tblStyleColBandSize w:val="1"/>
      <w:tblBorders>
        <w:top w:val="single" w:sz="8" w:space="0" w:color="000000" w:themeColor="text1"/>
        <w:bottom w:val="single" w:sz="8" w:space="0" w:color="000000" w:themeColor="text1"/>
      </w:tblBorders>
    </w:tblPr>
    <w:tblStylePr w:type="firstRow">
      <w:rPr>
        <w:rFonts w:ascii="Arial" w:eastAsia="Arial" w:hAnsi="Arial" w:cs="Arial"/>
        <w:color w:val="000000"/>
        <w:sz w:val="24"/>
        <w:szCs w:val="24"/>
      </w:rPr>
      <w:tblPr/>
      <w:tcPr>
        <w:tcBorders>
          <w:top w:val="nil"/>
          <w:bottom w:val="single" w:sz="8" w:space="0" w:color="000000" w:themeColor="text1"/>
        </w:tcBorders>
      </w:tcPr>
    </w:tblStylePr>
    <w:tblStylePr w:type="lastRow">
      <w:rPr>
        <w:rFonts w:ascii="Arial" w:eastAsia="Arial" w:hAnsi="Arial" w:cs="Arial"/>
        <w:b/>
        <w:bCs/>
        <w:color w:val="000000"/>
        <w:sz w:val="24"/>
        <w:szCs w:val="24"/>
      </w:rPr>
      <w:tblPr/>
      <w:tcPr>
        <w:tcBorders>
          <w:top w:val="single" w:sz="8" w:space="0" w:color="000000" w:themeColor="text1"/>
          <w:bottom w:val="single" w:sz="8" w:space="0" w:color="000000" w:themeColor="text1"/>
        </w:tcBorders>
      </w:tcPr>
    </w:tblStylePr>
    <w:tblStylePr w:type="firstCol">
      <w:rPr>
        <w:rFonts w:ascii="Arial" w:eastAsia="Arial" w:hAnsi="Arial" w:cs="Arial"/>
        <w:b/>
        <w:bCs/>
        <w:color w:val="000000"/>
        <w:sz w:val="24"/>
        <w:szCs w:val="24"/>
      </w:rPr>
    </w:tblStylePr>
    <w:tblStylePr w:type="lastCol">
      <w:rPr>
        <w:rFonts w:ascii="Arial" w:eastAsia="Arial" w:hAnsi="Arial" w:cs="Arial"/>
        <w:b/>
        <w:bCs/>
        <w:color w:val="000000"/>
        <w:sz w:val="24"/>
        <w:szCs w:val="24"/>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tblPr>
      <w:tblStyleRowBandSize w:val="1"/>
      <w:tblStyleColBandSize w:val="1"/>
      <w:tblBorders>
        <w:top w:val="single" w:sz="8" w:space="0" w:color="4F81BD" w:themeColor="accent1"/>
        <w:bottom w:val="single" w:sz="8" w:space="0" w:color="4F81BD" w:themeColor="accent1"/>
      </w:tblBorders>
    </w:tblPr>
    <w:tblStylePr w:type="firstRow">
      <w:rPr>
        <w:rFonts w:ascii="Arial" w:eastAsia="Arial" w:hAnsi="Arial" w:cs="Arial"/>
        <w:color w:val="000000"/>
        <w:sz w:val="24"/>
        <w:szCs w:val="24"/>
      </w:rPr>
      <w:tblPr/>
      <w:tcPr>
        <w:tcBorders>
          <w:top w:val="nil"/>
          <w:bottom w:val="single" w:sz="8" w:space="0" w:color="4F81BD" w:themeColor="accent1"/>
        </w:tcBorders>
      </w:tcPr>
    </w:tblStylePr>
    <w:tblStylePr w:type="lastRow">
      <w:rPr>
        <w:rFonts w:ascii="Arial" w:eastAsia="Arial" w:hAnsi="Arial" w:cs="Arial"/>
        <w:b/>
        <w:bCs/>
        <w:color w:val="000000"/>
        <w:sz w:val="24"/>
        <w:szCs w:val="24"/>
      </w:rPr>
      <w:tblPr/>
      <w:tcPr>
        <w:tcBorders>
          <w:top w:val="single" w:sz="8" w:space="0" w:color="4F81BD" w:themeColor="accent1"/>
          <w:bottom w:val="single" w:sz="8" w:space="0" w:color="4F81BD" w:themeColor="accent1"/>
        </w:tcBorders>
      </w:tcPr>
    </w:tblStylePr>
    <w:tblStylePr w:type="firstCol">
      <w:rPr>
        <w:rFonts w:ascii="Arial" w:eastAsia="Arial" w:hAnsi="Arial" w:cs="Arial"/>
        <w:b/>
        <w:bCs/>
        <w:color w:val="000000"/>
        <w:sz w:val="24"/>
        <w:szCs w:val="24"/>
      </w:rPr>
    </w:tblStylePr>
    <w:tblStylePr w:type="lastCol">
      <w:rPr>
        <w:rFonts w:ascii="Arial" w:eastAsia="Arial" w:hAnsi="Arial" w:cs="Arial"/>
        <w:b/>
        <w:bCs/>
        <w:color w:val="000000"/>
        <w:sz w:val="24"/>
        <w:szCs w:val="24"/>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tblPr>
      <w:tblStyleRowBandSize w:val="1"/>
      <w:tblStyleColBandSize w:val="1"/>
      <w:tblBorders>
        <w:top w:val="single" w:sz="8" w:space="0" w:color="C0504D" w:themeColor="accent2"/>
        <w:bottom w:val="single" w:sz="8" w:space="0" w:color="C0504D" w:themeColor="accent2"/>
      </w:tblBorders>
    </w:tblPr>
    <w:tblStylePr w:type="firstRow">
      <w:rPr>
        <w:rFonts w:ascii="Arial" w:eastAsia="Arial" w:hAnsi="Arial" w:cs="Arial"/>
        <w:color w:val="000000"/>
        <w:sz w:val="24"/>
        <w:szCs w:val="24"/>
      </w:rPr>
      <w:tblPr/>
      <w:tcPr>
        <w:tcBorders>
          <w:top w:val="nil"/>
          <w:bottom w:val="single" w:sz="8" w:space="0" w:color="C0504D" w:themeColor="accent2"/>
        </w:tcBorders>
      </w:tcPr>
    </w:tblStylePr>
    <w:tblStylePr w:type="lastRow">
      <w:rPr>
        <w:rFonts w:ascii="Arial" w:eastAsia="Arial" w:hAnsi="Arial" w:cs="Arial"/>
        <w:b/>
        <w:bCs/>
        <w:color w:val="000000"/>
        <w:sz w:val="24"/>
        <w:szCs w:val="24"/>
      </w:rPr>
      <w:tblPr/>
      <w:tcPr>
        <w:tcBorders>
          <w:top w:val="single" w:sz="8" w:space="0" w:color="C0504D" w:themeColor="accent2"/>
          <w:bottom w:val="single" w:sz="8" w:space="0" w:color="C0504D" w:themeColor="accent2"/>
        </w:tcBorders>
      </w:tcPr>
    </w:tblStylePr>
    <w:tblStylePr w:type="firstCol">
      <w:rPr>
        <w:rFonts w:ascii="Arial" w:eastAsia="Arial" w:hAnsi="Arial" w:cs="Arial"/>
        <w:b/>
        <w:bCs/>
        <w:color w:val="000000"/>
        <w:sz w:val="24"/>
        <w:szCs w:val="24"/>
      </w:rPr>
    </w:tblStylePr>
    <w:tblStylePr w:type="lastCol">
      <w:rPr>
        <w:rFonts w:ascii="Arial" w:eastAsia="Arial" w:hAnsi="Arial" w:cs="Arial"/>
        <w:b/>
        <w:bCs/>
        <w:color w:val="000000"/>
        <w:sz w:val="24"/>
        <w:szCs w:val="24"/>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tblPr>
      <w:tblStyleRowBandSize w:val="1"/>
      <w:tblStyleColBandSize w:val="1"/>
      <w:tblBorders>
        <w:top w:val="single" w:sz="8" w:space="0" w:color="9BBB59" w:themeColor="accent3"/>
        <w:bottom w:val="single" w:sz="8" w:space="0" w:color="9BBB59" w:themeColor="accent3"/>
      </w:tblBorders>
    </w:tblPr>
    <w:tblStylePr w:type="firstRow">
      <w:rPr>
        <w:rFonts w:ascii="Arial" w:eastAsia="Arial" w:hAnsi="Arial" w:cs="Arial"/>
        <w:color w:val="000000"/>
        <w:sz w:val="24"/>
        <w:szCs w:val="24"/>
      </w:rPr>
      <w:tblPr/>
      <w:tcPr>
        <w:tcBorders>
          <w:top w:val="nil"/>
          <w:bottom w:val="single" w:sz="8" w:space="0" w:color="9BBB59" w:themeColor="accent3"/>
        </w:tcBorders>
      </w:tcPr>
    </w:tblStylePr>
    <w:tblStylePr w:type="lastRow">
      <w:rPr>
        <w:rFonts w:ascii="Arial" w:eastAsia="Arial" w:hAnsi="Arial" w:cs="Arial"/>
        <w:b/>
        <w:bCs/>
        <w:color w:val="000000"/>
        <w:sz w:val="24"/>
        <w:szCs w:val="24"/>
      </w:rPr>
      <w:tblPr/>
      <w:tcPr>
        <w:tcBorders>
          <w:top w:val="single" w:sz="8" w:space="0" w:color="9BBB59" w:themeColor="accent3"/>
          <w:bottom w:val="single" w:sz="8" w:space="0" w:color="9BBB59" w:themeColor="accent3"/>
        </w:tcBorders>
      </w:tcPr>
    </w:tblStylePr>
    <w:tblStylePr w:type="firstCol">
      <w:rPr>
        <w:rFonts w:ascii="Arial" w:eastAsia="Arial" w:hAnsi="Arial" w:cs="Arial"/>
        <w:b/>
        <w:bCs/>
        <w:color w:val="000000"/>
        <w:sz w:val="24"/>
        <w:szCs w:val="24"/>
      </w:rPr>
    </w:tblStylePr>
    <w:tblStylePr w:type="lastCol">
      <w:rPr>
        <w:rFonts w:ascii="Arial" w:eastAsia="Arial" w:hAnsi="Arial" w:cs="Arial"/>
        <w:b/>
        <w:bCs/>
        <w:color w:val="000000"/>
        <w:sz w:val="24"/>
        <w:szCs w:val="24"/>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tblPr>
      <w:tblStyleRowBandSize w:val="1"/>
      <w:tblStyleColBandSize w:val="1"/>
      <w:tblBorders>
        <w:top w:val="single" w:sz="8" w:space="0" w:color="8064A2" w:themeColor="accent4"/>
        <w:bottom w:val="single" w:sz="8" w:space="0" w:color="8064A2" w:themeColor="accent4"/>
      </w:tblBorders>
    </w:tblPr>
    <w:tblStylePr w:type="firstRow">
      <w:rPr>
        <w:rFonts w:ascii="Arial" w:eastAsia="Arial" w:hAnsi="Arial" w:cs="Arial"/>
        <w:color w:val="000000"/>
        <w:sz w:val="24"/>
        <w:szCs w:val="24"/>
      </w:rPr>
      <w:tblPr/>
      <w:tcPr>
        <w:tcBorders>
          <w:top w:val="nil"/>
          <w:bottom w:val="single" w:sz="8" w:space="0" w:color="8064A2" w:themeColor="accent4"/>
        </w:tcBorders>
      </w:tcPr>
    </w:tblStylePr>
    <w:tblStylePr w:type="lastRow">
      <w:rPr>
        <w:rFonts w:ascii="Arial" w:eastAsia="Arial" w:hAnsi="Arial" w:cs="Arial"/>
        <w:b/>
        <w:bCs/>
        <w:color w:val="000000"/>
        <w:sz w:val="24"/>
        <w:szCs w:val="24"/>
      </w:rPr>
      <w:tblPr/>
      <w:tcPr>
        <w:tcBorders>
          <w:top w:val="single" w:sz="8" w:space="0" w:color="8064A2" w:themeColor="accent4"/>
          <w:bottom w:val="single" w:sz="8" w:space="0" w:color="8064A2" w:themeColor="accent4"/>
        </w:tcBorders>
      </w:tcPr>
    </w:tblStylePr>
    <w:tblStylePr w:type="firstCol">
      <w:rPr>
        <w:rFonts w:ascii="Arial" w:eastAsia="Arial" w:hAnsi="Arial" w:cs="Arial"/>
        <w:b/>
        <w:bCs/>
        <w:color w:val="000000"/>
        <w:sz w:val="24"/>
        <w:szCs w:val="24"/>
      </w:rPr>
    </w:tblStylePr>
    <w:tblStylePr w:type="lastCol">
      <w:rPr>
        <w:rFonts w:ascii="Arial" w:eastAsia="Arial" w:hAnsi="Arial" w:cs="Arial"/>
        <w:b/>
        <w:bCs/>
        <w:color w:val="000000"/>
        <w:sz w:val="24"/>
        <w:szCs w:val="24"/>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tblPr>
      <w:tblStyleRowBandSize w:val="1"/>
      <w:tblStyleColBandSize w:val="1"/>
      <w:tblBorders>
        <w:top w:val="single" w:sz="8" w:space="0" w:color="4BACC6" w:themeColor="accent5"/>
        <w:bottom w:val="single" w:sz="8" w:space="0" w:color="4BACC6" w:themeColor="accent5"/>
      </w:tblBorders>
    </w:tblPr>
    <w:tblStylePr w:type="firstRow">
      <w:rPr>
        <w:rFonts w:ascii="Arial" w:eastAsia="Arial" w:hAnsi="Arial" w:cs="Arial"/>
        <w:color w:val="000000"/>
        <w:sz w:val="24"/>
        <w:szCs w:val="24"/>
      </w:rPr>
      <w:tblPr/>
      <w:tcPr>
        <w:tcBorders>
          <w:top w:val="nil"/>
          <w:bottom w:val="single" w:sz="8" w:space="0" w:color="4BACC6" w:themeColor="accent5"/>
        </w:tcBorders>
      </w:tcPr>
    </w:tblStylePr>
    <w:tblStylePr w:type="lastRow">
      <w:rPr>
        <w:rFonts w:ascii="Arial" w:eastAsia="Arial" w:hAnsi="Arial" w:cs="Arial"/>
        <w:b/>
        <w:bCs/>
        <w:color w:val="000000"/>
        <w:sz w:val="24"/>
        <w:szCs w:val="24"/>
      </w:rPr>
      <w:tblPr/>
      <w:tcPr>
        <w:tcBorders>
          <w:top w:val="single" w:sz="8" w:space="0" w:color="4BACC6" w:themeColor="accent5"/>
          <w:bottom w:val="single" w:sz="8" w:space="0" w:color="4BACC6" w:themeColor="accent5"/>
        </w:tcBorders>
      </w:tcPr>
    </w:tblStylePr>
    <w:tblStylePr w:type="firstCol">
      <w:rPr>
        <w:rFonts w:ascii="Arial" w:eastAsia="Arial" w:hAnsi="Arial" w:cs="Arial"/>
        <w:b/>
        <w:bCs/>
        <w:color w:val="000000"/>
        <w:sz w:val="24"/>
        <w:szCs w:val="24"/>
      </w:rPr>
    </w:tblStylePr>
    <w:tblStylePr w:type="lastCol">
      <w:rPr>
        <w:rFonts w:ascii="Arial" w:eastAsia="Arial" w:hAnsi="Arial" w:cs="Arial"/>
        <w:b/>
        <w:bCs/>
        <w:color w:val="000000"/>
        <w:sz w:val="24"/>
        <w:szCs w:val="24"/>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tblPr>
      <w:tblStyleRowBandSize w:val="1"/>
      <w:tblStyleColBandSize w:val="1"/>
      <w:tblBorders>
        <w:top w:val="single" w:sz="8" w:space="0" w:color="F79646" w:themeColor="accent6"/>
        <w:bottom w:val="single" w:sz="8" w:space="0" w:color="F79646" w:themeColor="accent6"/>
      </w:tblBorders>
    </w:tblPr>
    <w:tblStylePr w:type="firstRow">
      <w:rPr>
        <w:rFonts w:ascii="Arial" w:eastAsia="Arial" w:hAnsi="Arial" w:cs="Arial"/>
        <w:color w:val="000000"/>
        <w:sz w:val="24"/>
        <w:szCs w:val="24"/>
      </w:rPr>
      <w:tblPr/>
      <w:tcPr>
        <w:tcBorders>
          <w:top w:val="nil"/>
          <w:bottom w:val="single" w:sz="8" w:space="0" w:color="F79646" w:themeColor="accent6"/>
        </w:tcBorders>
      </w:tcPr>
    </w:tblStylePr>
    <w:tblStylePr w:type="lastRow">
      <w:rPr>
        <w:rFonts w:ascii="Arial" w:eastAsia="Arial" w:hAnsi="Arial" w:cs="Arial"/>
        <w:b/>
        <w:bCs/>
        <w:color w:val="000000"/>
        <w:sz w:val="24"/>
        <w:szCs w:val="24"/>
      </w:rPr>
      <w:tblPr/>
      <w:tcPr>
        <w:tcBorders>
          <w:top w:val="single" w:sz="8" w:space="0" w:color="F79646" w:themeColor="accent6"/>
          <w:bottom w:val="single" w:sz="8" w:space="0" w:color="F79646" w:themeColor="accent6"/>
        </w:tcBorders>
      </w:tcPr>
    </w:tblStylePr>
    <w:tblStylePr w:type="firstCol">
      <w:rPr>
        <w:rFonts w:ascii="Arial" w:eastAsia="Arial" w:hAnsi="Arial" w:cs="Arial"/>
        <w:b/>
        <w:bCs/>
        <w:color w:val="000000"/>
        <w:sz w:val="24"/>
        <w:szCs w:val="24"/>
      </w:rPr>
    </w:tblStylePr>
    <w:tblStylePr w:type="lastCol">
      <w:rPr>
        <w:rFonts w:ascii="Arial" w:eastAsia="Arial" w:hAnsi="Arial" w:cs="Arial"/>
        <w:b/>
        <w:bCs/>
        <w:color w:val="000000"/>
        <w:sz w:val="24"/>
        <w:szCs w:val="24"/>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rFonts w:ascii="Arial" w:eastAsia="Arial" w:hAnsi="Arial" w:cs="Arial"/>
        <w:color w:val="000000"/>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rFonts w:ascii="Arial" w:eastAsia="Arial" w:hAnsi="Arial" w:cs="Arial"/>
        <w:color w:val="000000"/>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rFonts w:ascii="Arial" w:eastAsia="Arial" w:hAnsi="Arial" w:cs="Arial"/>
        <w:color w:val="000000"/>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rFonts w:ascii="Arial" w:eastAsia="Arial" w:hAnsi="Arial" w:cs="Arial"/>
        <w:color w:val="000000"/>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rFonts w:ascii="Arial" w:eastAsia="Arial" w:hAnsi="Arial" w:cs="Arial"/>
        <w:color w:val="000000"/>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rFonts w:ascii="Arial" w:eastAsia="Arial" w:hAnsi="Arial" w:cs="Arial"/>
        <w:color w:val="000000"/>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rFonts w:ascii="Arial" w:eastAsia="Arial" w:hAnsi="Arial" w:cs="Arial"/>
        <w:color w:val="000000"/>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rFonts w:ascii="Arial" w:eastAsia="Arial" w:hAnsi="Arial" w:cs="Arial"/>
        <w:b/>
        <w:bCs/>
        <w:color w:val="000000"/>
        <w:sz w:val="24"/>
        <w:szCs w:val="24"/>
      </w:rPr>
    </w:tblStylePr>
    <w:tblStylePr w:type="lastRow">
      <w:rPr>
        <w:rFonts w:ascii="Arial" w:eastAsia="Arial" w:hAnsi="Arial" w:cs="Arial"/>
        <w:b/>
        <w:bCs/>
        <w:color w:val="000000"/>
        <w:sz w:val="24"/>
        <w:szCs w:val="24"/>
      </w:rPr>
      <w:tblPr/>
      <w:tcPr>
        <w:tcBorders>
          <w:top w:val="single" w:sz="18" w:space="0" w:color="404040" w:themeColor="text1" w:themeTint="BF"/>
        </w:tcBorders>
      </w:tcPr>
    </w:tblStylePr>
    <w:tblStylePr w:type="firstCol">
      <w:rPr>
        <w:rFonts w:ascii="Arial" w:eastAsia="Arial" w:hAnsi="Arial" w:cs="Arial"/>
        <w:b/>
        <w:bCs/>
        <w:color w:val="000000"/>
        <w:sz w:val="24"/>
        <w:szCs w:val="24"/>
      </w:rPr>
    </w:tblStylePr>
    <w:tblStylePr w:type="lastCol">
      <w:rPr>
        <w:rFonts w:ascii="Arial" w:eastAsia="Arial" w:hAnsi="Arial" w:cs="Arial"/>
        <w:b/>
        <w:bCs/>
        <w:color w:val="000000"/>
        <w:sz w:val="24"/>
        <w:szCs w:val="24"/>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rFonts w:ascii="Arial" w:eastAsia="Arial" w:hAnsi="Arial" w:cs="Arial"/>
        <w:b/>
        <w:bCs/>
        <w:color w:val="000000"/>
        <w:sz w:val="24"/>
        <w:szCs w:val="24"/>
      </w:rPr>
    </w:tblStylePr>
    <w:tblStylePr w:type="lastRow">
      <w:rPr>
        <w:rFonts w:ascii="Arial" w:eastAsia="Arial" w:hAnsi="Arial" w:cs="Arial"/>
        <w:b/>
        <w:bCs/>
        <w:color w:val="000000"/>
        <w:sz w:val="24"/>
        <w:szCs w:val="24"/>
      </w:rPr>
      <w:tblPr/>
      <w:tcPr>
        <w:tcBorders>
          <w:top w:val="single" w:sz="18" w:space="0" w:color="7BA0CD" w:themeColor="accent1" w:themeTint="BF"/>
        </w:tcBorders>
      </w:tcPr>
    </w:tblStylePr>
    <w:tblStylePr w:type="firstCol">
      <w:rPr>
        <w:rFonts w:ascii="Arial" w:eastAsia="Arial" w:hAnsi="Arial" w:cs="Arial"/>
        <w:b/>
        <w:bCs/>
        <w:color w:val="000000"/>
        <w:sz w:val="24"/>
        <w:szCs w:val="24"/>
      </w:rPr>
    </w:tblStylePr>
    <w:tblStylePr w:type="lastCol">
      <w:rPr>
        <w:rFonts w:ascii="Arial" w:eastAsia="Arial" w:hAnsi="Arial" w:cs="Arial"/>
        <w:b/>
        <w:bCs/>
        <w:color w:val="000000"/>
        <w:sz w:val="24"/>
        <w:szCs w:val="24"/>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rFonts w:ascii="Arial" w:eastAsia="Arial" w:hAnsi="Arial" w:cs="Arial"/>
        <w:b/>
        <w:bCs/>
        <w:color w:val="000000"/>
        <w:sz w:val="24"/>
        <w:szCs w:val="24"/>
      </w:rPr>
    </w:tblStylePr>
    <w:tblStylePr w:type="lastRow">
      <w:rPr>
        <w:rFonts w:ascii="Arial" w:eastAsia="Arial" w:hAnsi="Arial" w:cs="Arial"/>
        <w:b/>
        <w:bCs/>
        <w:color w:val="000000"/>
        <w:sz w:val="24"/>
        <w:szCs w:val="24"/>
      </w:rPr>
      <w:tblPr/>
      <w:tcPr>
        <w:tcBorders>
          <w:top w:val="single" w:sz="18" w:space="0" w:color="CF7B79" w:themeColor="accent2" w:themeTint="BF"/>
        </w:tcBorders>
      </w:tcPr>
    </w:tblStylePr>
    <w:tblStylePr w:type="firstCol">
      <w:rPr>
        <w:rFonts w:ascii="Arial" w:eastAsia="Arial" w:hAnsi="Arial" w:cs="Arial"/>
        <w:b/>
        <w:bCs/>
        <w:color w:val="000000"/>
        <w:sz w:val="24"/>
        <w:szCs w:val="24"/>
      </w:rPr>
    </w:tblStylePr>
    <w:tblStylePr w:type="lastCol">
      <w:rPr>
        <w:rFonts w:ascii="Arial" w:eastAsia="Arial" w:hAnsi="Arial" w:cs="Arial"/>
        <w:b/>
        <w:bCs/>
        <w:color w:val="000000"/>
        <w:sz w:val="24"/>
        <w:szCs w:val="24"/>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rFonts w:ascii="Arial" w:eastAsia="Arial" w:hAnsi="Arial" w:cs="Arial"/>
        <w:b/>
        <w:bCs/>
        <w:color w:val="000000"/>
        <w:sz w:val="24"/>
        <w:szCs w:val="24"/>
      </w:rPr>
    </w:tblStylePr>
    <w:tblStylePr w:type="lastRow">
      <w:rPr>
        <w:rFonts w:ascii="Arial" w:eastAsia="Arial" w:hAnsi="Arial" w:cs="Arial"/>
        <w:b/>
        <w:bCs/>
        <w:color w:val="000000"/>
        <w:sz w:val="24"/>
        <w:szCs w:val="24"/>
      </w:rPr>
      <w:tblPr/>
      <w:tcPr>
        <w:tcBorders>
          <w:top w:val="single" w:sz="18" w:space="0" w:color="B3CC82" w:themeColor="accent3" w:themeTint="BF"/>
        </w:tcBorders>
      </w:tcPr>
    </w:tblStylePr>
    <w:tblStylePr w:type="firstCol">
      <w:rPr>
        <w:rFonts w:ascii="Arial" w:eastAsia="Arial" w:hAnsi="Arial" w:cs="Arial"/>
        <w:b/>
        <w:bCs/>
        <w:color w:val="000000"/>
        <w:sz w:val="24"/>
        <w:szCs w:val="24"/>
      </w:rPr>
    </w:tblStylePr>
    <w:tblStylePr w:type="lastCol">
      <w:rPr>
        <w:rFonts w:ascii="Arial" w:eastAsia="Arial" w:hAnsi="Arial" w:cs="Arial"/>
        <w:b/>
        <w:bCs/>
        <w:color w:val="000000"/>
        <w:sz w:val="24"/>
        <w:szCs w:val="24"/>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rFonts w:ascii="Arial" w:eastAsia="Arial" w:hAnsi="Arial" w:cs="Arial"/>
        <w:b/>
        <w:bCs/>
        <w:color w:val="000000"/>
        <w:sz w:val="24"/>
        <w:szCs w:val="24"/>
      </w:rPr>
    </w:tblStylePr>
    <w:tblStylePr w:type="lastRow">
      <w:rPr>
        <w:rFonts w:ascii="Arial" w:eastAsia="Arial" w:hAnsi="Arial" w:cs="Arial"/>
        <w:b/>
        <w:bCs/>
        <w:color w:val="000000"/>
        <w:sz w:val="24"/>
        <w:szCs w:val="24"/>
      </w:rPr>
      <w:tblPr/>
      <w:tcPr>
        <w:tcBorders>
          <w:top w:val="single" w:sz="18" w:space="0" w:color="9F8AB9" w:themeColor="accent4" w:themeTint="BF"/>
        </w:tcBorders>
      </w:tcPr>
    </w:tblStylePr>
    <w:tblStylePr w:type="firstCol">
      <w:rPr>
        <w:rFonts w:ascii="Arial" w:eastAsia="Arial" w:hAnsi="Arial" w:cs="Arial"/>
        <w:b/>
        <w:bCs/>
        <w:color w:val="000000"/>
        <w:sz w:val="24"/>
        <w:szCs w:val="24"/>
      </w:rPr>
    </w:tblStylePr>
    <w:tblStylePr w:type="lastCol">
      <w:rPr>
        <w:rFonts w:ascii="Arial" w:eastAsia="Arial" w:hAnsi="Arial" w:cs="Arial"/>
        <w:b/>
        <w:bCs/>
        <w:color w:val="000000"/>
        <w:sz w:val="24"/>
        <w:szCs w:val="24"/>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rFonts w:ascii="Arial" w:eastAsia="Arial" w:hAnsi="Arial" w:cs="Arial"/>
        <w:b/>
        <w:bCs/>
        <w:color w:val="000000"/>
        <w:sz w:val="24"/>
        <w:szCs w:val="24"/>
      </w:rPr>
    </w:tblStylePr>
    <w:tblStylePr w:type="lastRow">
      <w:rPr>
        <w:rFonts w:ascii="Arial" w:eastAsia="Arial" w:hAnsi="Arial" w:cs="Arial"/>
        <w:b/>
        <w:bCs/>
        <w:color w:val="000000"/>
        <w:sz w:val="24"/>
        <w:szCs w:val="24"/>
      </w:rPr>
      <w:tblPr/>
      <w:tcPr>
        <w:tcBorders>
          <w:top w:val="single" w:sz="18" w:space="0" w:color="78C0D4" w:themeColor="accent5" w:themeTint="BF"/>
        </w:tcBorders>
      </w:tcPr>
    </w:tblStylePr>
    <w:tblStylePr w:type="firstCol">
      <w:rPr>
        <w:rFonts w:ascii="Arial" w:eastAsia="Arial" w:hAnsi="Arial" w:cs="Arial"/>
        <w:b/>
        <w:bCs/>
        <w:color w:val="000000"/>
        <w:sz w:val="24"/>
        <w:szCs w:val="24"/>
      </w:rPr>
    </w:tblStylePr>
    <w:tblStylePr w:type="lastCol">
      <w:rPr>
        <w:rFonts w:ascii="Arial" w:eastAsia="Arial" w:hAnsi="Arial" w:cs="Arial"/>
        <w:b/>
        <w:bCs/>
        <w:color w:val="000000"/>
        <w:sz w:val="24"/>
        <w:szCs w:val="24"/>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rFonts w:ascii="Arial" w:eastAsia="Arial" w:hAnsi="Arial" w:cs="Arial"/>
        <w:b/>
        <w:bCs/>
        <w:color w:val="000000"/>
        <w:sz w:val="24"/>
        <w:szCs w:val="24"/>
      </w:rPr>
    </w:tblStylePr>
    <w:tblStylePr w:type="lastRow">
      <w:rPr>
        <w:rFonts w:ascii="Arial" w:eastAsia="Arial" w:hAnsi="Arial" w:cs="Arial"/>
        <w:b/>
        <w:bCs/>
        <w:color w:val="000000"/>
        <w:sz w:val="24"/>
        <w:szCs w:val="24"/>
      </w:rPr>
      <w:tblPr/>
      <w:tcPr>
        <w:tcBorders>
          <w:top w:val="single" w:sz="18" w:space="0" w:color="F9B074" w:themeColor="accent6" w:themeTint="BF"/>
        </w:tcBorders>
      </w:tcPr>
    </w:tblStylePr>
    <w:tblStylePr w:type="firstCol">
      <w:rPr>
        <w:rFonts w:ascii="Arial" w:eastAsia="Arial" w:hAnsi="Arial" w:cs="Arial"/>
        <w:b/>
        <w:bCs/>
        <w:color w:val="000000"/>
        <w:sz w:val="24"/>
        <w:szCs w:val="24"/>
      </w:rPr>
    </w:tblStylePr>
    <w:tblStylePr w:type="lastCol">
      <w:rPr>
        <w:rFonts w:ascii="Arial" w:eastAsia="Arial" w:hAnsi="Arial" w:cs="Arial"/>
        <w:b/>
        <w:bCs/>
        <w:color w:val="000000"/>
        <w:sz w:val="24"/>
        <w:szCs w:val="24"/>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rFonts w:ascii="Arial" w:eastAsia="Arial" w:hAnsi="Arial" w:cs="Arial"/>
        <w:b/>
        <w:bCs/>
        <w:color w:val="000000"/>
        <w:sz w:val="24"/>
        <w:szCs w:val="24"/>
      </w:rPr>
      <w:tblPr/>
      <w:tcPr>
        <w:shd w:val="clear" w:color="auto" w:fill="E6E6E6" w:themeFill="text1" w:themeFillTint="19"/>
      </w:tcPr>
    </w:tblStylePr>
    <w:tblStylePr w:type="lastRow">
      <w:rPr>
        <w:rFonts w:ascii="Arial" w:eastAsia="Arial" w:hAnsi="Arial" w:cs="Arial"/>
        <w:b/>
        <w:bCs/>
        <w:color w:val="000000"/>
        <w:sz w:val="24"/>
        <w:szCs w:val="24"/>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Arial" w:eastAsia="Arial" w:hAnsi="Arial" w:cs="Arial"/>
        <w:b/>
        <w:bCs/>
        <w:color w:val="000000"/>
        <w:sz w:val="24"/>
        <w:szCs w:val="24"/>
      </w:rPr>
      <w:tblPr/>
      <w:tcPr>
        <w:tcBorders>
          <w:top w:val="nil"/>
          <w:left w:val="nil"/>
          <w:bottom w:val="nil"/>
          <w:right w:val="nil"/>
          <w:insideH w:val="nil"/>
          <w:insideV w:val="nil"/>
        </w:tcBorders>
        <w:shd w:val="clear" w:color="auto" w:fill="FFFFFF" w:themeFill="background1"/>
      </w:tcPr>
    </w:tblStylePr>
    <w:tblStylePr w:type="lastCol">
      <w:rPr>
        <w:rFonts w:ascii="Arial" w:eastAsia="Arial" w:hAnsi="Arial" w:cs="Arial"/>
        <w:b w:val="0"/>
        <w:bCs w:val="0"/>
        <w:color w:val="000000"/>
        <w:sz w:val="24"/>
        <w:szCs w:val="24"/>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rFonts w:ascii="Arial" w:eastAsia="Arial" w:hAnsi="Arial" w:cs="Arial"/>
        <w:b/>
        <w:bCs/>
        <w:color w:val="000000"/>
        <w:sz w:val="24"/>
        <w:szCs w:val="24"/>
      </w:rPr>
      <w:tblPr/>
      <w:tcPr>
        <w:shd w:val="clear" w:color="auto" w:fill="EDF2F8" w:themeFill="accent1" w:themeFillTint="19"/>
      </w:tcPr>
    </w:tblStylePr>
    <w:tblStylePr w:type="lastRow">
      <w:rPr>
        <w:rFonts w:ascii="Arial" w:eastAsia="Arial" w:hAnsi="Arial" w:cs="Arial"/>
        <w:b/>
        <w:bCs/>
        <w:color w:val="000000"/>
        <w:sz w:val="24"/>
        <w:szCs w:val="24"/>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Arial" w:eastAsia="Arial" w:hAnsi="Arial" w:cs="Arial"/>
        <w:b/>
        <w:bCs/>
        <w:color w:val="000000"/>
        <w:sz w:val="24"/>
        <w:szCs w:val="24"/>
      </w:rPr>
      <w:tblPr/>
      <w:tcPr>
        <w:tcBorders>
          <w:top w:val="nil"/>
          <w:left w:val="nil"/>
          <w:bottom w:val="nil"/>
          <w:right w:val="nil"/>
          <w:insideH w:val="nil"/>
          <w:insideV w:val="nil"/>
        </w:tcBorders>
        <w:shd w:val="clear" w:color="auto" w:fill="FFFFFF" w:themeFill="background1"/>
      </w:tcPr>
    </w:tblStylePr>
    <w:tblStylePr w:type="lastCol">
      <w:rPr>
        <w:rFonts w:ascii="Arial" w:eastAsia="Arial" w:hAnsi="Arial" w:cs="Arial"/>
        <w:b w:val="0"/>
        <w:bCs w:val="0"/>
        <w:color w:val="000000"/>
        <w:sz w:val="24"/>
        <w:szCs w:val="24"/>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rFonts w:ascii="Arial" w:eastAsia="Arial" w:hAnsi="Arial" w:cs="Arial"/>
        <w:b/>
        <w:bCs/>
        <w:color w:val="000000"/>
        <w:sz w:val="24"/>
        <w:szCs w:val="24"/>
      </w:rPr>
      <w:tblPr/>
      <w:tcPr>
        <w:shd w:val="clear" w:color="auto" w:fill="F8EDED" w:themeFill="accent2" w:themeFillTint="19"/>
      </w:tcPr>
    </w:tblStylePr>
    <w:tblStylePr w:type="lastRow">
      <w:rPr>
        <w:rFonts w:ascii="Arial" w:eastAsia="Arial" w:hAnsi="Arial" w:cs="Arial"/>
        <w:b/>
        <w:bCs/>
        <w:color w:val="000000"/>
        <w:sz w:val="24"/>
        <w:szCs w:val="24"/>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Arial" w:eastAsia="Arial" w:hAnsi="Arial" w:cs="Arial"/>
        <w:b/>
        <w:bCs/>
        <w:color w:val="000000"/>
        <w:sz w:val="24"/>
        <w:szCs w:val="24"/>
      </w:rPr>
      <w:tblPr/>
      <w:tcPr>
        <w:tcBorders>
          <w:top w:val="nil"/>
          <w:left w:val="nil"/>
          <w:bottom w:val="nil"/>
          <w:right w:val="nil"/>
          <w:insideH w:val="nil"/>
          <w:insideV w:val="nil"/>
        </w:tcBorders>
        <w:shd w:val="clear" w:color="auto" w:fill="FFFFFF" w:themeFill="background1"/>
      </w:tcPr>
    </w:tblStylePr>
    <w:tblStylePr w:type="lastCol">
      <w:rPr>
        <w:rFonts w:ascii="Arial" w:eastAsia="Arial" w:hAnsi="Arial" w:cs="Arial"/>
        <w:b w:val="0"/>
        <w:bCs w:val="0"/>
        <w:color w:val="000000"/>
        <w:sz w:val="24"/>
        <w:szCs w:val="24"/>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rFonts w:ascii="Arial" w:eastAsia="Arial" w:hAnsi="Arial" w:cs="Arial"/>
        <w:b/>
        <w:bCs/>
        <w:color w:val="000000"/>
        <w:sz w:val="24"/>
        <w:szCs w:val="24"/>
      </w:rPr>
      <w:tblPr/>
      <w:tcPr>
        <w:shd w:val="clear" w:color="auto" w:fill="F5F8EE" w:themeFill="accent3" w:themeFillTint="19"/>
      </w:tcPr>
    </w:tblStylePr>
    <w:tblStylePr w:type="lastRow">
      <w:rPr>
        <w:rFonts w:ascii="Arial" w:eastAsia="Arial" w:hAnsi="Arial" w:cs="Arial"/>
        <w:b/>
        <w:bCs/>
        <w:color w:val="000000"/>
        <w:sz w:val="24"/>
        <w:szCs w:val="24"/>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Arial" w:eastAsia="Arial" w:hAnsi="Arial" w:cs="Arial"/>
        <w:b/>
        <w:bCs/>
        <w:color w:val="000000"/>
        <w:sz w:val="24"/>
        <w:szCs w:val="24"/>
      </w:rPr>
      <w:tblPr/>
      <w:tcPr>
        <w:tcBorders>
          <w:top w:val="nil"/>
          <w:left w:val="nil"/>
          <w:bottom w:val="nil"/>
          <w:right w:val="nil"/>
          <w:insideH w:val="nil"/>
          <w:insideV w:val="nil"/>
        </w:tcBorders>
        <w:shd w:val="clear" w:color="auto" w:fill="FFFFFF" w:themeFill="background1"/>
      </w:tcPr>
    </w:tblStylePr>
    <w:tblStylePr w:type="lastCol">
      <w:rPr>
        <w:rFonts w:ascii="Arial" w:eastAsia="Arial" w:hAnsi="Arial" w:cs="Arial"/>
        <w:b w:val="0"/>
        <w:bCs w:val="0"/>
        <w:color w:val="000000"/>
        <w:sz w:val="24"/>
        <w:szCs w:val="24"/>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rFonts w:ascii="Arial" w:eastAsia="Arial" w:hAnsi="Arial" w:cs="Arial"/>
        <w:b/>
        <w:bCs/>
        <w:color w:val="000000"/>
        <w:sz w:val="24"/>
        <w:szCs w:val="24"/>
      </w:rPr>
      <w:tblPr/>
      <w:tcPr>
        <w:shd w:val="clear" w:color="auto" w:fill="F2EFF6" w:themeFill="accent4" w:themeFillTint="19"/>
      </w:tcPr>
    </w:tblStylePr>
    <w:tblStylePr w:type="lastRow">
      <w:rPr>
        <w:rFonts w:ascii="Arial" w:eastAsia="Arial" w:hAnsi="Arial" w:cs="Arial"/>
        <w:b/>
        <w:bCs/>
        <w:color w:val="000000"/>
        <w:sz w:val="24"/>
        <w:szCs w:val="24"/>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Arial" w:eastAsia="Arial" w:hAnsi="Arial" w:cs="Arial"/>
        <w:b/>
        <w:bCs/>
        <w:color w:val="000000"/>
        <w:sz w:val="24"/>
        <w:szCs w:val="24"/>
      </w:rPr>
      <w:tblPr/>
      <w:tcPr>
        <w:tcBorders>
          <w:top w:val="nil"/>
          <w:left w:val="nil"/>
          <w:bottom w:val="nil"/>
          <w:right w:val="nil"/>
          <w:insideH w:val="nil"/>
          <w:insideV w:val="nil"/>
        </w:tcBorders>
        <w:shd w:val="clear" w:color="auto" w:fill="FFFFFF" w:themeFill="background1"/>
      </w:tcPr>
    </w:tblStylePr>
    <w:tblStylePr w:type="lastCol">
      <w:rPr>
        <w:rFonts w:ascii="Arial" w:eastAsia="Arial" w:hAnsi="Arial" w:cs="Arial"/>
        <w:b w:val="0"/>
        <w:bCs w:val="0"/>
        <w:color w:val="000000"/>
        <w:sz w:val="24"/>
        <w:szCs w:val="24"/>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rFonts w:ascii="Arial" w:eastAsia="Arial" w:hAnsi="Arial" w:cs="Arial"/>
        <w:b/>
        <w:bCs/>
        <w:color w:val="000000"/>
        <w:sz w:val="24"/>
        <w:szCs w:val="24"/>
      </w:rPr>
      <w:tblPr/>
      <w:tcPr>
        <w:shd w:val="clear" w:color="auto" w:fill="EDF6F9" w:themeFill="accent5" w:themeFillTint="19"/>
      </w:tcPr>
    </w:tblStylePr>
    <w:tblStylePr w:type="lastRow">
      <w:rPr>
        <w:rFonts w:ascii="Arial" w:eastAsia="Arial" w:hAnsi="Arial" w:cs="Arial"/>
        <w:b/>
        <w:bCs/>
        <w:color w:val="000000"/>
        <w:sz w:val="24"/>
        <w:szCs w:val="24"/>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Arial" w:eastAsia="Arial" w:hAnsi="Arial" w:cs="Arial"/>
        <w:b/>
        <w:bCs/>
        <w:color w:val="000000"/>
        <w:sz w:val="24"/>
        <w:szCs w:val="24"/>
      </w:rPr>
      <w:tblPr/>
      <w:tcPr>
        <w:tcBorders>
          <w:top w:val="nil"/>
          <w:left w:val="nil"/>
          <w:bottom w:val="nil"/>
          <w:right w:val="nil"/>
          <w:insideH w:val="nil"/>
          <w:insideV w:val="nil"/>
        </w:tcBorders>
        <w:shd w:val="clear" w:color="auto" w:fill="FFFFFF" w:themeFill="background1"/>
      </w:tcPr>
    </w:tblStylePr>
    <w:tblStylePr w:type="lastCol">
      <w:rPr>
        <w:rFonts w:ascii="Arial" w:eastAsia="Arial" w:hAnsi="Arial" w:cs="Arial"/>
        <w:b w:val="0"/>
        <w:bCs w:val="0"/>
        <w:color w:val="000000"/>
        <w:sz w:val="24"/>
        <w:szCs w:val="24"/>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rFonts w:ascii="Arial" w:eastAsia="Arial" w:hAnsi="Arial" w:cs="Arial"/>
        <w:b/>
        <w:bCs/>
        <w:color w:val="000000"/>
        <w:sz w:val="24"/>
        <w:szCs w:val="24"/>
      </w:rPr>
      <w:tblPr/>
      <w:tcPr>
        <w:shd w:val="clear" w:color="auto" w:fill="FEF4EC" w:themeFill="accent6" w:themeFillTint="19"/>
      </w:tcPr>
    </w:tblStylePr>
    <w:tblStylePr w:type="lastRow">
      <w:rPr>
        <w:rFonts w:ascii="Arial" w:eastAsia="Arial" w:hAnsi="Arial" w:cs="Arial"/>
        <w:b/>
        <w:bCs/>
        <w:color w:val="000000"/>
        <w:sz w:val="24"/>
        <w:szCs w:val="24"/>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Arial" w:eastAsia="Arial" w:hAnsi="Arial" w:cs="Arial"/>
        <w:b/>
        <w:bCs/>
        <w:color w:val="000000"/>
        <w:sz w:val="24"/>
        <w:szCs w:val="24"/>
      </w:rPr>
      <w:tblPr/>
      <w:tcPr>
        <w:tcBorders>
          <w:top w:val="nil"/>
          <w:left w:val="nil"/>
          <w:bottom w:val="nil"/>
          <w:right w:val="nil"/>
          <w:insideH w:val="nil"/>
          <w:insideV w:val="nil"/>
        </w:tcBorders>
        <w:shd w:val="clear" w:color="auto" w:fill="FFFFFF" w:themeFill="background1"/>
      </w:tcPr>
    </w:tblStylePr>
    <w:tblStylePr w:type="lastCol">
      <w:rPr>
        <w:rFonts w:ascii="Arial" w:eastAsia="Arial" w:hAnsi="Arial" w:cs="Arial"/>
        <w:b w:val="0"/>
        <w:bCs w:val="0"/>
        <w:color w:val="000000"/>
        <w:sz w:val="24"/>
        <w:szCs w:val="24"/>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rFonts w:ascii="Arial" w:eastAsia="Arial" w:hAnsi="Arial" w:cs="Arial"/>
        <w:b/>
        <w:bCs/>
        <w:i w:val="0"/>
        <w:iCs w:val="0"/>
        <w:color w:val="000000"/>
        <w:sz w:val="24"/>
        <w:szCs w:val="24"/>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rFonts w:ascii="Arial" w:eastAsia="Arial" w:hAnsi="Arial" w:cs="Arial"/>
        <w:b/>
        <w:bCs/>
        <w:i w:val="0"/>
        <w:iCs w:val="0"/>
        <w:color w:val="000000"/>
        <w:sz w:val="24"/>
        <w:szCs w:val="24"/>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rFonts w:ascii="Arial" w:eastAsia="Arial" w:hAnsi="Arial" w:cs="Arial"/>
        <w:b/>
        <w:bCs/>
        <w:i w:val="0"/>
        <w:iCs w:val="0"/>
        <w:color w:val="000000"/>
        <w:sz w:val="24"/>
        <w:szCs w:val="24"/>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rFonts w:ascii="Arial" w:eastAsia="Arial" w:hAnsi="Arial" w:cs="Arial"/>
        <w:b/>
        <w:bCs/>
        <w:i w:val="0"/>
        <w:iCs w:val="0"/>
        <w:color w:val="000000"/>
        <w:sz w:val="24"/>
        <w:szCs w:val="24"/>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rFonts w:ascii="Arial" w:eastAsia="Arial" w:hAnsi="Arial" w:cs="Arial"/>
        <w:b/>
        <w:bCs/>
        <w:i w:val="0"/>
        <w:iCs w:val="0"/>
        <w:color w:val="000000"/>
        <w:sz w:val="24"/>
        <w:szCs w:val="24"/>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rFonts w:ascii="Arial" w:eastAsia="Arial" w:hAnsi="Arial" w:cs="Arial"/>
        <w:b/>
        <w:bCs/>
        <w:i w:val="0"/>
        <w:iCs w:val="0"/>
        <w:color w:val="000000"/>
        <w:sz w:val="24"/>
        <w:szCs w:val="24"/>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rFonts w:ascii="Arial" w:eastAsia="Arial" w:hAnsi="Arial" w:cs="Arial"/>
        <w:b/>
        <w:bCs/>
        <w:i w:val="0"/>
        <w:iCs w:val="0"/>
        <w:color w:val="000000"/>
        <w:sz w:val="24"/>
        <w:szCs w:val="24"/>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rFonts w:ascii="Arial" w:eastAsia="Arial" w:hAnsi="Arial" w:cs="Arial"/>
        <w:b/>
        <w:bCs/>
        <w:i w:val="0"/>
        <w:iCs w:val="0"/>
        <w:color w:val="000000"/>
        <w:sz w:val="24"/>
        <w:szCs w:val="24"/>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rFonts w:ascii="Arial" w:eastAsia="Arial" w:hAnsi="Arial" w:cs="Arial"/>
        <w:b/>
        <w:bCs/>
        <w:i w:val="0"/>
        <w:iCs w:val="0"/>
        <w:color w:val="000000"/>
        <w:sz w:val="24"/>
        <w:szCs w:val="24"/>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rFonts w:ascii="Arial" w:eastAsia="Arial" w:hAnsi="Arial" w:cs="Arial"/>
        <w:b/>
        <w:bCs/>
        <w:i w:val="0"/>
        <w:iCs w:val="0"/>
        <w:color w:val="000000"/>
        <w:sz w:val="24"/>
        <w:szCs w:val="24"/>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rFonts w:ascii="Arial" w:eastAsia="Arial" w:hAnsi="Arial" w:cs="Arial"/>
        <w:b/>
        <w:bCs/>
        <w:i w:val="0"/>
        <w:iCs w:val="0"/>
        <w:color w:val="000000"/>
        <w:sz w:val="24"/>
        <w:szCs w:val="24"/>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rFonts w:ascii="Arial" w:eastAsia="Arial" w:hAnsi="Arial" w:cs="Arial"/>
        <w:b/>
        <w:bCs/>
        <w:i w:val="0"/>
        <w:iCs w:val="0"/>
        <w:color w:val="000000"/>
        <w:sz w:val="24"/>
        <w:szCs w:val="24"/>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rFonts w:ascii="Arial" w:eastAsia="Arial" w:hAnsi="Arial" w:cs="Arial"/>
        <w:b/>
        <w:bCs/>
        <w:i w:val="0"/>
        <w:iCs w:val="0"/>
        <w:color w:val="000000"/>
        <w:sz w:val="24"/>
        <w:szCs w:val="24"/>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rFonts w:ascii="Arial" w:eastAsia="Arial" w:hAnsi="Arial" w:cs="Arial"/>
        <w:b/>
        <w:bCs/>
        <w:i w:val="0"/>
        <w:iCs w:val="0"/>
        <w:color w:val="000000"/>
        <w:sz w:val="24"/>
        <w:szCs w:val="24"/>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rFonts w:ascii="Arial" w:eastAsia="Arial" w:hAnsi="Arial" w:cs="Arial"/>
        <w:b/>
        <w:bCs/>
        <w:i w:val="0"/>
        <w:iCs w:val="0"/>
        <w:color w:val="000000"/>
        <w:sz w:val="24"/>
        <w:szCs w:val="24"/>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rFonts w:ascii="Arial" w:eastAsia="Arial" w:hAnsi="Arial" w:cs="Arial"/>
        <w:b/>
        <w:bCs/>
        <w:i w:val="0"/>
        <w:iCs w:val="0"/>
        <w:color w:val="000000"/>
        <w:sz w:val="24"/>
        <w:szCs w:val="24"/>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rFonts w:ascii="Arial" w:eastAsia="Arial" w:hAnsi="Arial" w:cs="Arial"/>
        <w:b/>
        <w:bCs/>
        <w:i w:val="0"/>
        <w:iCs w:val="0"/>
        <w:color w:val="000000"/>
        <w:sz w:val="24"/>
        <w:szCs w:val="24"/>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rFonts w:ascii="Arial" w:eastAsia="Arial" w:hAnsi="Arial" w:cs="Arial"/>
        <w:b/>
        <w:bCs/>
        <w:i w:val="0"/>
        <w:iCs w:val="0"/>
        <w:color w:val="000000"/>
        <w:sz w:val="24"/>
        <w:szCs w:val="24"/>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rFonts w:ascii="Arial" w:eastAsia="Arial" w:hAnsi="Arial" w:cs="Arial"/>
        <w:b/>
        <w:bCs/>
        <w:i w:val="0"/>
        <w:iCs w:val="0"/>
        <w:color w:val="000000"/>
        <w:sz w:val="24"/>
        <w:szCs w:val="24"/>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rFonts w:ascii="Arial" w:eastAsia="Arial" w:hAnsi="Arial" w:cs="Arial"/>
        <w:b/>
        <w:bCs/>
        <w:i w:val="0"/>
        <w:iCs w:val="0"/>
        <w:color w:val="000000"/>
        <w:sz w:val="24"/>
        <w:szCs w:val="24"/>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rFonts w:ascii="Arial" w:eastAsia="Arial" w:hAnsi="Arial" w:cs="Arial"/>
        <w:b/>
        <w:bCs/>
        <w:i w:val="0"/>
        <w:iCs w:val="0"/>
        <w:color w:val="000000"/>
        <w:sz w:val="24"/>
        <w:szCs w:val="24"/>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rFonts w:ascii="Arial" w:eastAsia="Arial" w:hAnsi="Arial" w:cs="Arial"/>
        <w:b/>
        <w:bCs/>
        <w:i w:val="0"/>
        <w:iCs w:val="0"/>
        <w:color w:val="000000"/>
        <w:sz w:val="24"/>
        <w:szCs w:val="24"/>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rFonts w:ascii="Arial" w:eastAsia="Arial" w:hAnsi="Arial" w:cs="Arial"/>
        <w:b/>
        <w:bCs/>
        <w:i w:val="0"/>
        <w:iCs w:val="0"/>
        <w:color w:val="000000"/>
        <w:sz w:val="24"/>
        <w:szCs w:val="24"/>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rFonts w:ascii="Arial" w:eastAsia="Arial" w:hAnsi="Arial" w:cs="Arial"/>
        <w:b/>
        <w:bCs/>
        <w:i w:val="0"/>
        <w:iCs w:val="0"/>
        <w:color w:val="000000"/>
        <w:sz w:val="24"/>
        <w:szCs w:val="24"/>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rFonts w:ascii="Arial" w:eastAsia="Arial" w:hAnsi="Arial" w:cs="Arial"/>
        <w:b/>
        <w:bCs/>
        <w:i w:val="0"/>
        <w:iCs w:val="0"/>
        <w:color w:val="000000"/>
        <w:sz w:val="24"/>
        <w:szCs w:val="24"/>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rFonts w:ascii="Arial" w:eastAsia="Arial" w:hAnsi="Arial" w:cs="Arial"/>
        <w:b/>
        <w:bCs/>
        <w:i w:val="0"/>
        <w:iCs w:val="0"/>
        <w:color w:val="000000"/>
        <w:sz w:val="24"/>
        <w:szCs w:val="24"/>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rFonts w:ascii="Arial" w:eastAsia="Arial" w:hAnsi="Arial" w:cs="Arial"/>
        <w:b/>
        <w:bCs/>
        <w:i w:val="0"/>
        <w:iCs w:val="0"/>
        <w:color w:val="000000"/>
        <w:sz w:val="24"/>
        <w:szCs w:val="24"/>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rFonts w:ascii="Arial" w:eastAsia="Arial" w:hAnsi="Arial" w:cs="Arial"/>
        <w:b/>
        <w:bCs/>
        <w:i w:val="0"/>
        <w:iCs w:val="0"/>
        <w:color w:val="000000"/>
        <w:sz w:val="24"/>
        <w:szCs w:val="24"/>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tblPr>
      <w:tblStyleRowBandSize w:val="1"/>
      <w:tblStyleColBandSize w:val="1"/>
    </w:tblPr>
    <w:tcPr>
      <w:shd w:val="clear" w:color="auto" w:fill="000000" w:themeFill="text1"/>
    </w:tcPr>
    <w:tblStylePr w:type="firstRow">
      <w:rPr>
        <w:rFonts w:ascii="Arial" w:eastAsia="Arial" w:hAnsi="Arial" w:cs="Arial"/>
        <w:b/>
        <w:bCs/>
        <w:color w:val="000000"/>
        <w:sz w:val="24"/>
        <w:szCs w:val="24"/>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tblPr>
      <w:tblStyleRowBandSize w:val="1"/>
      <w:tblStyleColBandSize w:val="1"/>
    </w:tblPr>
    <w:tcPr>
      <w:shd w:val="clear" w:color="auto" w:fill="4F81BD" w:themeFill="accent1"/>
    </w:tcPr>
    <w:tblStylePr w:type="firstRow">
      <w:rPr>
        <w:rFonts w:ascii="Arial" w:eastAsia="Arial" w:hAnsi="Arial" w:cs="Arial"/>
        <w:b/>
        <w:bCs/>
        <w:color w:val="000000"/>
        <w:sz w:val="24"/>
        <w:szCs w:val="24"/>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tblPr>
      <w:tblStyleRowBandSize w:val="1"/>
      <w:tblStyleColBandSize w:val="1"/>
    </w:tblPr>
    <w:tcPr>
      <w:shd w:val="clear" w:color="auto" w:fill="C0504D" w:themeFill="accent2"/>
    </w:tcPr>
    <w:tblStylePr w:type="firstRow">
      <w:rPr>
        <w:rFonts w:ascii="Arial" w:eastAsia="Arial" w:hAnsi="Arial" w:cs="Arial"/>
        <w:b/>
        <w:bCs/>
        <w:color w:val="000000"/>
        <w:sz w:val="24"/>
        <w:szCs w:val="24"/>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tblPr>
      <w:tblStyleRowBandSize w:val="1"/>
      <w:tblStyleColBandSize w:val="1"/>
    </w:tblPr>
    <w:tcPr>
      <w:shd w:val="clear" w:color="auto" w:fill="9BBB59" w:themeFill="accent3"/>
    </w:tcPr>
    <w:tblStylePr w:type="firstRow">
      <w:rPr>
        <w:rFonts w:ascii="Arial" w:eastAsia="Arial" w:hAnsi="Arial" w:cs="Arial"/>
        <w:b/>
        <w:bCs/>
        <w:color w:val="000000"/>
        <w:sz w:val="24"/>
        <w:szCs w:val="24"/>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tblPr>
      <w:tblStyleRowBandSize w:val="1"/>
      <w:tblStyleColBandSize w:val="1"/>
    </w:tblPr>
    <w:tcPr>
      <w:shd w:val="clear" w:color="auto" w:fill="8064A2" w:themeFill="accent4"/>
    </w:tcPr>
    <w:tblStylePr w:type="firstRow">
      <w:rPr>
        <w:rFonts w:ascii="Arial" w:eastAsia="Arial" w:hAnsi="Arial" w:cs="Arial"/>
        <w:b/>
        <w:bCs/>
        <w:color w:val="000000"/>
        <w:sz w:val="24"/>
        <w:szCs w:val="24"/>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tblPr>
      <w:tblStyleRowBandSize w:val="1"/>
      <w:tblStyleColBandSize w:val="1"/>
    </w:tblPr>
    <w:tcPr>
      <w:shd w:val="clear" w:color="auto" w:fill="4BACC6" w:themeFill="accent5"/>
    </w:tcPr>
    <w:tblStylePr w:type="firstRow">
      <w:rPr>
        <w:rFonts w:ascii="Arial" w:eastAsia="Arial" w:hAnsi="Arial" w:cs="Arial"/>
        <w:b/>
        <w:bCs/>
        <w:color w:val="000000"/>
        <w:sz w:val="24"/>
        <w:szCs w:val="24"/>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tblPr>
      <w:tblStyleRowBandSize w:val="1"/>
      <w:tblStyleColBandSize w:val="1"/>
    </w:tblPr>
    <w:tcPr>
      <w:shd w:val="clear" w:color="auto" w:fill="F79646" w:themeFill="accent6"/>
    </w:tcPr>
    <w:tblStylePr w:type="firstRow">
      <w:rPr>
        <w:rFonts w:ascii="Arial" w:eastAsia="Arial" w:hAnsi="Arial" w:cs="Arial"/>
        <w:b/>
        <w:bCs/>
        <w:color w:val="000000"/>
        <w:sz w:val="24"/>
        <w:szCs w:val="24"/>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rFonts w:ascii="Arial" w:eastAsia="Arial" w:hAnsi="Arial" w:cs="Arial"/>
        <w:b/>
        <w:bCs/>
        <w:color w:val="000000"/>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rFonts w:ascii="Arial" w:eastAsia="Arial" w:hAnsi="Arial" w:cs="Arial"/>
        <w:b/>
        <w:bCs/>
        <w:color w:val="000000"/>
        <w:sz w:val="24"/>
        <w:szCs w:val="24"/>
      </w:rPr>
      <w:tblPr/>
      <w:tcPr>
        <w:tcBorders>
          <w:top w:val="single" w:sz="6" w:space="0" w:color="FFFFFF" w:themeColor="background1"/>
        </w:tcBorders>
        <w:shd w:val="clear" w:color="auto" w:fill="000000" w:themeFill="text1" w:themeFillShade="99"/>
      </w:tcPr>
    </w:tblStylePr>
    <w:tblStylePr w:type="firstCol">
      <w:rPr>
        <w:rFonts w:ascii="Arial" w:eastAsia="Arial" w:hAnsi="Arial" w:cs="Arial"/>
        <w:color w:val="000000"/>
        <w:sz w:val="24"/>
        <w:szCs w:val="24"/>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rFonts w:ascii="Arial" w:eastAsia="Arial" w:hAnsi="Arial" w:cs="Arial"/>
        <w:color w:val="000000"/>
        <w:sz w:val="24"/>
        <w:szCs w:val="24"/>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rFonts w:ascii="Arial" w:eastAsia="Arial" w:hAnsi="Arial" w:cs="Arial"/>
        <w:color w:val="000000"/>
        <w:sz w:val="24"/>
        <w:szCs w:val="24"/>
      </w:rPr>
    </w:tblStylePr>
    <w:tblStylePr w:type="nwCell">
      <w:rPr>
        <w:rFonts w:ascii="Arial" w:eastAsia="Arial" w:hAnsi="Arial" w:cs="Arial"/>
        <w:color w:val="000000"/>
        <w:sz w:val="24"/>
        <w:szCs w:val="24"/>
      </w:rPr>
    </w:tblStylePr>
  </w:style>
  <w:style w:type="table" w:styleId="ColorfulShading-Accent1">
    <w:name w:val="Colorful Shading Accent 1"/>
    <w:basedOn w:val="TableNormal"/>
    <w:uiPriority w:val="71"/>
    <w:rsid w:val="00CB0664"/>
    <w:pPr>
      <w:spacing w:after="0" w:line="240" w:lineRule="auto"/>
    </w:p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rFonts w:ascii="Arial" w:eastAsia="Arial" w:hAnsi="Arial" w:cs="Arial"/>
        <w:b/>
        <w:bCs/>
        <w:color w:val="000000"/>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rFonts w:ascii="Arial" w:eastAsia="Arial" w:hAnsi="Arial" w:cs="Arial"/>
        <w:b/>
        <w:bCs/>
        <w:color w:val="000000"/>
        <w:sz w:val="24"/>
        <w:szCs w:val="24"/>
      </w:rPr>
      <w:tblPr/>
      <w:tcPr>
        <w:tcBorders>
          <w:top w:val="single" w:sz="6" w:space="0" w:color="FFFFFF" w:themeColor="background1"/>
        </w:tcBorders>
        <w:shd w:val="clear" w:color="auto" w:fill="2C4C74" w:themeFill="accent1" w:themeFillShade="99"/>
      </w:tcPr>
    </w:tblStylePr>
    <w:tblStylePr w:type="firstCol">
      <w:rPr>
        <w:rFonts w:ascii="Arial" w:eastAsia="Arial" w:hAnsi="Arial" w:cs="Arial"/>
        <w:color w:val="000000"/>
        <w:sz w:val="24"/>
        <w:szCs w:val="24"/>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rFonts w:ascii="Arial" w:eastAsia="Arial" w:hAnsi="Arial" w:cs="Arial"/>
        <w:color w:val="000000"/>
        <w:sz w:val="24"/>
        <w:szCs w:val="24"/>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rFonts w:ascii="Arial" w:eastAsia="Arial" w:hAnsi="Arial" w:cs="Arial"/>
        <w:color w:val="000000"/>
        <w:sz w:val="24"/>
        <w:szCs w:val="24"/>
      </w:rPr>
    </w:tblStylePr>
    <w:tblStylePr w:type="nwCell">
      <w:rPr>
        <w:rFonts w:ascii="Arial" w:eastAsia="Arial" w:hAnsi="Arial" w:cs="Arial"/>
        <w:color w:val="000000"/>
        <w:sz w:val="24"/>
        <w:szCs w:val="24"/>
      </w:rPr>
    </w:tblStylePr>
  </w:style>
  <w:style w:type="table" w:styleId="ColorfulShading-Accent2">
    <w:name w:val="Colorful Shading Accent 2"/>
    <w:basedOn w:val="TableNormal"/>
    <w:uiPriority w:val="71"/>
    <w:rsid w:val="00CB0664"/>
    <w:pPr>
      <w:spacing w:after="0" w:line="240" w:lineRule="auto"/>
    </w:p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rFonts w:ascii="Arial" w:eastAsia="Arial" w:hAnsi="Arial" w:cs="Arial"/>
        <w:b/>
        <w:bCs/>
        <w:color w:val="000000"/>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rFonts w:ascii="Arial" w:eastAsia="Arial" w:hAnsi="Arial" w:cs="Arial"/>
        <w:b/>
        <w:bCs/>
        <w:color w:val="000000"/>
        <w:sz w:val="24"/>
        <w:szCs w:val="24"/>
      </w:rPr>
      <w:tblPr/>
      <w:tcPr>
        <w:tcBorders>
          <w:top w:val="single" w:sz="6" w:space="0" w:color="FFFFFF" w:themeColor="background1"/>
        </w:tcBorders>
        <w:shd w:val="clear" w:color="auto" w:fill="772C2A" w:themeFill="accent2" w:themeFillShade="99"/>
      </w:tcPr>
    </w:tblStylePr>
    <w:tblStylePr w:type="firstCol">
      <w:rPr>
        <w:rFonts w:ascii="Arial" w:eastAsia="Arial" w:hAnsi="Arial" w:cs="Arial"/>
        <w:color w:val="000000"/>
        <w:sz w:val="24"/>
        <w:szCs w:val="24"/>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rFonts w:ascii="Arial" w:eastAsia="Arial" w:hAnsi="Arial" w:cs="Arial"/>
        <w:color w:val="000000"/>
        <w:sz w:val="24"/>
        <w:szCs w:val="24"/>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rFonts w:ascii="Arial" w:eastAsia="Arial" w:hAnsi="Arial" w:cs="Arial"/>
        <w:color w:val="000000"/>
        <w:sz w:val="24"/>
        <w:szCs w:val="24"/>
      </w:rPr>
    </w:tblStylePr>
    <w:tblStylePr w:type="nwCell">
      <w:rPr>
        <w:rFonts w:ascii="Arial" w:eastAsia="Arial" w:hAnsi="Arial" w:cs="Arial"/>
        <w:color w:val="000000"/>
        <w:sz w:val="24"/>
        <w:szCs w:val="24"/>
      </w:rPr>
    </w:tblStylePr>
  </w:style>
  <w:style w:type="table" w:styleId="ColorfulShading-Accent3">
    <w:name w:val="Colorful Shading Accent 3"/>
    <w:basedOn w:val="TableNormal"/>
    <w:uiPriority w:val="71"/>
    <w:rsid w:val="00CB0664"/>
    <w:pPr>
      <w:spacing w:after="0" w:line="240" w:lineRule="auto"/>
    </w:p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rFonts w:ascii="Arial" w:eastAsia="Arial" w:hAnsi="Arial" w:cs="Arial"/>
        <w:b/>
        <w:bCs/>
        <w:color w:val="000000"/>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rFonts w:ascii="Arial" w:eastAsia="Arial" w:hAnsi="Arial" w:cs="Arial"/>
        <w:b/>
        <w:bCs/>
        <w:color w:val="000000"/>
        <w:sz w:val="24"/>
        <w:szCs w:val="24"/>
      </w:rPr>
      <w:tblPr/>
      <w:tcPr>
        <w:tcBorders>
          <w:top w:val="single" w:sz="6" w:space="0" w:color="FFFFFF" w:themeColor="background1"/>
        </w:tcBorders>
        <w:shd w:val="clear" w:color="auto" w:fill="5E7530" w:themeFill="accent3" w:themeFillShade="99"/>
      </w:tcPr>
    </w:tblStylePr>
    <w:tblStylePr w:type="firstCol">
      <w:rPr>
        <w:rFonts w:ascii="Arial" w:eastAsia="Arial" w:hAnsi="Arial" w:cs="Arial"/>
        <w:color w:val="000000"/>
        <w:sz w:val="24"/>
        <w:szCs w:val="24"/>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rFonts w:ascii="Arial" w:eastAsia="Arial" w:hAnsi="Arial" w:cs="Arial"/>
        <w:color w:val="000000"/>
        <w:sz w:val="24"/>
        <w:szCs w:val="24"/>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rFonts w:ascii="Arial" w:eastAsia="Arial" w:hAnsi="Arial" w:cs="Arial"/>
        <w:b/>
        <w:bCs/>
        <w:color w:val="000000"/>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rFonts w:ascii="Arial" w:eastAsia="Arial" w:hAnsi="Arial" w:cs="Arial"/>
        <w:b/>
        <w:bCs/>
        <w:color w:val="000000"/>
        <w:sz w:val="24"/>
        <w:szCs w:val="24"/>
      </w:rPr>
      <w:tblPr/>
      <w:tcPr>
        <w:tcBorders>
          <w:top w:val="single" w:sz="6" w:space="0" w:color="FFFFFF" w:themeColor="background1"/>
        </w:tcBorders>
        <w:shd w:val="clear" w:color="auto" w:fill="4C3B62" w:themeFill="accent4" w:themeFillShade="99"/>
      </w:tcPr>
    </w:tblStylePr>
    <w:tblStylePr w:type="firstCol">
      <w:rPr>
        <w:rFonts w:ascii="Arial" w:eastAsia="Arial" w:hAnsi="Arial" w:cs="Arial"/>
        <w:color w:val="000000"/>
        <w:sz w:val="24"/>
        <w:szCs w:val="24"/>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rFonts w:ascii="Arial" w:eastAsia="Arial" w:hAnsi="Arial" w:cs="Arial"/>
        <w:color w:val="000000"/>
        <w:sz w:val="24"/>
        <w:szCs w:val="24"/>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rFonts w:ascii="Arial" w:eastAsia="Arial" w:hAnsi="Arial" w:cs="Arial"/>
        <w:color w:val="000000"/>
        <w:sz w:val="24"/>
        <w:szCs w:val="24"/>
      </w:rPr>
    </w:tblStylePr>
    <w:tblStylePr w:type="nwCell">
      <w:rPr>
        <w:rFonts w:ascii="Arial" w:eastAsia="Arial" w:hAnsi="Arial" w:cs="Arial"/>
        <w:color w:val="000000"/>
        <w:sz w:val="24"/>
        <w:szCs w:val="24"/>
      </w:rPr>
    </w:tblStylePr>
  </w:style>
  <w:style w:type="table" w:styleId="ColorfulShading-Accent5">
    <w:name w:val="Colorful Shading Accent 5"/>
    <w:basedOn w:val="TableNormal"/>
    <w:uiPriority w:val="71"/>
    <w:rsid w:val="00CB0664"/>
    <w:pPr>
      <w:spacing w:after="0" w:line="240" w:lineRule="auto"/>
    </w:p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rFonts w:ascii="Arial" w:eastAsia="Arial" w:hAnsi="Arial" w:cs="Arial"/>
        <w:b/>
        <w:bCs/>
        <w:color w:val="000000"/>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rFonts w:ascii="Arial" w:eastAsia="Arial" w:hAnsi="Arial" w:cs="Arial"/>
        <w:b/>
        <w:bCs/>
        <w:color w:val="000000"/>
        <w:sz w:val="24"/>
        <w:szCs w:val="24"/>
      </w:rPr>
      <w:tblPr/>
      <w:tcPr>
        <w:tcBorders>
          <w:top w:val="single" w:sz="6" w:space="0" w:color="FFFFFF" w:themeColor="background1"/>
        </w:tcBorders>
        <w:shd w:val="clear" w:color="auto" w:fill="276A7C" w:themeFill="accent5" w:themeFillShade="99"/>
      </w:tcPr>
    </w:tblStylePr>
    <w:tblStylePr w:type="firstCol">
      <w:rPr>
        <w:rFonts w:ascii="Arial" w:eastAsia="Arial" w:hAnsi="Arial" w:cs="Arial"/>
        <w:color w:val="000000"/>
        <w:sz w:val="24"/>
        <w:szCs w:val="24"/>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rFonts w:ascii="Arial" w:eastAsia="Arial" w:hAnsi="Arial" w:cs="Arial"/>
        <w:color w:val="000000"/>
        <w:sz w:val="24"/>
        <w:szCs w:val="24"/>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rFonts w:ascii="Arial" w:eastAsia="Arial" w:hAnsi="Arial" w:cs="Arial"/>
        <w:color w:val="000000"/>
        <w:sz w:val="24"/>
        <w:szCs w:val="24"/>
      </w:rPr>
    </w:tblStylePr>
    <w:tblStylePr w:type="nwCell">
      <w:rPr>
        <w:rFonts w:ascii="Arial" w:eastAsia="Arial" w:hAnsi="Arial" w:cs="Arial"/>
        <w:color w:val="000000"/>
        <w:sz w:val="24"/>
        <w:szCs w:val="24"/>
      </w:rPr>
    </w:tblStylePr>
  </w:style>
  <w:style w:type="table" w:styleId="ColorfulShading-Accent6">
    <w:name w:val="Colorful Shading Accent 6"/>
    <w:basedOn w:val="TableNormal"/>
    <w:uiPriority w:val="71"/>
    <w:rsid w:val="00CB0664"/>
    <w:pPr>
      <w:spacing w:after="0" w:line="240" w:lineRule="auto"/>
    </w:p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rFonts w:ascii="Arial" w:eastAsia="Arial" w:hAnsi="Arial" w:cs="Arial"/>
        <w:b/>
        <w:bCs/>
        <w:color w:val="000000"/>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rFonts w:ascii="Arial" w:eastAsia="Arial" w:hAnsi="Arial" w:cs="Arial"/>
        <w:b/>
        <w:bCs/>
        <w:color w:val="000000"/>
        <w:sz w:val="24"/>
        <w:szCs w:val="24"/>
      </w:rPr>
      <w:tblPr/>
      <w:tcPr>
        <w:tcBorders>
          <w:top w:val="single" w:sz="6" w:space="0" w:color="FFFFFF" w:themeColor="background1"/>
        </w:tcBorders>
        <w:shd w:val="clear" w:color="auto" w:fill="B65608" w:themeFill="accent6" w:themeFillShade="99"/>
      </w:tcPr>
    </w:tblStylePr>
    <w:tblStylePr w:type="firstCol">
      <w:rPr>
        <w:rFonts w:ascii="Arial" w:eastAsia="Arial" w:hAnsi="Arial" w:cs="Arial"/>
        <w:color w:val="000000"/>
        <w:sz w:val="24"/>
        <w:szCs w:val="24"/>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rFonts w:ascii="Arial" w:eastAsia="Arial" w:hAnsi="Arial" w:cs="Arial"/>
        <w:color w:val="000000"/>
        <w:sz w:val="24"/>
        <w:szCs w:val="24"/>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rFonts w:ascii="Arial" w:eastAsia="Arial" w:hAnsi="Arial" w:cs="Arial"/>
        <w:color w:val="000000"/>
        <w:sz w:val="24"/>
        <w:szCs w:val="24"/>
      </w:rPr>
    </w:tblStylePr>
    <w:tblStylePr w:type="nwCell">
      <w:rPr>
        <w:rFonts w:ascii="Arial" w:eastAsia="Arial" w:hAnsi="Arial" w:cs="Arial"/>
        <w:color w:val="000000"/>
        <w:sz w:val="24"/>
        <w:szCs w:val="24"/>
      </w:rPr>
    </w:tblStylePr>
  </w:style>
  <w:style w:type="table" w:styleId="ColorfulList">
    <w:name w:val="Colorful List"/>
    <w:basedOn w:val="TableNormal"/>
    <w:uiPriority w:val="72"/>
    <w:rsid w:val="00CB0664"/>
    <w:pPr>
      <w:spacing w:after="0" w:line="240" w:lineRule="auto"/>
    </w:pPr>
    <w:tblPr>
      <w:tblStyleRowBandSize w:val="1"/>
      <w:tblStyleColBandSize w:val="1"/>
    </w:tblPr>
    <w:tcPr>
      <w:shd w:val="clear" w:color="auto" w:fill="E6E6E6" w:themeFill="text1" w:themeFillTint="19"/>
    </w:tcPr>
    <w:tblStylePr w:type="firstRow">
      <w:rPr>
        <w:rFonts w:ascii="Arial" w:eastAsia="Arial" w:hAnsi="Arial" w:cs="Arial"/>
        <w:b/>
        <w:bCs/>
        <w:color w:val="000000"/>
        <w:sz w:val="24"/>
        <w:szCs w:val="24"/>
      </w:rPr>
      <w:tblPr/>
      <w:tcPr>
        <w:tcBorders>
          <w:bottom w:val="single" w:sz="12" w:space="0" w:color="FFFFFF" w:themeColor="background1"/>
        </w:tcBorders>
        <w:shd w:val="clear" w:color="auto" w:fill="9E3A38" w:themeFill="accent2" w:themeFillShade="CC"/>
      </w:tcPr>
    </w:tblStylePr>
    <w:tblStylePr w:type="lastRow">
      <w:rPr>
        <w:rFonts w:ascii="Arial" w:eastAsia="Arial" w:hAnsi="Arial" w:cs="Arial"/>
        <w:b/>
        <w:bCs/>
        <w:color w:val="000000"/>
        <w:sz w:val="24"/>
        <w:szCs w:val="24"/>
      </w:rPr>
      <w:tblPr/>
      <w:tcPr>
        <w:tcBorders>
          <w:top w:val="single" w:sz="12" w:space="0" w:color="000000" w:themeColor="text1"/>
        </w:tcBorders>
        <w:shd w:val="clear" w:color="auto" w:fill="FFFFFF" w:themeFill="background1"/>
      </w:tcPr>
    </w:tblStylePr>
    <w:tblStylePr w:type="firstCol">
      <w:rPr>
        <w:rFonts w:ascii="Arial" w:eastAsia="Arial" w:hAnsi="Arial" w:cs="Arial"/>
        <w:b/>
        <w:bCs/>
        <w:color w:val="000000"/>
        <w:sz w:val="24"/>
        <w:szCs w:val="24"/>
      </w:rPr>
    </w:tblStylePr>
    <w:tblStylePr w:type="lastCol">
      <w:rPr>
        <w:rFonts w:ascii="Arial" w:eastAsia="Arial" w:hAnsi="Arial" w:cs="Arial"/>
        <w:b/>
        <w:bCs/>
        <w:color w:val="000000"/>
        <w:sz w:val="24"/>
        <w:szCs w:val="24"/>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tblPr>
      <w:tblStyleRowBandSize w:val="1"/>
      <w:tblStyleColBandSize w:val="1"/>
    </w:tblPr>
    <w:tcPr>
      <w:shd w:val="clear" w:color="auto" w:fill="EDF2F8" w:themeFill="accent1" w:themeFillTint="19"/>
    </w:tcPr>
    <w:tblStylePr w:type="firstRow">
      <w:rPr>
        <w:rFonts w:ascii="Arial" w:eastAsia="Arial" w:hAnsi="Arial" w:cs="Arial"/>
        <w:b/>
        <w:bCs/>
        <w:color w:val="000000"/>
        <w:sz w:val="24"/>
        <w:szCs w:val="24"/>
      </w:rPr>
      <w:tblPr/>
      <w:tcPr>
        <w:tcBorders>
          <w:bottom w:val="single" w:sz="12" w:space="0" w:color="FFFFFF" w:themeColor="background1"/>
        </w:tcBorders>
        <w:shd w:val="clear" w:color="auto" w:fill="9E3A38" w:themeFill="accent2" w:themeFillShade="CC"/>
      </w:tcPr>
    </w:tblStylePr>
    <w:tblStylePr w:type="lastRow">
      <w:rPr>
        <w:rFonts w:ascii="Arial" w:eastAsia="Arial" w:hAnsi="Arial" w:cs="Arial"/>
        <w:b/>
        <w:bCs/>
        <w:color w:val="000000"/>
        <w:sz w:val="24"/>
        <w:szCs w:val="24"/>
      </w:rPr>
      <w:tblPr/>
      <w:tcPr>
        <w:tcBorders>
          <w:top w:val="single" w:sz="12" w:space="0" w:color="000000" w:themeColor="text1"/>
        </w:tcBorders>
        <w:shd w:val="clear" w:color="auto" w:fill="FFFFFF" w:themeFill="background1"/>
      </w:tcPr>
    </w:tblStylePr>
    <w:tblStylePr w:type="firstCol">
      <w:rPr>
        <w:rFonts w:ascii="Arial" w:eastAsia="Arial" w:hAnsi="Arial" w:cs="Arial"/>
        <w:b/>
        <w:bCs/>
        <w:color w:val="000000"/>
        <w:sz w:val="24"/>
        <w:szCs w:val="24"/>
      </w:rPr>
    </w:tblStylePr>
    <w:tblStylePr w:type="lastCol">
      <w:rPr>
        <w:rFonts w:ascii="Arial" w:eastAsia="Arial" w:hAnsi="Arial" w:cs="Arial"/>
        <w:b/>
        <w:bCs/>
        <w:color w:val="000000"/>
        <w:sz w:val="24"/>
        <w:szCs w:val="24"/>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tblPr>
      <w:tblStyleRowBandSize w:val="1"/>
      <w:tblStyleColBandSize w:val="1"/>
    </w:tblPr>
    <w:tcPr>
      <w:shd w:val="clear" w:color="auto" w:fill="F8EDED" w:themeFill="accent2" w:themeFillTint="19"/>
    </w:tcPr>
    <w:tblStylePr w:type="firstRow">
      <w:rPr>
        <w:rFonts w:ascii="Arial" w:eastAsia="Arial" w:hAnsi="Arial" w:cs="Arial"/>
        <w:b/>
        <w:bCs/>
        <w:color w:val="000000"/>
        <w:sz w:val="24"/>
        <w:szCs w:val="24"/>
      </w:rPr>
      <w:tblPr/>
      <w:tcPr>
        <w:tcBorders>
          <w:bottom w:val="single" w:sz="12" w:space="0" w:color="FFFFFF" w:themeColor="background1"/>
        </w:tcBorders>
        <w:shd w:val="clear" w:color="auto" w:fill="9E3A38" w:themeFill="accent2" w:themeFillShade="CC"/>
      </w:tcPr>
    </w:tblStylePr>
    <w:tblStylePr w:type="lastRow">
      <w:rPr>
        <w:rFonts w:ascii="Arial" w:eastAsia="Arial" w:hAnsi="Arial" w:cs="Arial"/>
        <w:b/>
        <w:bCs/>
        <w:color w:val="000000"/>
        <w:sz w:val="24"/>
        <w:szCs w:val="24"/>
      </w:rPr>
      <w:tblPr/>
      <w:tcPr>
        <w:tcBorders>
          <w:top w:val="single" w:sz="12" w:space="0" w:color="000000" w:themeColor="text1"/>
        </w:tcBorders>
        <w:shd w:val="clear" w:color="auto" w:fill="FFFFFF" w:themeFill="background1"/>
      </w:tcPr>
    </w:tblStylePr>
    <w:tblStylePr w:type="firstCol">
      <w:rPr>
        <w:rFonts w:ascii="Arial" w:eastAsia="Arial" w:hAnsi="Arial" w:cs="Arial"/>
        <w:b/>
        <w:bCs/>
        <w:color w:val="000000"/>
        <w:sz w:val="24"/>
        <w:szCs w:val="24"/>
      </w:rPr>
    </w:tblStylePr>
    <w:tblStylePr w:type="lastCol">
      <w:rPr>
        <w:rFonts w:ascii="Arial" w:eastAsia="Arial" w:hAnsi="Arial" w:cs="Arial"/>
        <w:b/>
        <w:bCs/>
        <w:color w:val="000000"/>
        <w:sz w:val="24"/>
        <w:szCs w:val="24"/>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tblPr>
      <w:tblStyleRowBandSize w:val="1"/>
      <w:tblStyleColBandSize w:val="1"/>
    </w:tblPr>
    <w:tcPr>
      <w:shd w:val="clear" w:color="auto" w:fill="F5F8EE" w:themeFill="accent3" w:themeFillTint="19"/>
    </w:tcPr>
    <w:tblStylePr w:type="firstRow">
      <w:rPr>
        <w:rFonts w:ascii="Arial" w:eastAsia="Arial" w:hAnsi="Arial" w:cs="Arial"/>
        <w:b/>
        <w:bCs/>
        <w:color w:val="000000"/>
        <w:sz w:val="24"/>
        <w:szCs w:val="24"/>
      </w:rPr>
      <w:tblPr/>
      <w:tcPr>
        <w:tcBorders>
          <w:bottom w:val="single" w:sz="12" w:space="0" w:color="FFFFFF" w:themeColor="background1"/>
        </w:tcBorders>
        <w:shd w:val="clear" w:color="auto" w:fill="664E82" w:themeFill="accent4" w:themeFillShade="CC"/>
      </w:tcPr>
    </w:tblStylePr>
    <w:tblStylePr w:type="lastRow">
      <w:rPr>
        <w:rFonts w:ascii="Arial" w:eastAsia="Arial" w:hAnsi="Arial" w:cs="Arial"/>
        <w:b/>
        <w:bCs/>
        <w:color w:val="000000"/>
        <w:sz w:val="24"/>
        <w:szCs w:val="24"/>
      </w:rPr>
      <w:tblPr/>
      <w:tcPr>
        <w:tcBorders>
          <w:top w:val="single" w:sz="12" w:space="0" w:color="000000" w:themeColor="text1"/>
        </w:tcBorders>
        <w:shd w:val="clear" w:color="auto" w:fill="FFFFFF" w:themeFill="background1"/>
      </w:tcPr>
    </w:tblStylePr>
    <w:tblStylePr w:type="firstCol">
      <w:rPr>
        <w:rFonts w:ascii="Arial" w:eastAsia="Arial" w:hAnsi="Arial" w:cs="Arial"/>
        <w:b/>
        <w:bCs/>
        <w:color w:val="000000"/>
        <w:sz w:val="24"/>
        <w:szCs w:val="24"/>
      </w:rPr>
    </w:tblStylePr>
    <w:tblStylePr w:type="lastCol">
      <w:rPr>
        <w:rFonts w:ascii="Arial" w:eastAsia="Arial" w:hAnsi="Arial" w:cs="Arial"/>
        <w:b/>
        <w:bCs/>
        <w:color w:val="000000"/>
        <w:sz w:val="24"/>
        <w:szCs w:val="24"/>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tblPr>
      <w:tblStyleRowBandSize w:val="1"/>
      <w:tblStyleColBandSize w:val="1"/>
    </w:tblPr>
    <w:tcPr>
      <w:shd w:val="clear" w:color="auto" w:fill="F2EFF6" w:themeFill="accent4" w:themeFillTint="19"/>
    </w:tcPr>
    <w:tblStylePr w:type="firstRow">
      <w:rPr>
        <w:rFonts w:ascii="Arial" w:eastAsia="Arial" w:hAnsi="Arial" w:cs="Arial"/>
        <w:b/>
        <w:bCs/>
        <w:color w:val="000000"/>
        <w:sz w:val="24"/>
        <w:szCs w:val="24"/>
      </w:rPr>
      <w:tblPr/>
      <w:tcPr>
        <w:tcBorders>
          <w:bottom w:val="single" w:sz="12" w:space="0" w:color="FFFFFF" w:themeColor="background1"/>
        </w:tcBorders>
        <w:shd w:val="clear" w:color="auto" w:fill="7E9C40" w:themeFill="accent3" w:themeFillShade="CC"/>
      </w:tcPr>
    </w:tblStylePr>
    <w:tblStylePr w:type="lastRow">
      <w:rPr>
        <w:rFonts w:ascii="Arial" w:eastAsia="Arial" w:hAnsi="Arial" w:cs="Arial"/>
        <w:b/>
        <w:bCs/>
        <w:color w:val="000000"/>
        <w:sz w:val="24"/>
        <w:szCs w:val="24"/>
      </w:rPr>
      <w:tblPr/>
      <w:tcPr>
        <w:tcBorders>
          <w:top w:val="single" w:sz="12" w:space="0" w:color="000000" w:themeColor="text1"/>
        </w:tcBorders>
        <w:shd w:val="clear" w:color="auto" w:fill="FFFFFF" w:themeFill="background1"/>
      </w:tcPr>
    </w:tblStylePr>
    <w:tblStylePr w:type="firstCol">
      <w:rPr>
        <w:rFonts w:ascii="Arial" w:eastAsia="Arial" w:hAnsi="Arial" w:cs="Arial"/>
        <w:b/>
        <w:bCs/>
        <w:color w:val="000000"/>
        <w:sz w:val="24"/>
        <w:szCs w:val="24"/>
      </w:rPr>
    </w:tblStylePr>
    <w:tblStylePr w:type="lastCol">
      <w:rPr>
        <w:rFonts w:ascii="Arial" w:eastAsia="Arial" w:hAnsi="Arial" w:cs="Arial"/>
        <w:b/>
        <w:bCs/>
        <w:color w:val="000000"/>
        <w:sz w:val="24"/>
        <w:szCs w:val="24"/>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tblPr>
      <w:tblStyleRowBandSize w:val="1"/>
      <w:tblStyleColBandSize w:val="1"/>
    </w:tblPr>
    <w:tcPr>
      <w:shd w:val="clear" w:color="auto" w:fill="EDF6F9" w:themeFill="accent5" w:themeFillTint="19"/>
    </w:tcPr>
    <w:tblStylePr w:type="firstRow">
      <w:rPr>
        <w:rFonts w:ascii="Arial" w:eastAsia="Arial" w:hAnsi="Arial" w:cs="Arial"/>
        <w:b/>
        <w:bCs/>
        <w:color w:val="000000"/>
        <w:sz w:val="24"/>
        <w:szCs w:val="24"/>
      </w:rPr>
      <w:tblPr/>
      <w:tcPr>
        <w:tcBorders>
          <w:bottom w:val="single" w:sz="12" w:space="0" w:color="FFFFFF" w:themeColor="background1"/>
        </w:tcBorders>
        <w:shd w:val="clear" w:color="auto" w:fill="F2730A" w:themeFill="accent6" w:themeFillShade="CC"/>
      </w:tcPr>
    </w:tblStylePr>
    <w:tblStylePr w:type="lastRow">
      <w:rPr>
        <w:rFonts w:ascii="Arial" w:eastAsia="Arial" w:hAnsi="Arial" w:cs="Arial"/>
        <w:b/>
        <w:bCs/>
        <w:color w:val="000000"/>
        <w:sz w:val="24"/>
        <w:szCs w:val="24"/>
      </w:rPr>
      <w:tblPr/>
      <w:tcPr>
        <w:tcBorders>
          <w:top w:val="single" w:sz="12" w:space="0" w:color="000000" w:themeColor="text1"/>
        </w:tcBorders>
        <w:shd w:val="clear" w:color="auto" w:fill="FFFFFF" w:themeFill="background1"/>
      </w:tcPr>
    </w:tblStylePr>
    <w:tblStylePr w:type="firstCol">
      <w:rPr>
        <w:rFonts w:ascii="Arial" w:eastAsia="Arial" w:hAnsi="Arial" w:cs="Arial"/>
        <w:b/>
        <w:bCs/>
        <w:color w:val="000000"/>
        <w:sz w:val="24"/>
        <w:szCs w:val="24"/>
      </w:rPr>
    </w:tblStylePr>
    <w:tblStylePr w:type="lastCol">
      <w:rPr>
        <w:rFonts w:ascii="Arial" w:eastAsia="Arial" w:hAnsi="Arial" w:cs="Arial"/>
        <w:b/>
        <w:bCs/>
        <w:color w:val="000000"/>
        <w:sz w:val="24"/>
        <w:szCs w:val="24"/>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tblPr>
      <w:tblStyleRowBandSize w:val="1"/>
      <w:tblStyleColBandSize w:val="1"/>
    </w:tblPr>
    <w:tcPr>
      <w:shd w:val="clear" w:color="auto" w:fill="FEF4EC" w:themeFill="accent6" w:themeFillTint="19"/>
    </w:tcPr>
    <w:tblStylePr w:type="firstRow">
      <w:rPr>
        <w:rFonts w:ascii="Arial" w:eastAsia="Arial" w:hAnsi="Arial" w:cs="Arial"/>
        <w:b/>
        <w:bCs/>
        <w:color w:val="000000"/>
        <w:sz w:val="24"/>
        <w:szCs w:val="24"/>
      </w:rPr>
      <w:tblPr/>
      <w:tcPr>
        <w:tcBorders>
          <w:bottom w:val="single" w:sz="12" w:space="0" w:color="FFFFFF" w:themeColor="background1"/>
        </w:tcBorders>
        <w:shd w:val="clear" w:color="auto" w:fill="348DA5" w:themeFill="accent5" w:themeFillShade="CC"/>
      </w:tcPr>
    </w:tblStylePr>
    <w:tblStylePr w:type="lastRow">
      <w:rPr>
        <w:rFonts w:ascii="Arial" w:eastAsia="Arial" w:hAnsi="Arial" w:cs="Arial"/>
        <w:b/>
        <w:bCs/>
        <w:color w:val="000000"/>
        <w:sz w:val="24"/>
        <w:szCs w:val="24"/>
      </w:rPr>
      <w:tblPr/>
      <w:tcPr>
        <w:tcBorders>
          <w:top w:val="single" w:sz="12" w:space="0" w:color="000000" w:themeColor="text1"/>
        </w:tcBorders>
        <w:shd w:val="clear" w:color="auto" w:fill="FFFFFF" w:themeFill="background1"/>
      </w:tcPr>
    </w:tblStylePr>
    <w:tblStylePr w:type="firstCol">
      <w:rPr>
        <w:rFonts w:ascii="Arial" w:eastAsia="Arial" w:hAnsi="Arial" w:cs="Arial"/>
        <w:b/>
        <w:bCs/>
        <w:color w:val="000000"/>
        <w:sz w:val="24"/>
        <w:szCs w:val="24"/>
      </w:rPr>
    </w:tblStylePr>
    <w:tblStylePr w:type="lastCol">
      <w:rPr>
        <w:rFonts w:ascii="Arial" w:eastAsia="Arial" w:hAnsi="Arial" w:cs="Arial"/>
        <w:b/>
        <w:bCs/>
        <w:color w:val="000000"/>
        <w:sz w:val="24"/>
        <w:szCs w:val="24"/>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tblPr>
      <w:tblStyleRowBandSize w:val="1"/>
      <w:tblStyleColBandSize w:val="1"/>
      <w:tblBorders>
        <w:insideH w:val="single" w:sz="4" w:space="0" w:color="FFFFFF" w:themeColor="background1"/>
      </w:tblBorders>
    </w:tblPr>
    <w:tcPr>
      <w:shd w:val="clear" w:color="auto" w:fill="CCCCCC" w:themeFill="text1" w:themeFillTint="33"/>
    </w:tcPr>
    <w:tblStylePr w:type="firstRow">
      <w:rPr>
        <w:rFonts w:ascii="Arial" w:eastAsia="Arial" w:hAnsi="Arial" w:cs="Arial"/>
        <w:b/>
        <w:bCs/>
        <w:color w:val="000000"/>
        <w:sz w:val="24"/>
        <w:szCs w:val="24"/>
      </w:rPr>
      <w:tblPr/>
      <w:tcPr>
        <w:shd w:val="clear" w:color="auto" w:fill="999999" w:themeFill="text1" w:themeFillTint="66"/>
      </w:tcPr>
    </w:tblStylePr>
    <w:tblStylePr w:type="lastRow">
      <w:rPr>
        <w:rFonts w:ascii="Arial" w:eastAsia="Arial" w:hAnsi="Arial" w:cs="Arial"/>
        <w:b/>
        <w:bCs/>
        <w:color w:val="000000"/>
        <w:sz w:val="24"/>
        <w:szCs w:val="24"/>
      </w:rPr>
      <w:tblPr/>
      <w:tcPr>
        <w:shd w:val="clear" w:color="auto" w:fill="999999" w:themeFill="text1" w:themeFillTint="66"/>
      </w:tcPr>
    </w:tblStylePr>
    <w:tblStylePr w:type="firstCol">
      <w:rPr>
        <w:rFonts w:ascii="Arial" w:eastAsia="Arial" w:hAnsi="Arial" w:cs="Arial"/>
        <w:color w:val="000000"/>
        <w:sz w:val="24"/>
        <w:szCs w:val="24"/>
      </w:rPr>
      <w:tblPr/>
      <w:tcPr>
        <w:shd w:val="clear" w:color="auto" w:fill="000000" w:themeFill="text1" w:themeFillShade="BF"/>
      </w:tcPr>
    </w:tblStylePr>
    <w:tblStylePr w:type="lastCol">
      <w:rPr>
        <w:rFonts w:ascii="Arial" w:eastAsia="Arial" w:hAnsi="Arial" w:cs="Arial"/>
        <w:color w:val="000000"/>
        <w:sz w:val="24"/>
        <w:szCs w:val="24"/>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rFonts w:ascii="Arial" w:eastAsia="Arial" w:hAnsi="Arial" w:cs="Arial"/>
        <w:b/>
        <w:bCs/>
        <w:color w:val="000000"/>
        <w:sz w:val="24"/>
        <w:szCs w:val="24"/>
      </w:rPr>
      <w:tblPr/>
      <w:tcPr>
        <w:shd w:val="clear" w:color="auto" w:fill="B8CCE4" w:themeFill="accent1" w:themeFillTint="66"/>
      </w:tcPr>
    </w:tblStylePr>
    <w:tblStylePr w:type="lastRow">
      <w:rPr>
        <w:rFonts w:ascii="Arial" w:eastAsia="Arial" w:hAnsi="Arial" w:cs="Arial"/>
        <w:b/>
        <w:bCs/>
        <w:color w:val="000000"/>
        <w:sz w:val="24"/>
        <w:szCs w:val="24"/>
      </w:rPr>
      <w:tblPr/>
      <w:tcPr>
        <w:shd w:val="clear" w:color="auto" w:fill="B8CCE4" w:themeFill="accent1" w:themeFillTint="66"/>
      </w:tcPr>
    </w:tblStylePr>
    <w:tblStylePr w:type="firstCol">
      <w:rPr>
        <w:rFonts w:ascii="Arial" w:eastAsia="Arial" w:hAnsi="Arial" w:cs="Arial"/>
        <w:color w:val="000000"/>
        <w:sz w:val="24"/>
        <w:szCs w:val="24"/>
      </w:rPr>
      <w:tblPr/>
      <w:tcPr>
        <w:shd w:val="clear" w:color="auto" w:fill="365F91" w:themeFill="accent1" w:themeFillShade="BF"/>
      </w:tcPr>
    </w:tblStylePr>
    <w:tblStylePr w:type="lastCol">
      <w:rPr>
        <w:rFonts w:ascii="Arial" w:eastAsia="Arial" w:hAnsi="Arial" w:cs="Arial"/>
        <w:color w:val="000000"/>
        <w:sz w:val="24"/>
        <w:szCs w:val="24"/>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rFonts w:ascii="Arial" w:eastAsia="Arial" w:hAnsi="Arial" w:cs="Arial"/>
        <w:b/>
        <w:bCs/>
        <w:color w:val="000000"/>
        <w:sz w:val="24"/>
        <w:szCs w:val="24"/>
      </w:rPr>
      <w:tblPr/>
      <w:tcPr>
        <w:shd w:val="clear" w:color="auto" w:fill="E5B8B7" w:themeFill="accent2" w:themeFillTint="66"/>
      </w:tcPr>
    </w:tblStylePr>
    <w:tblStylePr w:type="lastRow">
      <w:rPr>
        <w:rFonts w:ascii="Arial" w:eastAsia="Arial" w:hAnsi="Arial" w:cs="Arial"/>
        <w:b/>
        <w:bCs/>
        <w:color w:val="000000"/>
        <w:sz w:val="24"/>
        <w:szCs w:val="24"/>
      </w:rPr>
      <w:tblPr/>
      <w:tcPr>
        <w:shd w:val="clear" w:color="auto" w:fill="E5B8B7" w:themeFill="accent2" w:themeFillTint="66"/>
      </w:tcPr>
    </w:tblStylePr>
    <w:tblStylePr w:type="firstCol">
      <w:rPr>
        <w:rFonts w:ascii="Arial" w:eastAsia="Arial" w:hAnsi="Arial" w:cs="Arial"/>
        <w:color w:val="000000"/>
        <w:sz w:val="24"/>
        <w:szCs w:val="24"/>
      </w:rPr>
      <w:tblPr/>
      <w:tcPr>
        <w:shd w:val="clear" w:color="auto" w:fill="943634" w:themeFill="accent2" w:themeFillShade="BF"/>
      </w:tcPr>
    </w:tblStylePr>
    <w:tblStylePr w:type="lastCol">
      <w:rPr>
        <w:rFonts w:ascii="Arial" w:eastAsia="Arial" w:hAnsi="Arial" w:cs="Arial"/>
        <w:color w:val="000000"/>
        <w:sz w:val="24"/>
        <w:szCs w:val="24"/>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rFonts w:ascii="Arial" w:eastAsia="Arial" w:hAnsi="Arial" w:cs="Arial"/>
        <w:b/>
        <w:bCs/>
        <w:color w:val="000000"/>
        <w:sz w:val="24"/>
        <w:szCs w:val="24"/>
      </w:rPr>
      <w:tblPr/>
      <w:tcPr>
        <w:shd w:val="clear" w:color="auto" w:fill="D6E3BC" w:themeFill="accent3" w:themeFillTint="66"/>
      </w:tcPr>
    </w:tblStylePr>
    <w:tblStylePr w:type="lastRow">
      <w:rPr>
        <w:rFonts w:ascii="Arial" w:eastAsia="Arial" w:hAnsi="Arial" w:cs="Arial"/>
        <w:b/>
        <w:bCs/>
        <w:color w:val="000000"/>
        <w:sz w:val="24"/>
        <w:szCs w:val="24"/>
      </w:rPr>
      <w:tblPr/>
      <w:tcPr>
        <w:shd w:val="clear" w:color="auto" w:fill="D6E3BC" w:themeFill="accent3" w:themeFillTint="66"/>
      </w:tcPr>
    </w:tblStylePr>
    <w:tblStylePr w:type="firstCol">
      <w:rPr>
        <w:rFonts w:ascii="Arial" w:eastAsia="Arial" w:hAnsi="Arial" w:cs="Arial"/>
        <w:color w:val="000000"/>
        <w:sz w:val="24"/>
        <w:szCs w:val="24"/>
      </w:rPr>
      <w:tblPr/>
      <w:tcPr>
        <w:shd w:val="clear" w:color="auto" w:fill="76923C" w:themeFill="accent3" w:themeFillShade="BF"/>
      </w:tcPr>
    </w:tblStylePr>
    <w:tblStylePr w:type="lastCol">
      <w:rPr>
        <w:rFonts w:ascii="Arial" w:eastAsia="Arial" w:hAnsi="Arial" w:cs="Arial"/>
        <w:color w:val="000000"/>
        <w:sz w:val="24"/>
        <w:szCs w:val="24"/>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rFonts w:ascii="Arial" w:eastAsia="Arial" w:hAnsi="Arial" w:cs="Arial"/>
        <w:b/>
        <w:bCs/>
        <w:color w:val="000000"/>
        <w:sz w:val="24"/>
        <w:szCs w:val="24"/>
      </w:rPr>
      <w:tblPr/>
      <w:tcPr>
        <w:shd w:val="clear" w:color="auto" w:fill="CCC0D9" w:themeFill="accent4" w:themeFillTint="66"/>
      </w:tcPr>
    </w:tblStylePr>
    <w:tblStylePr w:type="lastRow">
      <w:rPr>
        <w:rFonts w:ascii="Arial" w:eastAsia="Arial" w:hAnsi="Arial" w:cs="Arial"/>
        <w:b/>
        <w:bCs/>
        <w:color w:val="000000"/>
        <w:sz w:val="24"/>
        <w:szCs w:val="24"/>
      </w:rPr>
      <w:tblPr/>
      <w:tcPr>
        <w:shd w:val="clear" w:color="auto" w:fill="CCC0D9" w:themeFill="accent4" w:themeFillTint="66"/>
      </w:tcPr>
    </w:tblStylePr>
    <w:tblStylePr w:type="firstCol">
      <w:rPr>
        <w:rFonts w:ascii="Arial" w:eastAsia="Arial" w:hAnsi="Arial" w:cs="Arial"/>
        <w:color w:val="000000"/>
        <w:sz w:val="24"/>
        <w:szCs w:val="24"/>
      </w:rPr>
      <w:tblPr/>
      <w:tcPr>
        <w:shd w:val="clear" w:color="auto" w:fill="5F497A" w:themeFill="accent4" w:themeFillShade="BF"/>
      </w:tcPr>
    </w:tblStylePr>
    <w:tblStylePr w:type="lastCol">
      <w:rPr>
        <w:rFonts w:ascii="Arial" w:eastAsia="Arial" w:hAnsi="Arial" w:cs="Arial"/>
        <w:color w:val="000000"/>
        <w:sz w:val="24"/>
        <w:szCs w:val="24"/>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rFonts w:ascii="Arial" w:eastAsia="Arial" w:hAnsi="Arial" w:cs="Arial"/>
        <w:b/>
        <w:bCs/>
        <w:color w:val="000000"/>
        <w:sz w:val="24"/>
        <w:szCs w:val="24"/>
      </w:rPr>
      <w:tblPr/>
      <w:tcPr>
        <w:shd w:val="clear" w:color="auto" w:fill="B6DDE8" w:themeFill="accent5" w:themeFillTint="66"/>
      </w:tcPr>
    </w:tblStylePr>
    <w:tblStylePr w:type="lastRow">
      <w:rPr>
        <w:rFonts w:ascii="Arial" w:eastAsia="Arial" w:hAnsi="Arial" w:cs="Arial"/>
        <w:b/>
        <w:bCs/>
        <w:color w:val="000000"/>
        <w:sz w:val="24"/>
        <w:szCs w:val="24"/>
      </w:rPr>
      <w:tblPr/>
      <w:tcPr>
        <w:shd w:val="clear" w:color="auto" w:fill="B6DDE8" w:themeFill="accent5" w:themeFillTint="66"/>
      </w:tcPr>
    </w:tblStylePr>
    <w:tblStylePr w:type="firstCol">
      <w:rPr>
        <w:rFonts w:ascii="Arial" w:eastAsia="Arial" w:hAnsi="Arial" w:cs="Arial"/>
        <w:color w:val="000000"/>
        <w:sz w:val="24"/>
        <w:szCs w:val="24"/>
      </w:rPr>
      <w:tblPr/>
      <w:tcPr>
        <w:shd w:val="clear" w:color="auto" w:fill="31849B" w:themeFill="accent5" w:themeFillShade="BF"/>
      </w:tcPr>
    </w:tblStylePr>
    <w:tblStylePr w:type="lastCol">
      <w:rPr>
        <w:rFonts w:ascii="Arial" w:eastAsia="Arial" w:hAnsi="Arial" w:cs="Arial"/>
        <w:color w:val="000000"/>
        <w:sz w:val="24"/>
        <w:szCs w:val="24"/>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rFonts w:ascii="Arial" w:eastAsia="Arial" w:hAnsi="Arial" w:cs="Arial"/>
        <w:b/>
        <w:bCs/>
        <w:color w:val="000000"/>
        <w:sz w:val="24"/>
        <w:szCs w:val="24"/>
      </w:rPr>
      <w:tblPr/>
      <w:tcPr>
        <w:shd w:val="clear" w:color="auto" w:fill="FBD4B4" w:themeFill="accent6" w:themeFillTint="66"/>
      </w:tcPr>
    </w:tblStylePr>
    <w:tblStylePr w:type="lastRow">
      <w:rPr>
        <w:rFonts w:ascii="Arial" w:eastAsia="Arial" w:hAnsi="Arial" w:cs="Arial"/>
        <w:b/>
        <w:bCs/>
        <w:color w:val="000000"/>
        <w:sz w:val="24"/>
        <w:szCs w:val="24"/>
      </w:rPr>
      <w:tblPr/>
      <w:tcPr>
        <w:shd w:val="clear" w:color="auto" w:fill="FBD4B4" w:themeFill="accent6" w:themeFillTint="66"/>
      </w:tcPr>
    </w:tblStylePr>
    <w:tblStylePr w:type="firstCol">
      <w:rPr>
        <w:rFonts w:ascii="Arial" w:eastAsia="Arial" w:hAnsi="Arial" w:cs="Arial"/>
        <w:color w:val="000000"/>
        <w:sz w:val="24"/>
        <w:szCs w:val="24"/>
      </w:rPr>
      <w:tblPr/>
      <w:tcPr>
        <w:shd w:val="clear" w:color="auto" w:fill="E36C0A" w:themeFill="accent6" w:themeFillShade="BF"/>
      </w:tcPr>
    </w:tblStylePr>
    <w:tblStylePr w:type="lastCol">
      <w:rPr>
        <w:rFonts w:ascii="Arial" w:eastAsia="Arial" w:hAnsi="Arial" w:cs="Arial"/>
        <w:color w:val="000000"/>
        <w:sz w:val="24"/>
        <w:szCs w:val="24"/>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D34F92"/>
    <w:pPr>
      <w:spacing w:after="100"/>
    </w:pPr>
  </w:style>
  <w:style w:type="paragraph" w:styleId="TOC2">
    <w:name w:val="toc 2"/>
    <w:basedOn w:val="Normal"/>
    <w:next w:val="Normal"/>
    <w:autoRedefine/>
    <w:uiPriority w:val="39"/>
    <w:unhideWhenUsed/>
    <w:rsid w:val="00D34F92"/>
    <w:pPr>
      <w:spacing w:after="100"/>
      <w:ind w:left="240"/>
    </w:pPr>
  </w:style>
  <w:style w:type="paragraph" w:styleId="TOC3">
    <w:name w:val="toc 3"/>
    <w:basedOn w:val="Normal"/>
    <w:next w:val="Normal"/>
    <w:autoRedefine/>
    <w:uiPriority w:val="39"/>
    <w:unhideWhenUsed/>
    <w:rsid w:val="00D34F92"/>
    <w:pPr>
      <w:spacing w:after="100"/>
      <w:ind w:left="480"/>
    </w:pPr>
  </w:style>
  <w:style w:type="character" w:styleId="Hyperlink">
    <w:name w:val="Hyperlink"/>
    <w:basedOn w:val="DefaultParagraphFont"/>
    <w:uiPriority w:val="99"/>
    <w:unhideWhenUsed/>
    <w:rsid w:val="00D34F92"/>
    <w:rPr>
      <w:rFonts w:ascii="Arial" w:eastAsia="Arial" w:hAnsi="Arial" w:cs="Arial"/>
      <w:color w:val="000000"/>
      <w:sz w:val="24"/>
      <w:szCs w:val="24"/>
      <w:u w:val="single"/>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rsid w:val="00E00F20"/>
    <w:pPr>
      <w:spacing w:after="0" w:line="240" w:lineRule="auto"/>
    </w:pPr>
  </w:style>
  <w:style w:type="paragraph" w:styleId="CommentSubject">
    <w:name w:val="annotation subject"/>
    <w:basedOn w:val="CommentText"/>
    <w:next w:val="CommentText"/>
    <w:link w:val="CommentSubjectChar"/>
    <w:uiPriority w:val="99"/>
    <w:semiHidden/>
    <w:unhideWhenUsed/>
    <w:rsid w:val="00E00F20"/>
    <w:rPr>
      <w:b/>
      <w:bCs/>
    </w:rPr>
  </w:style>
  <w:style w:type="character" w:customStyle="1" w:styleId="CommentSubjectChar">
    <w:name w:val="Comment Subject Char"/>
    <w:basedOn w:val="CommentTextChar"/>
    <w:link w:val="CommentSubject"/>
    <w:uiPriority w:val="99"/>
    <w:semiHidden/>
    <w:rsid w:val="00E00F20"/>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21" Type="http://schemas.openxmlformats.org/officeDocument/2006/relationships/image" Target="media/image10.png"/><Relationship Id="rId34" Type="http://schemas.openxmlformats.org/officeDocument/2006/relationships/header" Target="header1.xml"/><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microsoft.com/office/2011/relationships/people" Target="people.xml"/><Relationship Id="rId10" Type="http://schemas.microsoft.com/office/2011/relationships/commentsExtended" Target="commentsExtended.xml"/><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38" Type="http://schemas.openxmlformats.org/officeDocument/2006/relationships/image" Target="media/image23.png"/><Relationship Id="rId39" Type="http://schemas.openxmlformats.org/officeDocument/2006/relationships/image" Target="media/image24.png"/><Relationship Id="rId40" Type="http://schemas.openxmlformats.org/officeDocument/2006/relationships/image" Target="media/image25.png"/><Relationship Id="rId41" Type="http://schemas.openxmlformats.org/officeDocument/2006/relationships/image" Target="media/image26.png"/><Relationship Id="rId42"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139</TotalTime>
  <Pages>51</Pages>
  <Words>21023</Words>
  <Characters>113530</Characters>
  <Application>Microsoft Office Word</Application>
  <DocSecurity>0</DocSecurity>
  <Lines>946</Lines>
  <Paragraphs>268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134285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 repasse do preço internacional do petróleo à inflação brasileira</dc:title>
  <dc:subject/>
  <dc:creator>Pedro Minella</dc:creator>
  <cp:keywords/>
  <dc:description>generated by python-docx</dc:description>
  <cp:lastModifiedBy>Pedro Franck Minella</cp:lastModifiedBy>
  <cp:revision>80</cp:revision>
  <dcterms:created xsi:type="dcterms:W3CDTF">2026-09-09T18:00:00Z</dcterms:created>
  <dcterms:modified xsi:type="dcterms:W3CDTF">2026-10-14T23:03:00Z</dcterms:modified>
  <cp:category/>
</cp:coreProperties>
</file>